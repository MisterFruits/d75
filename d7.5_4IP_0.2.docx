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bookmarkStart w:id="1" w:name="_GoBack"/>
      <w:r w:rsidRPr="00C32215">
        <w:rPr>
          <w:rFonts w:ascii="Arial" w:hAnsi="Arial" w:cs="Arial"/>
          <w:noProof/>
          <w:szCs w:val="22"/>
          <w:lang w:val="en-GB"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2"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2"/>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3"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3"/>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4"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4"/>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5" w:name="DeliverableNumber"/>
      <w:r w:rsidRPr="00C32215">
        <w:rPr>
          <w:b/>
          <w:sz w:val="32"/>
          <w:szCs w:val="32"/>
          <w:lang w:val="en-GB"/>
        </w:rPr>
        <w:t>D</w:t>
      </w:r>
      <w:r w:rsidR="00AA5F01" w:rsidRPr="00C32215">
        <w:rPr>
          <w:b/>
          <w:sz w:val="32"/>
          <w:szCs w:val="32"/>
          <w:lang w:val="en-GB"/>
        </w:rPr>
        <w:t>7.5</w:t>
      </w:r>
      <w:bookmarkEnd w:id="5"/>
    </w:p>
    <w:p w14:paraId="0F102B38" w14:textId="12AF0E89" w:rsidR="00C72EEB" w:rsidRPr="00C32215" w:rsidRDefault="006C6718" w:rsidP="00EC1DD6">
      <w:pPr>
        <w:tabs>
          <w:tab w:val="left" w:pos="2835"/>
        </w:tabs>
        <w:jc w:val="center"/>
        <w:rPr>
          <w:b/>
          <w:sz w:val="32"/>
          <w:szCs w:val="32"/>
          <w:lang w:val="en-GB"/>
        </w:rPr>
      </w:pPr>
      <w:bookmarkStart w:id="6" w:name="DeliverableTitle"/>
      <w:r w:rsidRPr="00C32215">
        <w:rPr>
          <w:b/>
          <w:sz w:val="32"/>
          <w:szCs w:val="32"/>
          <w:lang w:val="en-GB"/>
        </w:rPr>
        <w:t>Application performance on accelerators</w:t>
      </w:r>
      <w:bookmarkEnd w:id="6"/>
    </w:p>
    <w:p w14:paraId="7A56BB50" w14:textId="77777777" w:rsidR="00C72EEB" w:rsidRPr="00C32215" w:rsidRDefault="00C72EEB" w:rsidP="00EC1DD6">
      <w:pPr>
        <w:jc w:val="center"/>
        <w:rPr>
          <w:lang w:val="en-GB"/>
        </w:rPr>
      </w:pPr>
    </w:p>
    <w:p w14:paraId="6C5CE033" w14:textId="5DBDB611" w:rsidR="00C72EEB" w:rsidRPr="00C32215" w:rsidRDefault="006C6718" w:rsidP="00EC1DD6">
      <w:pPr>
        <w:jc w:val="center"/>
        <w:rPr>
          <w:b/>
          <w:i/>
          <w:sz w:val="32"/>
          <w:szCs w:val="32"/>
          <w:lang w:val="en-GB"/>
        </w:rPr>
      </w:pPr>
      <w:bookmarkStart w:id="7" w:name="Status"/>
      <w:r w:rsidRPr="00C32215">
        <w:rPr>
          <w:b/>
          <w:i/>
          <w:sz w:val="32"/>
          <w:szCs w:val="32"/>
          <w:lang w:val="en-GB"/>
        </w:rPr>
        <w:t>Draft</w:t>
      </w:r>
      <w:bookmarkEnd w:id="7"/>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51CCF26D"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8" w:name="Version"/>
      <w:r w:rsidR="00394938" w:rsidRPr="00C32215">
        <w:rPr>
          <w:lang w:val="en-GB"/>
        </w:rPr>
        <w:t>0</w:t>
      </w:r>
      <w:r w:rsidR="00D46990" w:rsidRPr="00C32215">
        <w:rPr>
          <w:lang w:val="en-GB"/>
        </w:rPr>
        <w:t>.2</w:t>
      </w:r>
      <w:bookmarkEnd w:id="8"/>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9" w:name="Author"/>
      <w:r w:rsidR="00701290" w:rsidRPr="00C32215">
        <w:rPr>
          <w:lang w:val="en-GB"/>
        </w:rPr>
        <w:t>Victor Cameo Ponz</w:t>
      </w:r>
      <w:r w:rsidRPr="00C32215">
        <w:rPr>
          <w:lang w:val="en-GB"/>
        </w:rPr>
        <w:t xml:space="preserve">, </w:t>
      </w:r>
      <w:bookmarkEnd w:id="9"/>
      <w:r w:rsidR="00701290" w:rsidRPr="00C32215">
        <w:rPr>
          <w:lang w:val="en-GB"/>
        </w:rPr>
        <w:t>CINES</w:t>
      </w:r>
    </w:p>
    <w:p w14:paraId="7A2C8D94" w14:textId="77777777" w:rsidR="00C72EEB" w:rsidRPr="00C32215" w:rsidRDefault="00C72EEB" w:rsidP="00EC1DD6">
      <w:pPr>
        <w:tabs>
          <w:tab w:val="left" w:pos="1701"/>
        </w:tabs>
        <w:rPr>
          <w:lang w:val="en-GB"/>
        </w:rPr>
      </w:pPr>
      <w:r w:rsidRPr="00C32215">
        <w:rPr>
          <w:lang w:val="en-GB"/>
        </w:rPr>
        <w:t>Date:</w:t>
      </w:r>
      <w:r w:rsidRPr="00C32215">
        <w:rPr>
          <w:lang w:val="en-GB"/>
        </w:rPr>
        <w:tab/>
      </w:r>
      <w:bookmarkStart w:id="10" w:name="PrepDate"/>
      <w:r w:rsidR="005532B9" w:rsidRPr="00C32215">
        <w:rPr>
          <w:lang w:val="en-GB"/>
        </w:rPr>
        <w:t>0</w:t>
      </w:r>
      <w:r w:rsidR="001B6FAD" w:rsidRPr="00C32215">
        <w:rPr>
          <w:lang w:val="en-GB"/>
        </w:rPr>
        <w:t>1</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10"/>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11" w:name="_Toc75287368"/>
      <w:bookmarkStart w:id="12" w:name="_Toc194478738"/>
      <w:bookmarkStart w:id="13" w:name="_Toc376680000"/>
      <w:bookmarkStart w:id="14" w:name="_Toc477736038"/>
      <w:r w:rsidRPr="00C32215">
        <w:lastRenderedPageBreak/>
        <w:t>Project and Deliverable Information Sheet</w:t>
      </w:r>
      <w:bookmarkEnd w:id="11"/>
      <w:bookmarkEnd w:id="12"/>
      <w:bookmarkEnd w:id="13"/>
      <w:bookmarkEnd w:id="14"/>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D46990"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77777777"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77777777"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D46990" w:rsidRPr="00C32215">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Leonardo Flores Añover</w:t>
            </w:r>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are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5" w:name="_Toc75287369"/>
      <w:bookmarkStart w:id="16" w:name="_Toc194478739"/>
      <w:bookmarkStart w:id="17" w:name="_Toc376680001"/>
      <w:bookmarkStart w:id="18" w:name="_Toc477736039"/>
      <w:r w:rsidRPr="00C32215">
        <w:t>Document Control Sheet</w:t>
      </w:r>
      <w:bookmarkEnd w:id="15"/>
      <w:bookmarkEnd w:id="16"/>
      <w:bookmarkEnd w:id="17"/>
      <w:bookmarkEnd w:id="18"/>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7777777"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D46990" w:rsidRPr="00C32215">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C554FD">
        <w:trPr>
          <w:cantSplit/>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77777777"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D46990" w:rsidRPr="00C32215">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D46990"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77777777"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D46990" w:rsidRPr="00C32215">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77777777"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D46990" w:rsidRPr="00C32215">
              <w:rPr>
                <w:noProof/>
                <w:lang w:val="en-GB"/>
              </w:rPr>
              <w:t>d7.5_4IP.docx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D46990" w:rsidRPr="00C32215">
              <w:rPr>
                <w:lang w:val="en-GB"/>
              </w:rPr>
              <w:t xml:space="preserve">Victor Cameo Ponz,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r w:rsidRPr="00C32215">
              <w:rPr>
                <w:lang w:val="en-GB"/>
              </w:rPr>
              <w:t>Adem Tekin,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F30960" w:rsidRDefault="004B71EB" w:rsidP="004B71EB">
            <w:pPr>
              <w:rPr>
                <w:lang w:val="fr-FR"/>
                <w:rPrChange w:id="19" w:author="Victor Cameo" w:date="2017-03-20T01:19:00Z">
                  <w:rPr>
                    <w:lang w:val="en-GB"/>
                  </w:rPr>
                </w:rPrChange>
              </w:rPr>
            </w:pPr>
            <w:r w:rsidRPr="00F30960">
              <w:rPr>
                <w:lang w:val="fr-FR"/>
                <w:rPrChange w:id="20" w:author="Victor Cameo" w:date="2017-03-20T01:19:00Z">
                  <w:rPr>
                    <w:lang w:val="en-GB"/>
                  </w:rPr>
                </w:rPrChange>
              </w:rPr>
              <w:t>Arno Proeme, EPCC</w:t>
            </w:r>
          </w:p>
          <w:p w14:paraId="454C9DAB" w14:textId="77777777" w:rsidR="004B71EB" w:rsidRPr="00F30960" w:rsidRDefault="004B71EB" w:rsidP="004B71EB">
            <w:pPr>
              <w:rPr>
                <w:lang w:val="fr-FR"/>
                <w:rPrChange w:id="21" w:author="Victor Cameo" w:date="2017-03-20T01:19:00Z">
                  <w:rPr>
                    <w:lang w:val="en-GB"/>
                  </w:rPr>
                </w:rPrChange>
              </w:rPr>
            </w:pPr>
            <w:r w:rsidRPr="00F30960">
              <w:rPr>
                <w:lang w:val="fr-FR"/>
                <w:rPrChange w:id="22" w:author="Victor Cameo" w:date="2017-03-20T01:19:00Z">
                  <w:rPr>
                    <w:lang w:val="en-GB"/>
                  </w:rPr>
                </w:rPrChange>
              </w:rPr>
              <w:t>Charles Moulinec, STFC</w:t>
            </w:r>
          </w:p>
          <w:p w14:paraId="53150DEB" w14:textId="77777777" w:rsidR="009E293E" w:rsidRPr="00F30960" w:rsidRDefault="009E293E" w:rsidP="009E293E">
            <w:pPr>
              <w:rPr>
                <w:lang w:val="fr-FR"/>
                <w:rPrChange w:id="23" w:author="Victor Cameo" w:date="2017-03-20T01:19:00Z">
                  <w:rPr>
                    <w:lang w:val="en-GB"/>
                  </w:rPr>
                </w:rPrChange>
              </w:rPr>
            </w:pPr>
            <w:r w:rsidRPr="00F30960">
              <w:rPr>
                <w:lang w:val="fr-FR"/>
                <w:rPrChange w:id="24" w:author="Victor Cameo" w:date="2017-03-20T01:19:00Z">
                  <w:rPr>
                    <w:lang w:val="en-GB"/>
                  </w:rPr>
                </w:rPrChange>
              </w:rPr>
              <w:t>Dimitris Dellis, GRNET</w:t>
            </w:r>
          </w:p>
          <w:p w14:paraId="4D2F5422" w14:textId="4A9AA189" w:rsidR="00E87387" w:rsidRPr="00C32215" w:rsidRDefault="00E87387" w:rsidP="009E293E">
            <w:pPr>
              <w:rPr>
                <w:lang w:val="en-GB"/>
              </w:rPr>
            </w:pPr>
            <w:r w:rsidRPr="00C32215">
              <w:rPr>
                <w:lang w:val="en-GB"/>
              </w:rPr>
              <w:t>Fiona Reid, EPCC</w:t>
            </w:r>
          </w:p>
          <w:p w14:paraId="185F1DB6" w14:textId="77777777" w:rsidR="009E293E" w:rsidRPr="00C32215" w:rsidRDefault="009E293E" w:rsidP="009E293E">
            <w:pPr>
              <w:rPr>
                <w:lang w:val="en-GB"/>
              </w:rPr>
            </w:pPr>
            <w:r w:rsidRPr="00C32215">
              <w:rPr>
                <w:lang w:val="en-GB"/>
              </w:rPr>
              <w:t>Jacob Finkenrath, CyI</w:t>
            </w:r>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r w:rsidRPr="00C32215">
              <w:rPr>
                <w:lang w:val="en-GB"/>
              </w:rPr>
              <w:t>Janko Strassburg, BSC</w:t>
            </w:r>
          </w:p>
          <w:p w14:paraId="2A745D1C" w14:textId="5B8B3E87" w:rsidR="00CF7E47" w:rsidRPr="00F30960" w:rsidRDefault="00CF7E47" w:rsidP="00CF7E47">
            <w:pPr>
              <w:rPr>
                <w:lang w:val="fr-FR"/>
                <w:rPrChange w:id="25" w:author="Victor Cameo" w:date="2017-03-20T01:19:00Z">
                  <w:rPr>
                    <w:lang w:val="en-GB"/>
                  </w:rPr>
                </w:rPrChange>
              </w:rPr>
            </w:pPr>
            <w:r w:rsidRPr="00F30960">
              <w:rPr>
                <w:lang w:val="fr-FR"/>
                <w:rPrChange w:id="26" w:author="Victor Cameo" w:date="2017-03-20T01:19:00Z">
                  <w:rPr>
                    <w:lang w:val="en-GB"/>
                  </w:rPr>
                </w:rPrChange>
              </w:rPr>
              <w:t>Jorge</w:t>
            </w:r>
            <w:r w:rsidRPr="00F30960">
              <w:rPr>
                <w:lang w:val="fr-FR"/>
                <w:rPrChange w:id="27" w:author="Victor Cameo" w:date="2017-03-20T01:19:00Z">
                  <w:rPr>
                    <w:lang w:val="en-GB"/>
                  </w:rPr>
                </w:rPrChange>
              </w:rPr>
              <w:t xml:space="preserve"> Rodriguez, BSC</w:t>
            </w:r>
          </w:p>
          <w:p w14:paraId="5AA20A44" w14:textId="77777777" w:rsidR="004B71EB" w:rsidRPr="00F30960" w:rsidRDefault="004B71EB" w:rsidP="004B71EB">
            <w:pPr>
              <w:rPr>
                <w:lang w:val="fr-FR"/>
                <w:rPrChange w:id="28" w:author="Victor Cameo" w:date="2017-03-20T01:19:00Z">
                  <w:rPr>
                    <w:lang w:val="en-GB"/>
                  </w:rPr>
                </w:rPrChange>
              </w:rPr>
            </w:pPr>
            <w:r w:rsidRPr="00F30960">
              <w:rPr>
                <w:lang w:val="fr-FR"/>
                <w:rPrChange w:id="29" w:author="Victor Cameo" w:date="2017-03-20T01:19:00Z">
                  <w:rPr>
                    <w:lang w:val="en-GB"/>
                  </w:rPr>
                </w:rPrChange>
              </w:rPr>
              <w:t>Martti Louhivuori, CSC</w:t>
            </w:r>
          </w:p>
          <w:p w14:paraId="0C231441" w14:textId="5A895FAA" w:rsidR="003755BD" w:rsidRPr="00F30960" w:rsidRDefault="003755BD" w:rsidP="004B71EB">
            <w:pPr>
              <w:rPr>
                <w:lang w:val="fr-FR"/>
                <w:rPrChange w:id="30" w:author="Victor Cameo" w:date="2017-03-20T01:19:00Z">
                  <w:rPr>
                    <w:lang w:val="en-GB"/>
                  </w:rPr>
                </w:rPrChange>
              </w:rPr>
            </w:pPr>
            <w:r w:rsidRPr="00F30960">
              <w:rPr>
                <w:lang w:val="fr-FR"/>
                <w:rPrChange w:id="31" w:author="Victor Cameo" w:date="2017-03-20T01:19:00Z">
                  <w:rPr>
                    <w:lang w:val="en-GB"/>
                  </w:rPr>
                </w:rPrChange>
              </w:rPr>
              <w:t>Philippe Segers, GENCI</w:t>
            </w:r>
          </w:p>
          <w:p w14:paraId="76DDE4A9" w14:textId="583C3744" w:rsidR="004B71EB" w:rsidRPr="00F30960" w:rsidRDefault="004B71EB" w:rsidP="00CF7E47">
            <w:pPr>
              <w:rPr>
                <w:lang w:val="fr-FR"/>
                <w:rPrChange w:id="32" w:author="Victor Cameo" w:date="2017-03-20T01:19:00Z">
                  <w:rPr>
                    <w:lang w:val="en-GB"/>
                  </w:rPr>
                </w:rPrChange>
              </w:rPr>
            </w:pPr>
            <w:r w:rsidRPr="00F30960">
              <w:rPr>
                <w:lang w:val="fr-FR"/>
                <w:rPrChange w:id="33" w:author="Victor Cameo" w:date="2017-03-20T01:19:00Z">
                  <w:rPr>
                    <w:lang w:val="en-GB"/>
                  </w:rPr>
                </w:rPrChange>
              </w:rPr>
              <w:t>Valeriu Codreanu, SURFSARA</w:t>
            </w:r>
          </w:p>
        </w:tc>
      </w:tr>
      <w:tr w:rsidR="00C72EEB" w:rsidRPr="00C32215" w14:paraId="3D9578D9" w14:textId="77777777" w:rsidTr="00C554FD">
        <w:trPr>
          <w:cantSplit/>
          <w:trHeight w:val="277"/>
        </w:trPr>
        <w:tc>
          <w:tcPr>
            <w:tcW w:w="2183" w:type="dxa"/>
            <w:vMerge/>
          </w:tcPr>
          <w:p w14:paraId="6786C601" w14:textId="0C08D312" w:rsidR="00C72EEB" w:rsidRPr="00F30960" w:rsidRDefault="00C72EEB" w:rsidP="00EC1DD6">
            <w:pPr>
              <w:rPr>
                <w:lang w:val="fr-FR"/>
                <w:rPrChange w:id="34" w:author="Victor Cameo" w:date="2017-03-20T01:19:00Z">
                  <w:rPr>
                    <w:lang w:val="en-GB"/>
                  </w:rPr>
                </w:rPrChange>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Filip Stanek, IT4I</w:t>
            </w:r>
          </w:p>
          <w:p w14:paraId="60B5E816" w14:textId="4BAF870B" w:rsidR="00C72EEB" w:rsidRPr="00C32215" w:rsidRDefault="006F0F47" w:rsidP="00EC1DD6">
            <w:pPr>
              <w:rPr>
                <w:lang w:val="en-GB"/>
              </w:rPr>
            </w:pPr>
            <w:r w:rsidRPr="00C32215">
              <w:rPr>
                <w:lang w:val="en-GB"/>
              </w:rPr>
              <w:t>Thomas Eickermann,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35" w:name="_Toc32055162"/>
      <w:bookmarkStart w:id="36" w:name="_Toc43712685"/>
      <w:bookmarkStart w:id="37" w:name="_Toc74982971"/>
      <w:bookmarkStart w:id="38" w:name="_Toc75287370"/>
      <w:bookmarkStart w:id="39" w:name="_Toc194478740"/>
      <w:bookmarkStart w:id="40" w:name="_Toc376680002"/>
      <w:bookmarkStart w:id="41" w:name="_Toc477736040"/>
      <w:r w:rsidRPr="00C32215">
        <w:t>Document Status Sheet</w:t>
      </w:r>
      <w:bookmarkEnd w:id="35"/>
      <w:bookmarkEnd w:id="36"/>
      <w:bookmarkEnd w:id="37"/>
      <w:bookmarkEnd w:id="38"/>
      <w:bookmarkEnd w:id="39"/>
      <w:bookmarkEnd w:id="40"/>
      <w:bookmarkEnd w:id="41"/>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lastRenderedPageBreak/>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77777777" w:rsidR="00C72EEB" w:rsidRPr="00C32215" w:rsidRDefault="00C72EEB" w:rsidP="00EC1DD6">
            <w:pPr>
              <w:rPr>
                <w:lang w:val="en-GB"/>
              </w:rPr>
            </w:pPr>
            <w:r w:rsidRPr="00C32215">
              <w:rPr>
                <w:lang w:val="en-GB"/>
              </w:rPr>
              <w:t>DD/Month/YYYY</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77777777" w:rsidR="00C72EEB" w:rsidRPr="00C32215" w:rsidRDefault="00C72EEB" w:rsidP="00EC1DD6">
            <w:pPr>
              <w:rPr>
                <w:lang w:val="en-GB"/>
              </w:rPr>
            </w:pP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42" w:name="_Toc376680003"/>
      <w:bookmarkStart w:id="43" w:name="_Toc75287371"/>
      <w:bookmarkStart w:id="44" w:name="_Toc194478741"/>
      <w:bookmarkStart w:id="45" w:name="_Toc477736041"/>
      <w:r w:rsidR="00C72EEB" w:rsidRPr="00C32215">
        <w:lastRenderedPageBreak/>
        <w:t>Document Keywords</w:t>
      </w:r>
      <w:bookmarkEnd w:id="42"/>
      <w:bookmarkEnd w:id="45"/>
      <w:r w:rsidR="00C72EEB" w:rsidRPr="00C32215">
        <w:t xml:space="preserve"> </w:t>
      </w:r>
      <w:bookmarkEnd w:id="43"/>
      <w:bookmarkEnd w:id="44"/>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77777777"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46" w:name="_Toc194478742"/>
      <w:bookmarkStart w:id="47" w:name="_Toc376680004"/>
      <w:bookmarkStart w:id="48" w:name="_Toc477736042"/>
      <w:r w:rsidRPr="00C32215">
        <w:lastRenderedPageBreak/>
        <w:t>Table of Contents</w:t>
      </w:r>
      <w:bookmarkEnd w:id="46"/>
      <w:bookmarkEnd w:id="47"/>
      <w:bookmarkEnd w:id="48"/>
    </w:p>
    <w:p w14:paraId="5EF506FF" w14:textId="77777777" w:rsidR="00F30960" w:rsidRDefault="00986B18">
      <w:pPr>
        <w:pStyle w:val="TOC1"/>
        <w:rPr>
          <w:ins w:id="49" w:author="Victor Cameo" w:date="2017-03-20T01:18:00Z"/>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ins w:id="50" w:author="Victor Cameo" w:date="2017-03-20T01:18:00Z">
        <w:r w:rsidR="00F30960">
          <w:rPr>
            <w:noProof/>
          </w:rPr>
          <w:t>Project and Deliverable Information Sheet</w:t>
        </w:r>
        <w:r w:rsidR="00F30960">
          <w:rPr>
            <w:noProof/>
          </w:rPr>
          <w:tab/>
        </w:r>
        <w:r w:rsidR="00F30960">
          <w:rPr>
            <w:noProof/>
          </w:rPr>
          <w:fldChar w:fldCharType="begin"/>
        </w:r>
        <w:r w:rsidR="00F30960">
          <w:rPr>
            <w:noProof/>
          </w:rPr>
          <w:instrText xml:space="preserve"> PAGEREF _Toc477736038 \h </w:instrText>
        </w:r>
        <w:r w:rsidR="00F30960">
          <w:rPr>
            <w:noProof/>
          </w:rPr>
        </w:r>
      </w:ins>
      <w:r w:rsidR="00F30960">
        <w:rPr>
          <w:noProof/>
        </w:rPr>
        <w:fldChar w:fldCharType="separate"/>
      </w:r>
      <w:ins w:id="51" w:author="Victor Cameo" w:date="2017-03-20T01:18:00Z">
        <w:r w:rsidR="00F30960">
          <w:rPr>
            <w:noProof/>
          </w:rPr>
          <w:t>i</w:t>
        </w:r>
        <w:r w:rsidR="00F30960">
          <w:rPr>
            <w:noProof/>
          </w:rPr>
          <w:fldChar w:fldCharType="end"/>
        </w:r>
      </w:ins>
    </w:p>
    <w:p w14:paraId="791A4C69" w14:textId="77777777" w:rsidR="00F30960" w:rsidRDefault="00F30960">
      <w:pPr>
        <w:pStyle w:val="TOC1"/>
        <w:rPr>
          <w:ins w:id="52" w:author="Victor Cameo" w:date="2017-03-20T01:18:00Z"/>
          <w:rFonts w:asciiTheme="minorHAnsi" w:eastAsiaTheme="minorEastAsia" w:hAnsiTheme="minorHAnsi" w:cstheme="minorBidi"/>
          <w:b w:val="0"/>
          <w:noProof/>
          <w:sz w:val="24"/>
          <w:lang w:val="en-US" w:eastAsia="en-US"/>
        </w:rPr>
      </w:pPr>
      <w:ins w:id="53" w:author="Victor Cameo" w:date="2017-03-20T01:18:00Z">
        <w:r>
          <w:rPr>
            <w:noProof/>
          </w:rPr>
          <w:t>Document Control Sheet</w:t>
        </w:r>
        <w:r>
          <w:rPr>
            <w:noProof/>
          </w:rPr>
          <w:tab/>
        </w:r>
        <w:r>
          <w:rPr>
            <w:noProof/>
          </w:rPr>
          <w:fldChar w:fldCharType="begin"/>
        </w:r>
        <w:r>
          <w:rPr>
            <w:noProof/>
          </w:rPr>
          <w:instrText xml:space="preserve"> PAGEREF _Toc477736039 \h </w:instrText>
        </w:r>
        <w:r>
          <w:rPr>
            <w:noProof/>
          </w:rPr>
        </w:r>
      </w:ins>
      <w:r>
        <w:rPr>
          <w:noProof/>
        </w:rPr>
        <w:fldChar w:fldCharType="separate"/>
      </w:r>
      <w:ins w:id="54" w:author="Victor Cameo" w:date="2017-03-20T01:18:00Z">
        <w:r>
          <w:rPr>
            <w:noProof/>
          </w:rPr>
          <w:t>i</w:t>
        </w:r>
        <w:r>
          <w:rPr>
            <w:noProof/>
          </w:rPr>
          <w:fldChar w:fldCharType="end"/>
        </w:r>
      </w:ins>
    </w:p>
    <w:p w14:paraId="00F247F1" w14:textId="77777777" w:rsidR="00F30960" w:rsidRDefault="00F30960">
      <w:pPr>
        <w:pStyle w:val="TOC1"/>
        <w:rPr>
          <w:ins w:id="55" w:author="Victor Cameo" w:date="2017-03-20T01:18:00Z"/>
          <w:rFonts w:asciiTheme="minorHAnsi" w:eastAsiaTheme="minorEastAsia" w:hAnsiTheme="minorHAnsi" w:cstheme="minorBidi"/>
          <w:b w:val="0"/>
          <w:noProof/>
          <w:sz w:val="24"/>
          <w:lang w:val="en-US" w:eastAsia="en-US"/>
        </w:rPr>
      </w:pPr>
      <w:ins w:id="56" w:author="Victor Cameo" w:date="2017-03-20T01:18:00Z">
        <w:r>
          <w:rPr>
            <w:noProof/>
          </w:rPr>
          <w:t>Document Status Sheet</w:t>
        </w:r>
        <w:r>
          <w:rPr>
            <w:noProof/>
          </w:rPr>
          <w:tab/>
        </w:r>
        <w:r>
          <w:rPr>
            <w:noProof/>
          </w:rPr>
          <w:fldChar w:fldCharType="begin"/>
        </w:r>
        <w:r>
          <w:rPr>
            <w:noProof/>
          </w:rPr>
          <w:instrText xml:space="preserve"> PAGEREF _Toc477736040 \h </w:instrText>
        </w:r>
        <w:r>
          <w:rPr>
            <w:noProof/>
          </w:rPr>
        </w:r>
      </w:ins>
      <w:r>
        <w:rPr>
          <w:noProof/>
        </w:rPr>
        <w:fldChar w:fldCharType="separate"/>
      </w:r>
      <w:ins w:id="57" w:author="Victor Cameo" w:date="2017-03-20T01:18:00Z">
        <w:r>
          <w:rPr>
            <w:noProof/>
          </w:rPr>
          <w:t>i</w:t>
        </w:r>
        <w:r>
          <w:rPr>
            <w:noProof/>
          </w:rPr>
          <w:fldChar w:fldCharType="end"/>
        </w:r>
      </w:ins>
    </w:p>
    <w:p w14:paraId="69BE9C53" w14:textId="77777777" w:rsidR="00F30960" w:rsidRDefault="00F30960">
      <w:pPr>
        <w:pStyle w:val="TOC1"/>
        <w:rPr>
          <w:ins w:id="58" w:author="Victor Cameo" w:date="2017-03-20T01:18:00Z"/>
          <w:rFonts w:asciiTheme="minorHAnsi" w:eastAsiaTheme="minorEastAsia" w:hAnsiTheme="minorHAnsi" w:cstheme="minorBidi"/>
          <w:b w:val="0"/>
          <w:noProof/>
          <w:sz w:val="24"/>
          <w:lang w:val="en-US" w:eastAsia="en-US"/>
        </w:rPr>
      </w:pPr>
      <w:ins w:id="59" w:author="Victor Cameo" w:date="2017-03-20T01:18:00Z">
        <w:r>
          <w:rPr>
            <w:noProof/>
          </w:rPr>
          <w:t>Document Keywords</w:t>
        </w:r>
        <w:r>
          <w:rPr>
            <w:noProof/>
          </w:rPr>
          <w:tab/>
        </w:r>
        <w:r>
          <w:rPr>
            <w:noProof/>
          </w:rPr>
          <w:fldChar w:fldCharType="begin"/>
        </w:r>
        <w:r>
          <w:rPr>
            <w:noProof/>
          </w:rPr>
          <w:instrText xml:space="preserve"> PAGEREF _Toc477736041 \h </w:instrText>
        </w:r>
        <w:r>
          <w:rPr>
            <w:noProof/>
          </w:rPr>
        </w:r>
      </w:ins>
      <w:r>
        <w:rPr>
          <w:noProof/>
        </w:rPr>
        <w:fldChar w:fldCharType="separate"/>
      </w:r>
      <w:ins w:id="60" w:author="Victor Cameo" w:date="2017-03-20T01:18:00Z">
        <w:r>
          <w:rPr>
            <w:noProof/>
          </w:rPr>
          <w:t>iii</w:t>
        </w:r>
        <w:r>
          <w:rPr>
            <w:noProof/>
          </w:rPr>
          <w:fldChar w:fldCharType="end"/>
        </w:r>
      </w:ins>
    </w:p>
    <w:p w14:paraId="508009B3" w14:textId="77777777" w:rsidR="00F30960" w:rsidRDefault="00F30960">
      <w:pPr>
        <w:pStyle w:val="TOC1"/>
        <w:rPr>
          <w:ins w:id="61" w:author="Victor Cameo" w:date="2017-03-20T01:18:00Z"/>
          <w:rFonts w:asciiTheme="minorHAnsi" w:eastAsiaTheme="minorEastAsia" w:hAnsiTheme="minorHAnsi" w:cstheme="minorBidi"/>
          <w:b w:val="0"/>
          <w:noProof/>
          <w:sz w:val="24"/>
          <w:lang w:val="en-US" w:eastAsia="en-US"/>
        </w:rPr>
      </w:pPr>
      <w:ins w:id="62" w:author="Victor Cameo" w:date="2017-03-20T01:18:00Z">
        <w:r>
          <w:rPr>
            <w:noProof/>
          </w:rPr>
          <w:t>Table of Contents</w:t>
        </w:r>
        <w:r>
          <w:rPr>
            <w:noProof/>
          </w:rPr>
          <w:tab/>
        </w:r>
        <w:r>
          <w:rPr>
            <w:noProof/>
          </w:rPr>
          <w:fldChar w:fldCharType="begin"/>
        </w:r>
        <w:r>
          <w:rPr>
            <w:noProof/>
          </w:rPr>
          <w:instrText xml:space="preserve"> PAGEREF _Toc477736042 \h </w:instrText>
        </w:r>
        <w:r>
          <w:rPr>
            <w:noProof/>
          </w:rPr>
        </w:r>
      </w:ins>
      <w:r>
        <w:rPr>
          <w:noProof/>
        </w:rPr>
        <w:fldChar w:fldCharType="separate"/>
      </w:r>
      <w:ins w:id="63" w:author="Victor Cameo" w:date="2017-03-20T01:18:00Z">
        <w:r>
          <w:rPr>
            <w:noProof/>
          </w:rPr>
          <w:t>iv</w:t>
        </w:r>
        <w:r>
          <w:rPr>
            <w:noProof/>
          </w:rPr>
          <w:fldChar w:fldCharType="end"/>
        </w:r>
      </w:ins>
    </w:p>
    <w:p w14:paraId="5B00EC65" w14:textId="77777777" w:rsidR="00F30960" w:rsidRDefault="00F30960">
      <w:pPr>
        <w:pStyle w:val="TOC1"/>
        <w:rPr>
          <w:ins w:id="64" w:author="Victor Cameo" w:date="2017-03-20T01:18:00Z"/>
          <w:rFonts w:asciiTheme="minorHAnsi" w:eastAsiaTheme="minorEastAsia" w:hAnsiTheme="minorHAnsi" w:cstheme="minorBidi"/>
          <w:b w:val="0"/>
          <w:noProof/>
          <w:sz w:val="24"/>
          <w:lang w:val="en-US" w:eastAsia="en-US"/>
        </w:rPr>
      </w:pPr>
      <w:ins w:id="65" w:author="Victor Cameo" w:date="2017-03-20T01:18:00Z">
        <w:r>
          <w:rPr>
            <w:noProof/>
          </w:rPr>
          <w:t>List of Figures</w:t>
        </w:r>
        <w:r>
          <w:rPr>
            <w:noProof/>
          </w:rPr>
          <w:tab/>
        </w:r>
        <w:r>
          <w:rPr>
            <w:noProof/>
          </w:rPr>
          <w:fldChar w:fldCharType="begin"/>
        </w:r>
        <w:r>
          <w:rPr>
            <w:noProof/>
          </w:rPr>
          <w:instrText xml:space="preserve"> PAGEREF _Toc477736043 \h </w:instrText>
        </w:r>
        <w:r>
          <w:rPr>
            <w:noProof/>
          </w:rPr>
        </w:r>
      </w:ins>
      <w:r>
        <w:rPr>
          <w:noProof/>
        </w:rPr>
        <w:fldChar w:fldCharType="separate"/>
      </w:r>
      <w:ins w:id="66" w:author="Victor Cameo" w:date="2017-03-20T01:18:00Z">
        <w:r>
          <w:rPr>
            <w:noProof/>
          </w:rPr>
          <w:t>v</w:t>
        </w:r>
        <w:r>
          <w:rPr>
            <w:noProof/>
          </w:rPr>
          <w:fldChar w:fldCharType="end"/>
        </w:r>
      </w:ins>
    </w:p>
    <w:p w14:paraId="4D79CCC3" w14:textId="77777777" w:rsidR="00F30960" w:rsidRDefault="00F30960">
      <w:pPr>
        <w:pStyle w:val="TOC1"/>
        <w:rPr>
          <w:ins w:id="67" w:author="Victor Cameo" w:date="2017-03-20T01:18:00Z"/>
          <w:rFonts w:asciiTheme="minorHAnsi" w:eastAsiaTheme="minorEastAsia" w:hAnsiTheme="minorHAnsi" w:cstheme="minorBidi"/>
          <w:b w:val="0"/>
          <w:noProof/>
          <w:sz w:val="24"/>
          <w:lang w:val="en-US" w:eastAsia="en-US"/>
        </w:rPr>
      </w:pPr>
      <w:ins w:id="68" w:author="Victor Cameo" w:date="2017-03-20T01:18:00Z">
        <w:r>
          <w:rPr>
            <w:noProof/>
          </w:rPr>
          <w:t>List of Tables</w:t>
        </w:r>
        <w:r>
          <w:rPr>
            <w:noProof/>
          </w:rPr>
          <w:tab/>
        </w:r>
        <w:r>
          <w:rPr>
            <w:noProof/>
          </w:rPr>
          <w:fldChar w:fldCharType="begin"/>
        </w:r>
        <w:r>
          <w:rPr>
            <w:noProof/>
          </w:rPr>
          <w:instrText xml:space="preserve"> PAGEREF _Toc477736044 \h </w:instrText>
        </w:r>
        <w:r>
          <w:rPr>
            <w:noProof/>
          </w:rPr>
        </w:r>
      </w:ins>
      <w:r>
        <w:rPr>
          <w:noProof/>
        </w:rPr>
        <w:fldChar w:fldCharType="separate"/>
      </w:r>
      <w:ins w:id="69" w:author="Victor Cameo" w:date="2017-03-20T01:18:00Z">
        <w:r>
          <w:rPr>
            <w:noProof/>
          </w:rPr>
          <w:t>v</w:t>
        </w:r>
        <w:r>
          <w:rPr>
            <w:noProof/>
          </w:rPr>
          <w:fldChar w:fldCharType="end"/>
        </w:r>
      </w:ins>
    </w:p>
    <w:p w14:paraId="54B12829" w14:textId="77777777" w:rsidR="00F30960" w:rsidRDefault="00F30960">
      <w:pPr>
        <w:pStyle w:val="TOC1"/>
        <w:rPr>
          <w:ins w:id="70" w:author="Victor Cameo" w:date="2017-03-20T01:18:00Z"/>
          <w:rFonts w:asciiTheme="minorHAnsi" w:eastAsiaTheme="minorEastAsia" w:hAnsiTheme="minorHAnsi" w:cstheme="minorBidi"/>
          <w:b w:val="0"/>
          <w:noProof/>
          <w:sz w:val="24"/>
          <w:lang w:val="en-US" w:eastAsia="en-US"/>
        </w:rPr>
      </w:pPr>
      <w:ins w:id="71" w:author="Victor Cameo" w:date="2017-03-20T01:18:00Z">
        <w:r>
          <w:rPr>
            <w:noProof/>
          </w:rPr>
          <w:t>References and Applicable Documents</w:t>
        </w:r>
        <w:r>
          <w:rPr>
            <w:noProof/>
          </w:rPr>
          <w:tab/>
        </w:r>
        <w:r>
          <w:rPr>
            <w:noProof/>
          </w:rPr>
          <w:fldChar w:fldCharType="begin"/>
        </w:r>
        <w:r>
          <w:rPr>
            <w:noProof/>
          </w:rPr>
          <w:instrText xml:space="preserve"> PAGEREF _Toc477736045 \h </w:instrText>
        </w:r>
        <w:r>
          <w:rPr>
            <w:noProof/>
          </w:rPr>
        </w:r>
      </w:ins>
      <w:r>
        <w:rPr>
          <w:noProof/>
        </w:rPr>
        <w:fldChar w:fldCharType="separate"/>
      </w:r>
      <w:ins w:id="72" w:author="Victor Cameo" w:date="2017-03-20T01:18:00Z">
        <w:r>
          <w:rPr>
            <w:noProof/>
          </w:rPr>
          <w:t>vi</w:t>
        </w:r>
        <w:r>
          <w:rPr>
            <w:noProof/>
          </w:rPr>
          <w:fldChar w:fldCharType="end"/>
        </w:r>
      </w:ins>
    </w:p>
    <w:p w14:paraId="2B5E8623" w14:textId="77777777" w:rsidR="00F30960" w:rsidRDefault="00F30960">
      <w:pPr>
        <w:pStyle w:val="TOC1"/>
        <w:rPr>
          <w:ins w:id="73" w:author="Victor Cameo" w:date="2017-03-20T01:18:00Z"/>
          <w:rFonts w:asciiTheme="minorHAnsi" w:eastAsiaTheme="minorEastAsia" w:hAnsiTheme="minorHAnsi" w:cstheme="minorBidi"/>
          <w:b w:val="0"/>
          <w:noProof/>
          <w:sz w:val="24"/>
          <w:lang w:val="en-US" w:eastAsia="en-US"/>
        </w:rPr>
      </w:pPr>
      <w:ins w:id="74" w:author="Victor Cameo" w:date="2017-03-20T01:18:00Z">
        <w:r>
          <w:rPr>
            <w:noProof/>
          </w:rPr>
          <w:t>List of Acronyms and Abbreviations</w:t>
        </w:r>
        <w:r>
          <w:rPr>
            <w:noProof/>
          </w:rPr>
          <w:tab/>
        </w:r>
        <w:r>
          <w:rPr>
            <w:noProof/>
          </w:rPr>
          <w:fldChar w:fldCharType="begin"/>
        </w:r>
        <w:r>
          <w:rPr>
            <w:noProof/>
          </w:rPr>
          <w:instrText xml:space="preserve"> PAGEREF _Toc477736046 \h </w:instrText>
        </w:r>
        <w:r>
          <w:rPr>
            <w:noProof/>
          </w:rPr>
        </w:r>
      </w:ins>
      <w:r>
        <w:rPr>
          <w:noProof/>
        </w:rPr>
        <w:fldChar w:fldCharType="separate"/>
      </w:r>
      <w:ins w:id="75" w:author="Victor Cameo" w:date="2017-03-20T01:18:00Z">
        <w:r>
          <w:rPr>
            <w:noProof/>
          </w:rPr>
          <w:t>vi</w:t>
        </w:r>
        <w:r>
          <w:rPr>
            <w:noProof/>
          </w:rPr>
          <w:fldChar w:fldCharType="end"/>
        </w:r>
      </w:ins>
    </w:p>
    <w:p w14:paraId="644CAD00" w14:textId="77777777" w:rsidR="00F30960" w:rsidRDefault="00F30960">
      <w:pPr>
        <w:pStyle w:val="TOC1"/>
        <w:rPr>
          <w:ins w:id="76" w:author="Victor Cameo" w:date="2017-03-20T01:18:00Z"/>
          <w:rFonts w:asciiTheme="minorHAnsi" w:eastAsiaTheme="minorEastAsia" w:hAnsiTheme="minorHAnsi" w:cstheme="minorBidi"/>
          <w:b w:val="0"/>
          <w:noProof/>
          <w:sz w:val="24"/>
          <w:lang w:val="en-US" w:eastAsia="en-US"/>
        </w:rPr>
      </w:pPr>
      <w:ins w:id="77" w:author="Victor Cameo" w:date="2017-03-20T01:18:00Z">
        <w:r>
          <w:rPr>
            <w:noProof/>
          </w:rPr>
          <w:t>List of Project Partner Acronyms</w:t>
        </w:r>
        <w:r>
          <w:rPr>
            <w:noProof/>
          </w:rPr>
          <w:tab/>
        </w:r>
        <w:r>
          <w:rPr>
            <w:noProof/>
          </w:rPr>
          <w:fldChar w:fldCharType="begin"/>
        </w:r>
        <w:r>
          <w:rPr>
            <w:noProof/>
          </w:rPr>
          <w:instrText xml:space="preserve"> PAGEREF _Toc477736047 \h </w:instrText>
        </w:r>
        <w:r>
          <w:rPr>
            <w:noProof/>
          </w:rPr>
        </w:r>
      </w:ins>
      <w:r>
        <w:rPr>
          <w:noProof/>
        </w:rPr>
        <w:fldChar w:fldCharType="separate"/>
      </w:r>
      <w:ins w:id="78" w:author="Victor Cameo" w:date="2017-03-20T01:18:00Z">
        <w:r>
          <w:rPr>
            <w:noProof/>
          </w:rPr>
          <w:t>ix</w:t>
        </w:r>
        <w:r>
          <w:rPr>
            <w:noProof/>
          </w:rPr>
          <w:fldChar w:fldCharType="end"/>
        </w:r>
      </w:ins>
    </w:p>
    <w:p w14:paraId="6C95D35B" w14:textId="77777777" w:rsidR="00F30960" w:rsidRDefault="00F30960">
      <w:pPr>
        <w:pStyle w:val="TOC1"/>
        <w:rPr>
          <w:ins w:id="79" w:author="Victor Cameo" w:date="2017-03-20T01:18:00Z"/>
          <w:rFonts w:asciiTheme="minorHAnsi" w:eastAsiaTheme="minorEastAsia" w:hAnsiTheme="minorHAnsi" w:cstheme="minorBidi"/>
          <w:b w:val="0"/>
          <w:noProof/>
          <w:sz w:val="24"/>
          <w:lang w:val="en-US" w:eastAsia="en-US"/>
        </w:rPr>
      </w:pPr>
      <w:ins w:id="80" w:author="Victor Cameo" w:date="2017-03-20T01:18:00Z">
        <w:r w:rsidRPr="00D84650">
          <w:rPr>
            <w:noProof/>
          </w:rPr>
          <w:t>Executive Summary</w:t>
        </w:r>
        <w:r>
          <w:rPr>
            <w:noProof/>
          </w:rPr>
          <w:tab/>
        </w:r>
        <w:r>
          <w:rPr>
            <w:noProof/>
          </w:rPr>
          <w:fldChar w:fldCharType="begin"/>
        </w:r>
        <w:r>
          <w:rPr>
            <w:noProof/>
          </w:rPr>
          <w:instrText xml:space="preserve"> PAGEREF _Toc477736048 \h </w:instrText>
        </w:r>
        <w:r>
          <w:rPr>
            <w:noProof/>
          </w:rPr>
        </w:r>
      </w:ins>
      <w:r>
        <w:rPr>
          <w:noProof/>
        </w:rPr>
        <w:fldChar w:fldCharType="separate"/>
      </w:r>
      <w:ins w:id="81" w:author="Victor Cameo" w:date="2017-03-20T01:18:00Z">
        <w:r>
          <w:rPr>
            <w:noProof/>
          </w:rPr>
          <w:t>1</w:t>
        </w:r>
        <w:r>
          <w:rPr>
            <w:noProof/>
          </w:rPr>
          <w:fldChar w:fldCharType="end"/>
        </w:r>
      </w:ins>
    </w:p>
    <w:p w14:paraId="4ADA3BA6" w14:textId="77777777" w:rsidR="00F30960" w:rsidRDefault="00F30960">
      <w:pPr>
        <w:pStyle w:val="TOC1"/>
        <w:tabs>
          <w:tab w:val="left" w:pos="442"/>
        </w:tabs>
        <w:rPr>
          <w:ins w:id="82" w:author="Victor Cameo" w:date="2017-03-20T01:18:00Z"/>
          <w:rFonts w:asciiTheme="minorHAnsi" w:eastAsiaTheme="minorEastAsia" w:hAnsiTheme="minorHAnsi" w:cstheme="minorBidi"/>
          <w:b w:val="0"/>
          <w:noProof/>
          <w:sz w:val="24"/>
          <w:lang w:val="en-US" w:eastAsia="en-US"/>
        </w:rPr>
      </w:pPr>
      <w:ins w:id="83" w:author="Victor Cameo" w:date="2017-03-20T01:18:00Z">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_Toc477736049 \h </w:instrText>
        </w:r>
        <w:r>
          <w:rPr>
            <w:noProof/>
          </w:rPr>
        </w:r>
      </w:ins>
      <w:r>
        <w:rPr>
          <w:noProof/>
        </w:rPr>
        <w:fldChar w:fldCharType="separate"/>
      </w:r>
      <w:ins w:id="84" w:author="Victor Cameo" w:date="2017-03-20T01:18:00Z">
        <w:r>
          <w:rPr>
            <w:noProof/>
          </w:rPr>
          <w:t>1</w:t>
        </w:r>
        <w:r>
          <w:rPr>
            <w:noProof/>
          </w:rPr>
          <w:fldChar w:fldCharType="end"/>
        </w:r>
      </w:ins>
    </w:p>
    <w:p w14:paraId="312F373B" w14:textId="77777777" w:rsidR="00F30960" w:rsidRDefault="00F30960">
      <w:pPr>
        <w:pStyle w:val="TOC1"/>
        <w:tabs>
          <w:tab w:val="left" w:pos="442"/>
        </w:tabs>
        <w:rPr>
          <w:ins w:id="85" w:author="Victor Cameo" w:date="2017-03-20T01:18:00Z"/>
          <w:rFonts w:asciiTheme="minorHAnsi" w:eastAsiaTheme="minorEastAsia" w:hAnsiTheme="minorHAnsi" w:cstheme="minorBidi"/>
          <w:b w:val="0"/>
          <w:noProof/>
          <w:sz w:val="24"/>
          <w:lang w:val="en-US" w:eastAsia="en-US"/>
        </w:rPr>
      </w:pPr>
      <w:ins w:id="86" w:author="Victor Cameo" w:date="2017-03-20T01:18:00Z">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_Toc477736050 \h </w:instrText>
        </w:r>
        <w:r>
          <w:rPr>
            <w:noProof/>
          </w:rPr>
        </w:r>
      </w:ins>
      <w:r>
        <w:rPr>
          <w:noProof/>
        </w:rPr>
        <w:fldChar w:fldCharType="separate"/>
      </w:r>
      <w:ins w:id="87" w:author="Victor Cameo" w:date="2017-03-20T01:18:00Z">
        <w:r>
          <w:rPr>
            <w:noProof/>
          </w:rPr>
          <w:t>1</w:t>
        </w:r>
        <w:r>
          <w:rPr>
            <w:noProof/>
          </w:rPr>
          <w:fldChar w:fldCharType="end"/>
        </w:r>
      </w:ins>
    </w:p>
    <w:p w14:paraId="7B66A9CC" w14:textId="77777777" w:rsidR="00F30960" w:rsidRDefault="00F30960">
      <w:pPr>
        <w:pStyle w:val="TOC2"/>
        <w:rPr>
          <w:ins w:id="88" w:author="Victor Cameo" w:date="2017-03-20T01:18:00Z"/>
          <w:rFonts w:asciiTheme="minorHAnsi" w:eastAsiaTheme="minorEastAsia" w:hAnsiTheme="minorHAnsi" w:cstheme="minorBidi"/>
          <w:b w:val="0"/>
          <w:bCs w:val="0"/>
          <w:sz w:val="24"/>
          <w:szCs w:val="24"/>
          <w:lang w:val="en-US" w:eastAsia="en-US"/>
        </w:rPr>
      </w:pPr>
      <w:ins w:id="89" w:author="Victor Cameo" w:date="2017-03-20T01:18:00Z">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_Toc477736051 \h </w:instrText>
        </w:r>
      </w:ins>
      <w:r>
        <w:fldChar w:fldCharType="separate"/>
      </w:r>
      <w:ins w:id="90" w:author="Victor Cameo" w:date="2017-03-20T01:18:00Z">
        <w:r>
          <w:t>1</w:t>
        </w:r>
        <w:r>
          <w:fldChar w:fldCharType="end"/>
        </w:r>
      </w:ins>
    </w:p>
    <w:p w14:paraId="2C8CEF5F" w14:textId="77777777" w:rsidR="00F30960" w:rsidRDefault="00F30960">
      <w:pPr>
        <w:pStyle w:val="TOC2"/>
        <w:rPr>
          <w:ins w:id="91" w:author="Victor Cameo" w:date="2017-03-20T01:18:00Z"/>
          <w:rFonts w:asciiTheme="minorHAnsi" w:eastAsiaTheme="minorEastAsia" w:hAnsiTheme="minorHAnsi" w:cstheme="minorBidi"/>
          <w:b w:val="0"/>
          <w:bCs w:val="0"/>
          <w:sz w:val="24"/>
          <w:szCs w:val="24"/>
          <w:lang w:val="en-US" w:eastAsia="en-US"/>
        </w:rPr>
      </w:pPr>
      <w:ins w:id="92" w:author="Victor Cameo" w:date="2017-03-20T01:18:00Z">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_Toc477736052 \h </w:instrText>
        </w:r>
      </w:ins>
      <w:r>
        <w:fldChar w:fldCharType="separate"/>
      </w:r>
      <w:ins w:id="93" w:author="Victor Cameo" w:date="2017-03-20T01:18:00Z">
        <w:r>
          <w:t>2</w:t>
        </w:r>
        <w:r>
          <w:fldChar w:fldCharType="end"/>
        </w:r>
      </w:ins>
    </w:p>
    <w:p w14:paraId="35C7D785" w14:textId="77777777" w:rsidR="00F30960" w:rsidRDefault="00F30960">
      <w:pPr>
        <w:pStyle w:val="TOC3"/>
        <w:rPr>
          <w:ins w:id="94" w:author="Victor Cameo" w:date="2017-03-20T01:18:00Z"/>
          <w:rFonts w:asciiTheme="minorHAnsi" w:eastAsiaTheme="minorEastAsia" w:hAnsiTheme="minorHAnsi" w:cstheme="minorBidi"/>
          <w:i w:val="0"/>
          <w:noProof/>
          <w:sz w:val="24"/>
          <w:szCs w:val="24"/>
          <w:lang w:val="en-US" w:eastAsia="en-US"/>
        </w:rPr>
      </w:pPr>
      <w:ins w:id="95" w:author="Victor Cameo" w:date="2017-03-20T01:18:00Z">
        <w:r w:rsidRPr="00D84650">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_Toc477736053 \h </w:instrText>
        </w:r>
        <w:r>
          <w:rPr>
            <w:noProof/>
          </w:rPr>
        </w:r>
      </w:ins>
      <w:r>
        <w:rPr>
          <w:noProof/>
        </w:rPr>
        <w:fldChar w:fldCharType="separate"/>
      </w:r>
      <w:ins w:id="96" w:author="Victor Cameo" w:date="2017-03-20T01:18:00Z">
        <w:r>
          <w:rPr>
            <w:noProof/>
          </w:rPr>
          <w:t>2</w:t>
        </w:r>
        <w:r>
          <w:rPr>
            <w:noProof/>
          </w:rPr>
          <w:fldChar w:fldCharType="end"/>
        </w:r>
      </w:ins>
    </w:p>
    <w:p w14:paraId="4EA3D225" w14:textId="77777777" w:rsidR="00F30960" w:rsidRDefault="00F30960">
      <w:pPr>
        <w:pStyle w:val="TOC3"/>
        <w:rPr>
          <w:ins w:id="97" w:author="Victor Cameo" w:date="2017-03-20T01:18:00Z"/>
          <w:rFonts w:asciiTheme="minorHAnsi" w:eastAsiaTheme="minorEastAsia" w:hAnsiTheme="minorHAnsi" w:cstheme="minorBidi"/>
          <w:i w:val="0"/>
          <w:noProof/>
          <w:sz w:val="24"/>
          <w:szCs w:val="24"/>
          <w:lang w:val="en-US" w:eastAsia="en-US"/>
        </w:rPr>
      </w:pPr>
      <w:ins w:id="98" w:author="Victor Cameo" w:date="2017-03-20T01:18:00Z">
        <w:r w:rsidRPr="00D84650">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_Toc477736054 \h </w:instrText>
        </w:r>
        <w:r>
          <w:rPr>
            <w:noProof/>
          </w:rPr>
        </w:r>
      </w:ins>
      <w:r>
        <w:rPr>
          <w:noProof/>
        </w:rPr>
        <w:fldChar w:fldCharType="separate"/>
      </w:r>
      <w:ins w:id="99" w:author="Victor Cameo" w:date="2017-03-20T01:18:00Z">
        <w:r>
          <w:rPr>
            <w:noProof/>
          </w:rPr>
          <w:t>3</w:t>
        </w:r>
        <w:r>
          <w:rPr>
            <w:noProof/>
          </w:rPr>
          <w:fldChar w:fldCharType="end"/>
        </w:r>
      </w:ins>
    </w:p>
    <w:p w14:paraId="7DC1C48E" w14:textId="77777777" w:rsidR="00F30960" w:rsidRPr="00F30960" w:rsidRDefault="00F30960">
      <w:pPr>
        <w:pStyle w:val="TOC3"/>
        <w:rPr>
          <w:ins w:id="100" w:author="Victor Cameo" w:date="2017-03-20T01:18:00Z"/>
          <w:rFonts w:asciiTheme="minorHAnsi" w:eastAsiaTheme="minorEastAsia" w:hAnsiTheme="minorHAnsi" w:cstheme="minorBidi"/>
          <w:i w:val="0"/>
          <w:noProof/>
          <w:sz w:val="24"/>
          <w:szCs w:val="24"/>
          <w:lang w:val="fr-FR" w:eastAsia="en-US"/>
          <w:rPrChange w:id="101" w:author="Victor Cameo" w:date="2017-03-20T01:19:00Z">
            <w:rPr>
              <w:ins w:id="102" w:author="Victor Cameo" w:date="2017-03-20T01:18:00Z"/>
              <w:rFonts w:asciiTheme="minorHAnsi" w:eastAsiaTheme="minorEastAsia" w:hAnsiTheme="minorHAnsi" w:cstheme="minorBidi"/>
              <w:i w:val="0"/>
              <w:noProof/>
              <w:sz w:val="24"/>
              <w:szCs w:val="24"/>
              <w:lang w:val="en-US" w:eastAsia="en-US"/>
            </w:rPr>
          </w:rPrChange>
        </w:rPr>
      </w:pPr>
      <w:ins w:id="103" w:author="Victor Cameo" w:date="2017-03-20T01:18:00Z">
        <w:r w:rsidRPr="00F30960">
          <w:rPr>
            <w:i w:val="0"/>
            <w:noProof/>
            <w:color w:val="000000"/>
            <w:lang w:val="fr-FR"/>
            <w:rPrChange w:id="104" w:author="Victor Cameo" w:date="2017-03-20T01:19:00Z">
              <w:rPr>
                <w:i w:val="0"/>
                <w:noProof/>
                <w:color w:val="000000"/>
              </w:rPr>
            </w:rPrChange>
          </w:rPr>
          <w:t>2.2.3</w:t>
        </w:r>
        <w:r w:rsidRPr="00F30960">
          <w:rPr>
            <w:rFonts w:asciiTheme="minorHAnsi" w:eastAsiaTheme="minorEastAsia" w:hAnsiTheme="minorHAnsi" w:cstheme="minorBidi"/>
            <w:i w:val="0"/>
            <w:noProof/>
            <w:sz w:val="24"/>
            <w:szCs w:val="24"/>
            <w:lang w:val="fr-FR" w:eastAsia="en-US"/>
            <w:rPrChange w:id="105"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106" w:author="Victor Cameo" w:date="2017-03-20T01:19:00Z">
              <w:rPr>
                <w:noProof/>
              </w:rPr>
            </w:rPrChange>
          </w:rPr>
          <w:t>P100 cluster</w:t>
        </w:r>
        <w:r w:rsidRPr="00F30960">
          <w:rPr>
            <w:noProof/>
            <w:lang w:val="fr-FR"/>
            <w:rPrChange w:id="107" w:author="Victor Cameo" w:date="2017-03-20T01:19:00Z">
              <w:rPr>
                <w:noProof/>
              </w:rPr>
            </w:rPrChange>
          </w:rPr>
          <w:tab/>
        </w:r>
        <w:r>
          <w:rPr>
            <w:noProof/>
          </w:rPr>
          <w:fldChar w:fldCharType="begin"/>
        </w:r>
        <w:r w:rsidRPr="00F30960">
          <w:rPr>
            <w:noProof/>
            <w:lang w:val="fr-FR"/>
            <w:rPrChange w:id="108" w:author="Victor Cameo" w:date="2017-03-20T01:19:00Z">
              <w:rPr>
                <w:noProof/>
              </w:rPr>
            </w:rPrChange>
          </w:rPr>
          <w:instrText xml:space="preserve"> PAGEREF _Toc477736055 \h </w:instrText>
        </w:r>
        <w:r>
          <w:rPr>
            <w:noProof/>
          </w:rPr>
        </w:r>
      </w:ins>
      <w:r>
        <w:rPr>
          <w:noProof/>
        </w:rPr>
        <w:fldChar w:fldCharType="separate"/>
      </w:r>
      <w:ins w:id="109" w:author="Victor Cameo" w:date="2017-03-20T01:18:00Z">
        <w:r w:rsidRPr="00F30960">
          <w:rPr>
            <w:noProof/>
            <w:lang w:val="fr-FR"/>
            <w:rPrChange w:id="110" w:author="Victor Cameo" w:date="2017-03-20T01:19:00Z">
              <w:rPr>
                <w:noProof/>
              </w:rPr>
            </w:rPrChange>
          </w:rPr>
          <w:t>3</w:t>
        </w:r>
        <w:r>
          <w:rPr>
            <w:noProof/>
          </w:rPr>
          <w:fldChar w:fldCharType="end"/>
        </w:r>
      </w:ins>
    </w:p>
    <w:p w14:paraId="0D9E8A1A" w14:textId="77777777" w:rsidR="00F30960" w:rsidRPr="00F30960" w:rsidRDefault="00F30960">
      <w:pPr>
        <w:pStyle w:val="TOC3"/>
        <w:rPr>
          <w:ins w:id="111" w:author="Victor Cameo" w:date="2017-03-20T01:18:00Z"/>
          <w:rFonts w:asciiTheme="minorHAnsi" w:eastAsiaTheme="minorEastAsia" w:hAnsiTheme="minorHAnsi" w:cstheme="minorBidi"/>
          <w:i w:val="0"/>
          <w:noProof/>
          <w:sz w:val="24"/>
          <w:szCs w:val="24"/>
          <w:lang w:val="fr-FR" w:eastAsia="en-US"/>
          <w:rPrChange w:id="112" w:author="Victor Cameo" w:date="2017-03-20T01:19:00Z">
            <w:rPr>
              <w:ins w:id="113" w:author="Victor Cameo" w:date="2017-03-20T01:18:00Z"/>
              <w:rFonts w:asciiTheme="minorHAnsi" w:eastAsiaTheme="minorEastAsia" w:hAnsiTheme="minorHAnsi" w:cstheme="minorBidi"/>
              <w:i w:val="0"/>
              <w:noProof/>
              <w:sz w:val="24"/>
              <w:szCs w:val="24"/>
              <w:lang w:val="en-US" w:eastAsia="en-US"/>
            </w:rPr>
          </w:rPrChange>
        </w:rPr>
      </w:pPr>
      <w:ins w:id="114" w:author="Victor Cameo" w:date="2017-03-20T01:18:00Z">
        <w:r w:rsidRPr="00F30960">
          <w:rPr>
            <w:i w:val="0"/>
            <w:noProof/>
            <w:color w:val="000000"/>
            <w:lang w:val="fr-FR"/>
            <w:rPrChange w:id="115" w:author="Victor Cameo" w:date="2017-03-20T01:19:00Z">
              <w:rPr>
                <w:i w:val="0"/>
                <w:noProof/>
                <w:color w:val="000000"/>
              </w:rPr>
            </w:rPrChange>
          </w:rPr>
          <w:t>2.2.4</w:t>
        </w:r>
        <w:r w:rsidRPr="00F30960">
          <w:rPr>
            <w:rFonts w:asciiTheme="minorHAnsi" w:eastAsiaTheme="minorEastAsia" w:hAnsiTheme="minorHAnsi" w:cstheme="minorBidi"/>
            <w:i w:val="0"/>
            <w:noProof/>
            <w:sz w:val="24"/>
            <w:szCs w:val="24"/>
            <w:lang w:val="fr-FR" w:eastAsia="en-US"/>
            <w:rPrChange w:id="116"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117" w:author="Victor Cameo" w:date="2017-03-20T01:19:00Z">
              <w:rPr>
                <w:noProof/>
              </w:rPr>
            </w:rPrChange>
          </w:rPr>
          <w:t>Xeon Phi 7250 cluster</w:t>
        </w:r>
        <w:r w:rsidRPr="00F30960">
          <w:rPr>
            <w:noProof/>
            <w:lang w:val="fr-FR"/>
            <w:rPrChange w:id="118" w:author="Victor Cameo" w:date="2017-03-20T01:19:00Z">
              <w:rPr>
                <w:noProof/>
              </w:rPr>
            </w:rPrChange>
          </w:rPr>
          <w:tab/>
        </w:r>
        <w:r>
          <w:rPr>
            <w:noProof/>
          </w:rPr>
          <w:fldChar w:fldCharType="begin"/>
        </w:r>
        <w:r w:rsidRPr="00F30960">
          <w:rPr>
            <w:noProof/>
            <w:lang w:val="fr-FR"/>
            <w:rPrChange w:id="119" w:author="Victor Cameo" w:date="2017-03-20T01:19:00Z">
              <w:rPr>
                <w:noProof/>
              </w:rPr>
            </w:rPrChange>
          </w:rPr>
          <w:instrText xml:space="preserve"> PAGEREF _Toc477736056 \h </w:instrText>
        </w:r>
        <w:r>
          <w:rPr>
            <w:noProof/>
          </w:rPr>
        </w:r>
      </w:ins>
      <w:r>
        <w:rPr>
          <w:noProof/>
        </w:rPr>
        <w:fldChar w:fldCharType="separate"/>
      </w:r>
      <w:ins w:id="120" w:author="Victor Cameo" w:date="2017-03-20T01:18:00Z">
        <w:r w:rsidRPr="00F30960">
          <w:rPr>
            <w:noProof/>
            <w:lang w:val="fr-FR"/>
            <w:rPrChange w:id="121" w:author="Victor Cameo" w:date="2017-03-20T01:19:00Z">
              <w:rPr>
                <w:noProof/>
              </w:rPr>
            </w:rPrChange>
          </w:rPr>
          <w:t>3</w:t>
        </w:r>
        <w:r>
          <w:rPr>
            <w:noProof/>
          </w:rPr>
          <w:fldChar w:fldCharType="end"/>
        </w:r>
      </w:ins>
    </w:p>
    <w:p w14:paraId="1624CD82" w14:textId="77777777" w:rsidR="00F30960" w:rsidRPr="00F30960" w:rsidRDefault="00F30960">
      <w:pPr>
        <w:pStyle w:val="TOC1"/>
        <w:tabs>
          <w:tab w:val="left" w:pos="442"/>
        </w:tabs>
        <w:rPr>
          <w:ins w:id="122" w:author="Victor Cameo" w:date="2017-03-20T01:18:00Z"/>
          <w:rFonts w:asciiTheme="minorHAnsi" w:eastAsiaTheme="minorEastAsia" w:hAnsiTheme="minorHAnsi" w:cstheme="minorBidi"/>
          <w:b w:val="0"/>
          <w:noProof/>
          <w:sz w:val="24"/>
          <w:lang w:val="fr-FR" w:eastAsia="en-US"/>
          <w:rPrChange w:id="123" w:author="Victor Cameo" w:date="2017-03-20T01:19:00Z">
            <w:rPr>
              <w:ins w:id="124" w:author="Victor Cameo" w:date="2017-03-20T01:18:00Z"/>
              <w:rFonts w:asciiTheme="minorHAnsi" w:eastAsiaTheme="minorEastAsia" w:hAnsiTheme="minorHAnsi" w:cstheme="minorBidi"/>
              <w:b w:val="0"/>
              <w:noProof/>
              <w:sz w:val="24"/>
              <w:lang w:val="en-US" w:eastAsia="en-US"/>
            </w:rPr>
          </w:rPrChange>
        </w:rPr>
      </w:pPr>
      <w:ins w:id="125" w:author="Victor Cameo" w:date="2017-03-20T01:18:00Z">
        <w:r w:rsidRPr="00F30960">
          <w:rPr>
            <w:noProof/>
            <w:lang w:val="fr-FR"/>
            <w:rPrChange w:id="126" w:author="Victor Cameo" w:date="2017-03-20T01:19:00Z">
              <w:rPr>
                <w:noProof/>
              </w:rPr>
            </w:rPrChange>
          </w:rPr>
          <w:t>3</w:t>
        </w:r>
        <w:r w:rsidRPr="00F30960">
          <w:rPr>
            <w:rFonts w:asciiTheme="minorHAnsi" w:eastAsiaTheme="minorEastAsia" w:hAnsiTheme="minorHAnsi" w:cstheme="minorBidi"/>
            <w:b w:val="0"/>
            <w:noProof/>
            <w:sz w:val="24"/>
            <w:lang w:val="fr-FR" w:eastAsia="en-US"/>
            <w:rPrChange w:id="127" w:author="Victor Cameo" w:date="2017-03-20T01:19:00Z">
              <w:rPr>
                <w:rFonts w:asciiTheme="minorHAnsi" w:eastAsiaTheme="minorEastAsia" w:hAnsiTheme="minorHAnsi" w:cstheme="minorBidi"/>
                <w:b w:val="0"/>
                <w:noProof/>
                <w:sz w:val="24"/>
                <w:lang w:val="en-US" w:eastAsia="en-US"/>
              </w:rPr>
            </w:rPrChange>
          </w:rPr>
          <w:tab/>
        </w:r>
        <w:r w:rsidRPr="00F30960">
          <w:rPr>
            <w:noProof/>
            <w:lang w:val="fr-FR"/>
            <w:rPrChange w:id="128" w:author="Victor Cameo" w:date="2017-03-20T01:19:00Z">
              <w:rPr>
                <w:noProof/>
              </w:rPr>
            </w:rPrChange>
          </w:rPr>
          <w:t>Benchmark suite description</w:t>
        </w:r>
        <w:r w:rsidRPr="00F30960">
          <w:rPr>
            <w:noProof/>
            <w:lang w:val="fr-FR"/>
            <w:rPrChange w:id="129" w:author="Victor Cameo" w:date="2017-03-20T01:19:00Z">
              <w:rPr>
                <w:noProof/>
              </w:rPr>
            </w:rPrChange>
          </w:rPr>
          <w:tab/>
        </w:r>
        <w:r>
          <w:rPr>
            <w:noProof/>
          </w:rPr>
          <w:fldChar w:fldCharType="begin"/>
        </w:r>
        <w:r w:rsidRPr="00F30960">
          <w:rPr>
            <w:noProof/>
            <w:lang w:val="fr-FR"/>
            <w:rPrChange w:id="130" w:author="Victor Cameo" w:date="2017-03-20T01:19:00Z">
              <w:rPr>
                <w:noProof/>
              </w:rPr>
            </w:rPrChange>
          </w:rPr>
          <w:instrText xml:space="preserve"> PAGEREF _Toc477736057 \h </w:instrText>
        </w:r>
        <w:r>
          <w:rPr>
            <w:noProof/>
          </w:rPr>
        </w:r>
      </w:ins>
      <w:r>
        <w:rPr>
          <w:noProof/>
        </w:rPr>
        <w:fldChar w:fldCharType="separate"/>
      </w:r>
      <w:ins w:id="131" w:author="Victor Cameo" w:date="2017-03-20T01:18:00Z">
        <w:r w:rsidRPr="00F30960">
          <w:rPr>
            <w:noProof/>
            <w:lang w:val="fr-FR"/>
            <w:rPrChange w:id="132" w:author="Victor Cameo" w:date="2017-03-20T01:19:00Z">
              <w:rPr>
                <w:noProof/>
              </w:rPr>
            </w:rPrChange>
          </w:rPr>
          <w:t>4</w:t>
        </w:r>
        <w:r>
          <w:rPr>
            <w:noProof/>
          </w:rPr>
          <w:fldChar w:fldCharType="end"/>
        </w:r>
      </w:ins>
    </w:p>
    <w:p w14:paraId="1CECA156" w14:textId="77777777" w:rsidR="00F30960" w:rsidRPr="00F30960" w:rsidRDefault="00F30960">
      <w:pPr>
        <w:pStyle w:val="TOC2"/>
        <w:rPr>
          <w:ins w:id="133" w:author="Victor Cameo" w:date="2017-03-20T01:18:00Z"/>
          <w:rFonts w:asciiTheme="minorHAnsi" w:eastAsiaTheme="minorEastAsia" w:hAnsiTheme="minorHAnsi" w:cstheme="minorBidi"/>
          <w:b w:val="0"/>
          <w:bCs w:val="0"/>
          <w:sz w:val="24"/>
          <w:szCs w:val="24"/>
          <w:lang w:val="fr-FR" w:eastAsia="en-US"/>
          <w:rPrChange w:id="134" w:author="Victor Cameo" w:date="2017-03-20T01:19:00Z">
            <w:rPr>
              <w:ins w:id="135" w:author="Victor Cameo" w:date="2017-03-20T01:18:00Z"/>
              <w:rFonts w:asciiTheme="minorHAnsi" w:eastAsiaTheme="minorEastAsia" w:hAnsiTheme="minorHAnsi" w:cstheme="minorBidi"/>
              <w:b w:val="0"/>
              <w:bCs w:val="0"/>
              <w:sz w:val="24"/>
              <w:szCs w:val="24"/>
              <w:lang w:val="en-US" w:eastAsia="en-US"/>
            </w:rPr>
          </w:rPrChange>
        </w:rPr>
      </w:pPr>
      <w:ins w:id="136" w:author="Victor Cameo" w:date="2017-03-20T01:18:00Z">
        <w:r w:rsidRPr="00F30960">
          <w:rPr>
            <w:lang w:val="fr-FR"/>
            <w:rPrChange w:id="137" w:author="Victor Cameo" w:date="2017-03-20T01:19:00Z">
              <w:rPr/>
            </w:rPrChange>
          </w:rPr>
          <w:t>3.1</w:t>
        </w:r>
        <w:r w:rsidRPr="00F30960">
          <w:rPr>
            <w:rFonts w:asciiTheme="minorHAnsi" w:eastAsiaTheme="minorEastAsia" w:hAnsiTheme="minorHAnsi" w:cstheme="minorBidi"/>
            <w:b w:val="0"/>
            <w:bCs w:val="0"/>
            <w:sz w:val="24"/>
            <w:szCs w:val="24"/>
            <w:lang w:val="fr-FR" w:eastAsia="en-US"/>
            <w:rPrChange w:id="138" w:author="Victor Cameo" w:date="2017-03-20T01:19:00Z">
              <w:rPr>
                <w:rFonts w:asciiTheme="minorHAnsi" w:eastAsiaTheme="minorEastAsia" w:hAnsiTheme="minorHAnsi" w:cstheme="minorBidi"/>
                <w:b w:val="0"/>
                <w:bCs w:val="0"/>
                <w:sz w:val="24"/>
                <w:szCs w:val="24"/>
                <w:lang w:val="en-US" w:eastAsia="en-US"/>
              </w:rPr>
            </w:rPrChange>
          </w:rPr>
          <w:tab/>
        </w:r>
        <w:r w:rsidRPr="00F30960">
          <w:rPr>
            <w:lang w:val="fr-FR"/>
            <w:rPrChange w:id="139" w:author="Victor Cameo" w:date="2017-03-20T01:19:00Z">
              <w:rPr/>
            </w:rPrChange>
          </w:rPr>
          <w:t>Alya</w:t>
        </w:r>
        <w:r w:rsidRPr="00F30960">
          <w:rPr>
            <w:lang w:val="fr-FR"/>
            <w:rPrChange w:id="140" w:author="Victor Cameo" w:date="2017-03-20T01:19:00Z">
              <w:rPr/>
            </w:rPrChange>
          </w:rPr>
          <w:tab/>
        </w:r>
        <w:r>
          <w:fldChar w:fldCharType="begin"/>
        </w:r>
        <w:r w:rsidRPr="00F30960">
          <w:rPr>
            <w:lang w:val="fr-FR"/>
            <w:rPrChange w:id="141" w:author="Victor Cameo" w:date="2017-03-20T01:19:00Z">
              <w:rPr/>
            </w:rPrChange>
          </w:rPr>
          <w:instrText xml:space="preserve"> PAGEREF _Toc477736058 \h </w:instrText>
        </w:r>
      </w:ins>
      <w:r>
        <w:fldChar w:fldCharType="separate"/>
      </w:r>
      <w:ins w:id="142" w:author="Victor Cameo" w:date="2017-03-20T01:18:00Z">
        <w:r w:rsidRPr="00F30960">
          <w:rPr>
            <w:lang w:val="fr-FR"/>
            <w:rPrChange w:id="143" w:author="Victor Cameo" w:date="2017-03-20T01:19:00Z">
              <w:rPr/>
            </w:rPrChange>
          </w:rPr>
          <w:t>4</w:t>
        </w:r>
        <w:r>
          <w:fldChar w:fldCharType="end"/>
        </w:r>
      </w:ins>
    </w:p>
    <w:p w14:paraId="3CF6210E" w14:textId="77777777" w:rsidR="00F30960" w:rsidRPr="00F30960" w:rsidRDefault="00F30960">
      <w:pPr>
        <w:pStyle w:val="TOC3"/>
        <w:rPr>
          <w:ins w:id="144" w:author="Victor Cameo" w:date="2017-03-20T01:18:00Z"/>
          <w:rFonts w:asciiTheme="minorHAnsi" w:eastAsiaTheme="minorEastAsia" w:hAnsiTheme="minorHAnsi" w:cstheme="minorBidi"/>
          <w:i w:val="0"/>
          <w:noProof/>
          <w:sz w:val="24"/>
          <w:szCs w:val="24"/>
          <w:lang w:val="fr-FR" w:eastAsia="en-US"/>
          <w:rPrChange w:id="145" w:author="Victor Cameo" w:date="2017-03-20T01:19:00Z">
            <w:rPr>
              <w:ins w:id="146" w:author="Victor Cameo" w:date="2017-03-20T01:18:00Z"/>
              <w:rFonts w:asciiTheme="minorHAnsi" w:eastAsiaTheme="minorEastAsia" w:hAnsiTheme="minorHAnsi" w:cstheme="minorBidi"/>
              <w:i w:val="0"/>
              <w:noProof/>
              <w:sz w:val="24"/>
              <w:szCs w:val="24"/>
              <w:lang w:val="en-US" w:eastAsia="en-US"/>
            </w:rPr>
          </w:rPrChange>
        </w:rPr>
      </w:pPr>
      <w:ins w:id="147" w:author="Victor Cameo" w:date="2017-03-20T01:18:00Z">
        <w:r w:rsidRPr="00F30960">
          <w:rPr>
            <w:i w:val="0"/>
            <w:noProof/>
            <w:color w:val="000000"/>
            <w:lang w:val="fr-FR"/>
            <w:rPrChange w:id="148" w:author="Victor Cameo" w:date="2017-03-20T01:19:00Z">
              <w:rPr>
                <w:i w:val="0"/>
                <w:noProof/>
                <w:color w:val="000000"/>
              </w:rPr>
            </w:rPrChange>
          </w:rPr>
          <w:t>3.1.1</w:t>
        </w:r>
        <w:r w:rsidRPr="00F30960">
          <w:rPr>
            <w:rFonts w:asciiTheme="minorHAnsi" w:eastAsiaTheme="minorEastAsia" w:hAnsiTheme="minorHAnsi" w:cstheme="minorBidi"/>
            <w:i w:val="0"/>
            <w:noProof/>
            <w:sz w:val="24"/>
            <w:szCs w:val="24"/>
            <w:lang w:val="fr-FR" w:eastAsia="en-US"/>
            <w:rPrChange w:id="149"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150" w:author="Victor Cameo" w:date="2017-03-20T01:19:00Z">
              <w:rPr>
                <w:noProof/>
              </w:rPr>
            </w:rPrChange>
          </w:rPr>
          <w:t>Code description</w:t>
        </w:r>
        <w:r w:rsidRPr="00F30960">
          <w:rPr>
            <w:noProof/>
            <w:lang w:val="fr-FR"/>
            <w:rPrChange w:id="151" w:author="Victor Cameo" w:date="2017-03-20T01:19:00Z">
              <w:rPr>
                <w:noProof/>
              </w:rPr>
            </w:rPrChange>
          </w:rPr>
          <w:tab/>
        </w:r>
        <w:r>
          <w:rPr>
            <w:noProof/>
          </w:rPr>
          <w:fldChar w:fldCharType="begin"/>
        </w:r>
        <w:r w:rsidRPr="00F30960">
          <w:rPr>
            <w:noProof/>
            <w:lang w:val="fr-FR"/>
            <w:rPrChange w:id="152" w:author="Victor Cameo" w:date="2017-03-20T01:19:00Z">
              <w:rPr>
                <w:noProof/>
              </w:rPr>
            </w:rPrChange>
          </w:rPr>
          <w:instrText xml:space="preserve"> PAGEREF _Toc477736059 \h </w:instrText>
        </w:r>
        <w:r>
          <w:rPr>
            <w:noProof/>
          </w:rPr>
        </w:r>
      </w:ins>
      <w:r>
        <w:rPr>
          <w:noProof/>
        </w:rPr>
        <w:fldChar w:fldCharType="separate"/>
      </w:r>
      <w:ins w:id="153" w:author="Victor Cameo" w:date="2017-03-20T01:18:00Z">
        <w:r w:rsidRPr="00F30960">
          <w:rPr>
            <w:noProof/>
            <w:lang w:val="fr-FR"/>
            <w:rPrChange w:id="154" w:author="Victor Cameo" w:date="2017-03-20T01:19:00Z">
              <w:rPr>
                <w:noProof/>
              </w:rPr>
            </w:rPrChange>
          </w:rPr>
          <w:t>4</w:t>
        </w:r>
        <w:r>
          <w:rPr>
            <w:noProof/>
          </w:rPr>
          <w:fldChar w:fldCharType="end"/>
        </w:r>
      </w:ins>
    </w:p>
    <w:p w14:paraId="495EF47F" w14:textId="77777777" w:rsidR="00F30960" w:rsidRPr="00F30960" w:rsidRDefault="00F30960">
      <w:pPr>
        <w:pStyle w:val="TOC3"/>
        <w:rPr>
          <w:ins w:id="155" w:author="Victor Cameo" w:date="2017-03-20T01:18:00Z"/>
          <w:rFonts w:asciiTheme="minorHAnsi" w:eastAsiaTheme="minorEastAsia" w:hAnsiTheme="minorHAnsi" w:cstheme="minorBidi"/>
          <w:i w:val="0"/>
          <w:noProof/>
          <w:sz w:val="24"/>
          <w:szCs w:val="24"/>
          <w:lang w:val="fr-FR" w:eastAsia="en-US"/>
          <w:rPrChange w:id="156" w:author="Victor Cameo" w:date="2017-03-20T01:19:00Z">
            <w:rPr>
              <w:ins w:id="157" w:author="Victor Cameo" w:date="2017-03-20T01:18:00Z"/>
              <w:rFonts w:asciiTheme="minorHAnsi" w:eastAsiaTheme="minorEastAsia" w:hAnsiTheme="minorHAnsi" w:cstheme="minorBidi"/>
              <w:i w:val="0"/>
              <w:noProof/>
              <w:sz w:val="24"/>
              <w:szCs w:val="24"/>
              <w:lang w:val="en-US" w:eastAsia="en-US"/>
            </w:rPr>
          </w:rPrChange>
        </w:rPr>
      </w:pPr>
      <w:ins w:id="158" w:author="Victor Cameo" w:date="2017-03-20T01:18:00Z">
        <w:r w:rsidRPr="00F30960">
          <w:rPr>
            <w:i w:val="0"/>
            <w:noProof/>
            <w:color w:val="000000"/>
            <w:lang w:val="fr-FR"/>
            <w:rPrChange w:id="159" w:author="Victor Cameo" w:date="2017-03-20T01:19:00Z">
              <w:rPr>
                <w:i w:val="0"/>
                <w:noProof/>
                <w:color w:val="000000"/>
              </w:rPr>
            </w:rPrChange>
          </w:rPr>
          <w:t>3.1.2</w:t>
        </w:r>
        <w:r w:rsidRPr="00F30960">
          <w:rPr>
            <w:rFonts w:asciiTheme="minorHAnsi" w:eastAsiaTheme="minorEastAsia" w:hAnsiTheme="minorHAnsi" w:cstheme="minorBidi"/>
            <w:i w:val="0"/>
            <w:noProof/>
            <w:sz w:val="24"/>
            <w:szCs w:val="24"/>
            <w:lang w:val="fr-FR" w:eastAsia="en-US"/>
            <w:rPrChange w:id="160"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161" w:author="Victor Cameo" w:date="2017-03-20T01:19:00Z">
              <w:rPr>
                <w:noProof/>
              </w:rPr>
            </w:rPrChange>
          </w:rPr>
          <w:t>Test cases description</w:t>
        </w:r>
        <w:r w:rsidRPr="00F30960">
          <w:rPr>
            <w:noProof/>
            <w:lang w:val="fr-FR"/>
            <w:rPrChange w:id="162" w:author="Victor Cameo" w:date="2017-03-20T01:19:00Z">
              <w:rPr>
                <w:noProof/>
              </w:rPr>
            </w:rPrChange>
          </w:rPr>
          <w:tab/>
        </w:r>
        <w:r>
          <w:rPr>
            <w:noProof/>
          </w:rPr>
          <w:fldChar w:fldCharType="begin"/>
        </w:r>
        <w:r w:rsidRPr="00F30960">
          <w:rPr>
            <w:noProof/>
            <w:lang w:val="fr-FR"/>
            <w:rPrChange w:id="163" w:author="Victor Cameo" w:date="2017-03-20T01:19:00Z">
              <w:rPr>
                <w:noProof/>
              </w:rPr>
            </w:rPrChange>
          </w:rPr>
          <w:instrText xml:space="preserve"> PAGEREF _Toc477736060 \h </w:instrText>
        </w:r>
        <w:r>
          <w:rPr>
            <w:noProof/>
          </w:rPr>
        </w:r>
      </w:ins>
      <w:r>
        <w:rPr>
          <w:noProof/>
        </w:rPr>
        <w:fldChar w:fldCharType="separate"/>
      </w:r>
      <w:ins w:id="164" w:author="Victor Cameo" w:date="2017-03-20T01:18:00Z">
        <w:r w:rsidRPr="00F30960">
          <w:rPr>
            <w:noProof/>
            <w:lang w:val="fr-FR"/>
            <w:rPrChange w:id="165" w:author="Victor Cameo" w:date="2017-03-20T01:19:00Z">
              <w:rPr>
                <w:noProof/>
              </w:rPr>
            </w:rPrChange>
          </w:rPr>
          <w:t>4</w:t>
        </w:r>
        <w:r>
          <w:rPr>
            <w:noProof/>
          </w:rPr>
          <w:fldChar w:fldCharType="end"/>
        </w:r>
      </w:ins>
    </w:p>
    <w:p w14:paraId="5AD680E1" w14:textId="77777777" w:rsidR="00F30960" w:rsidRPr="00F30960" w:rsidRDefault="00F30960">
      <w:pPr>
        <w:pStyle w:val="TOC2"/>
        <w:rPr>
          <w:ins w:id="166" w:author="Victor Cameo" w:date="2017-03-20T01:18:00Z"/>
          <w:rFonts w:asciiTheme="minorHAnsi" w:eastAsiaTheme="minorEastAsia" w:hAnsiTheme="minorHAnsi" w:cstheme="minorBidi"/>
          <w:b w:val="0"/>
          <w:bCs w:val="0"/>
          <w:sz w:val="24"/>
          <w:szCs w:val="24"/>
          <w:lang w:val="fr-FR" w:eastAsia="en-US"/>
          <w:rPrChange w:id="167" w:author="Victor Cameo" w:date="2017-03-20T01:19:00Z">
            <w:rPr>
              <w:ins w:id="168" w:author="Victor Cameo" w:date="2017-03-20T01:18:00Z"/>
              <w:rFonts w:asciiTheme="minorHAnsi" w:eastAsiaTheme="minorEastAsia" w:hAnsiTheme="minorHAnsi" w:cstheme="minorBidi"/>
              <w:b w:val="0"/>
              <w:bCs w:val="0"/>
              <w:sz w:val="24"/>
              <w:szCs w:val="24"/>
              <w:lang w:val="en-US" w:eastAsia="en-US"/>
            </w:rPr>
          </w:rPrChange>
        </w:rPr>
      </w:pPr>
      <w:ins w:id="169" w:author="Victor Cameo" w:date="2017-03-20T01:18:00Z">
        <w:r w:rsidRPr="00F30960">
          <w:rPr>
            <w:lang w:val="fr-FR"/>
            <w:rPrChange w:id="170" w:author="Victor Cameo" w:date="2017-03-20T01:19:00Z">
              <w:rPr/>
            </w:rPrChange>
          </w:rPr>
          <w:t>3.2</w:t>
        </w:r>
        <w:r w:rsidRPr="00F30960">
          <w:rPr>
            <w:rFonts w:asciiTheme="minorHAnsi" w:eastAsiaTheme="minorEastAsia" w:hAnsiTheme="minorHAnsi" w:cstheme="minorBidi"/>
            <w:b w:val="0"/>
            <w:bCs w:val="0"/>
            <w:sz w:val="24"/>
            <w:szCs w:val="24"/>
            <w:lang w:val="fr-FR" w:eastAsia="en-US"/>
            <w:rPrChange w:id="171" w:author="Victor Cameo" w:date="2017-03-20T01:19:00Z">
              <w:rPr>
                <w:rFonts w:asciiTheme="minorHAnsi" w:eastAsiaTheme="minorEastAsia" w:hAnsiTheme="minorHAnsi" w:cstheme="minorBidi"/>
                <w:b w:val="0"/>
                <w:bCs w:val="0"/>
                <w:sz w:val="24"/>
                <w:szCs w:val="24"/>
                <w:lang w:val="en-US" w:eastAsia="en-US"/>
              </w:rPr>
            </w:rPrChange>
          </w:rPr>
          <w:tab/>
        </w:r>
        <w:r w:rsidRPr="00F30960">
          <w:rPr>
            <w:lang w:val="fr-FR"/>
            <w:rPrChange w:id="172" w:author="Victor Cameo" w:date="2017-03-20T01:19:00Z">
              <w:rPr/>
            </w:rPrChange>
          </w:rPr>
          <w:t>Code_Saturne</w:t>
        </w:r>
        <w:r w:rsidRPr="00F30960">
          <w:rPr>
            <w:lang w:val="fr-FR"/>
            <w:rPrChange w:id="173" w:author="Victor Cameo" w:date="2017-03-20T01:19:00Z">
              <w:rPr/>
            </w:rPrChange>
          </w:rPr>
          <w:tab/>
        </w:r>
        <w:r>
          <w:fldChar w:fldCharType="begin"/>
        </w:r>
        <w:r w:rsidRPr="00F30960">
          <w:rPr>
            <w:lang w:val="fr-FR"/>
            <w:rPrChange w:id="174" w:author="Victor Cameo" w:date="2017-03-20T01:19:00Z">
              <w:rPr/>
            </w:rPrChange>
          </w:rPr>
          <w:instrText xml:space="preserve"> PAGEREF _Toc477736061 \h </w:instrText>
        </w:r>
      </w:ins>
      <w:r>
        <w:fldChar w:fldCharType="separate"/>
      </w:r>
      <w:ins w:id="175" w:author="Victor Cameo" w:date="2017-03-20T01:18:00Z">
        <w:r w:rsidRPr="00F30960">
          <w:rPr>
            <w:lang w:val="fr-FR"/>
            <w:rPrChange w:id="176" w:author="Victor Cameo" w:date="2017-03-20T01:19:00Z">
              <w:rPr/>
            </w:rPrChange>
          </w:rPr>
          <w:t>5</w:t>
        </w:r>
        <w:r>
          <w:fldChar w:fldCharType="end"/>
        </w:r>
      </w:ins>
    </w:p>
    <w:p w14:paraId="721B2249" w14:textId="77777777" w:rsidR="00F30960" w:rsidRPr="00F30960" w:rsidRDefault="00F30960">
      <w:pPr>
        <w:pStyle w:val="TOC3"/>
        <w:rPr>
          <w:ins w:id="177" w:author="Victor Cameo" w:date="2017-03-20T01:18:00Z"/>
          <w:rFonts w:asciiTheme="minorHAnsi" w:eastAsiaTheme="minorEastAsia" w:hAnsiTheme="minorHAnsi" w:cstheme="minorBidi"/>
          <w:i w:val="0"/>
          <w:noProof/>
          <w:sz w:val="24"/>
          <w:szCs w:val="24"/>
          <w:lang w:val="fr-FR" w:eastAsia="en-US"/>
          <w:rPrChange w:id="178" w:author="Victor Cameo" w:date="2017-03-20T01:19:00Z">
            <w:rPr>
              <w:ins w:id="179" w:author="Victor Cameo" w:date="2017-03-20T01:18:00Z"/>
              <w:rFonts w:asciiTheme="minorHAnsi" w:eastAsiaTheme="minorEastAsia" w:hAnsiTheme="minorHAnsi" w:cstheme="minorBidi"/>
              <w:i w:val="0"/>
              <w:noProof/>
              <w:sz w:val="24"/>
              <w:szCs w:val="24"/>
              <w:lang w:val="en-US" w:eastAsia="en-US"/>
            </w:rPr>
          </w:rPrChange>
        </w:rPr>
      </w:pPr>
      <w:ins w:id="180" w:author="Victor Cameo" w:date="2017-03-20T01:18:00Z">
        <w:r w:rsidRPr="00F30960">
          <w:rPr>
            <w:i w:val="0"/>
            <w:noProof/>
            <w:color w:val="000000"/>
            <w:lang w:val="fr-FR"/>
            <w:rPrChange w:id="181" w:author="Victor Cameo" w:date="2017-03-20T01:19:00Z">
              <w:rPr>
                <w:i w:val="0"/>
                <w:noProof/>
                <w:color w:val="000000"/>
              </w:rPr>
            </w:rPrChange>
          </w:rPr>
          <w:t>3.2.1</w:t>
        </w:r>
        <w:r w:rsidRPr="00F30960">
          <w:rPr>
            <w:rFonts w:asciiTheme="minorHAnsi" w:eastAsiaTheme="minorEastAsia" w:hAnsiTheme="minorHAnsi" w:cstheme="minorBidi"/>
            <w:i w:val="0"/>
            <w:noProof/>
            <w:sz w:val="24"/>
            <w:szCs w:val="24"/>
            <w:lang w:val="fr-FR" w:eastAsia="en-US"/>
            <w:rPrChange w:id="182"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183" w:author="Victor Cameo" w:date="2017-03-20T01:19:00Z">
              <w:rPr>
                <w:noProof/>
              </w:rPr>
            </w:rPrChange>
          </w:rPr>
          <w:t>Code description</w:t>
        </w:r>
        <w:r w:rsidRPr="00F30960">
          <w:rPr>
            <w:noProof/>
            <w:lang w:val="fr-FR"/>
            <w:rPrChange w:id="184" w:author="Victor Cameo" w:date="2017-03-20T01:19:00Z">
              <w:rPr>
                <w:noProof/>
              </w:rPr>
            </w:rPrChange>
          </w:rPr>
          <w:tab/>
        </w:r>
        <w:r>
          <w:rPr>
            <w:noProof/>
          </w:rPr>
          <w:fldChar w:fldCharType="begin"/>
        </w:r>
        <w:r w:rsidRPr="00F30960">
          <w:rPr>
            <w:noProof/>
            <w:lang w:val="fr-FR"/>
            <w:rPrChange w:id="185" w:author="Victor Cameo" w:date="2017-03-20T01:19:00Z">
              <w:rPr>
                <w:noProof/>
              </w:rPr>
            </w:rPrChange>
          </w:rPr>
          <w:instrText xml:space="preserve"> PAGEREF _Toc477736062 \h </w:instrText>
        </w:r>
        <w:r>
          <w:rPr>
            <w:noProof/>
          </w:rPr>
        </w:r>
      </w:ins>
      <w:r>
        <w:rPr>
          <w:noProof/>
        </w:rPr>
        <w:fldChar w:fldCharType="separate"/>
      </w:r>
      <w:ins w:id="186" w:author="Victor Cameo" w:date="2017-03-20T01:18:00Z">
        <w:r w:rsidRPr="00F30960">
          <w:rPr>
            <w:noProof/>
            <w:lang w:val="fr-FR"/>
            <w:rPrChange w:id="187" w:author="Victor Cameo" w:date="2017-03-20T01:19:00Z">
              <w:rPr>
                <w:noProof/>
              </w:rPr>
            </w:rPrChange>
          </w:rPr>
          <w:t>5</w:t>
        </w:r>
        <w:r>
          <w:rPr>
            <w:noProof/>
          </w:rPr>
          <w:fldChar w:fldCharType="end"/>
        </w:r>
      </w:ins>
    </w:p>
    <w:p w14:paraId="15FF2F9A" w14:textId="77777777" w:rsidR="00F30960" w:rsidRPr="00F30960" w:rsidRDefault="00F30960">
      <w:pPr>
        <w:pStyle w:val="TOC3"/>
        <w:rPr>
          <w:ins w:id="188" w:author="Victor Cameo" w:date="2017-03-20T01:18:00Z"/>
          <w:rFonts w:asciiTheme="minorHAnsi" w:eastAsiaTheme="minorEastAsia" w:hAnsiTheme="minorHAnsi" w:cstheme="minorBidi"/>
          <w:i w:val="0"/>
          <w:noProof/>
          <w:sz w:val="24"/>
          <w:szCs w:val="24"/>
          <w:lang w:val="fr-FR" w:eastAsia="en-US"/>
          <w:rPrChange w:id="189" w:author="Victor Cameo" w:date="2017-03-20T01:19:00Z">
            <w:rPr>
              <w:ins w:id="190" w:author="Victor Cameo" w:date="2017-03-20T01:18:00Z"/>
              <w:rFonts w:asciiTheme="minorHAnsi" w:eastAsiaTheme="minorEastAsia" w:hAnsiTheme="minorHAnsi" w:cstheme="minorBidi"/>
              <w:i w:val="0"/>
              <w:noProof/>
              <w:sz w:val="24"/>
              <w:szCs w:val="24"/>
              <w:lang w:val="en-US" w:eastAsia="en-US"/>
            </w:rPr>
          </w:rPrChange>
        </w:rPr>
      </w:pPr>
      <w:ins w:id="191" w:author="Victor Cameo" w:date="2017-03-20T01:18:00Z">
        <w:r w:rsidRPr="00F30960">
          <w:rPr>
            <w:i w:val="0"/>
            <w:noProof/>
            <w:color w:val="000000"/>
            <w:lang w:val="fr-FR"/>
            <w:rPrChange w:id="192" w:author="Victor Cameo" w:date="2017-03-20T01:19:00Z">
              <w:rPr>
                <w:i w:val="0"/>
                <w:noProof/>
                <w:color w:val="000000"/>
              </w:rPr>
            </w:rPrChange>
          </w:rPr>
          <w:t>3.2.2</w:t>
        </w:r>
        <w:r w:rsidRPr="00F30960">
          <w:rPr>
            <w:rFonts w:asciiTheme="minorHAnsi" w:eastAsiaTheme="minorEastAsia" w:hAnsiTheme="minorHAnsi" w:cstheme="minorBidi"/>
            <w:i w:val="0"/>
            <w:noProof/>
            <w:sz w:val="24"/>
            <w:szCs w:val="24"/>
            <w:lang w:val="fr-FR" w:eastAsia="en-US"/>
            <w:rPrChange w:id="193"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194" w:author="Victor Cameo" w:date="2017-03-20T01:19:00Z">
              <w:rPr>
                <w:noProof/>
              </w:rPr>
            </w:rPrChange>
          </w:rPr>
          <w:t>Test cases description</w:t>
        </w:r>
        <w:r w:rsidRPr="00F30960">
          <w:rPr>
            <w:noProof/>
            <w:lang w:val="fr-FR"/>
            <w:rPrChange w:id="195" w:author="Victor Cameo" w:date="2017-03-20T01:19:00Z">
              <w:rPr>
                <w:noProof/>
              </w:rPr>
            </w:rPrChange>
          </w:rPr>
          <w:tab/>
        </w:r>
        <w:r>
          <w:rPr>
            <w:noProof/>
          </w:rPr>
          <w:fldChar w:fldCharType="begin"/>
        </w:r>
        <w:r w:rsidRPr="00F30960">
          <w:rPr>
            <w:noProof/>
            <w:lang w:val="fr-FR"/>
            <w:rPrChange w:id="196" w:author="Victor Cameo" w:date="2017-03-20T01:19:00Z">
              <w:rPr>
                <w:noProof/>
              </w:rPr>
            </w:rPrChange>
          </w:rPr>
          <w:instrText xml:space="preserve"> PAGEREF _Toc477736063 \h </w:instrText>
        </w:r>
        <w:r>
          <w:rPr>
            <w:noProof/>
          </w:rPr>
        </w:r>
      </w:ins>
      <w:r>
        <w:rPr>
          <w:noProof/>
        </w:rPr>
        <w:fldChar w:fldCharType="separate"/>
      </w:r>
      <w:ins w:id="197" w:author="Victor Cameo" w:date="2017-03-20T01:18:00Z">
        <w:r w:rsidRPr="00F30960">
          <w:rPr>
            <w:noProof/>
            <w:lang w:val="fr-FR"/>
            <w:rPrChange w:id="198" w:author="Victor Cameo" w:date="2017-03-20T01:19:00Z">
              <w:rPr>
                <w:noProof/>
              </w:rPr>
            </w:rPrChange>
          </w:rPr>
          <w:t>5</w:t>
        </w:r>
        <w:r>
          <w:rPr>
            <w:noProof/>
          </w:rPr>
          <w:fldChar w:fldCharType="end"/>
        </w:r>
      </w:ins>
    </w:p>
    <w:p w14:paraId="79D1DBC4" w14:textId="77777777" w:rsidR="00F30960" w:rsidRPr="00F30960" w:rsidRDefault="00F30960">
      <w:pPr>
        <w:pStyle w:val="TOC2"/>
        <w:rPr>
          <w:ins w:id="199" w:author="Victor Cameo" w:date="2017-03-20T01:18:00Z"/>
          <w:rFonts w:asciiTheme="minorHAnsi" w:eastAsiaTheme="minorEastAsia" w:hAnsiTheme="minorHAnsi" w:cstheme="minorBidi"/>
          <w:b w:val="0"/>
          <w:bCs w:val="0"/>
          <w:sz w:val="24"/>
          <w:szCs w:val="24"/>
          <w:lang w:val="fr-FR" w:eastAsia="en-US"/>
          <w:rPrChange w:id="200" w:author="Victor Cameo" w:date="2017-03-20T01:19:00Z">
            <w:rPr>
              <w:ins w:id="201" w:author="Victor Cameo" w:date="2017-03-20T01:18:00Z"/>
              <w:rFonts w:asciiTheme="minorHAnsi" w:eastAsiaTheme="minorEastAsia" w:hAnsiTheme="minorHAnsi" w:cstheme="minorBidi"/>
              <w:b w:val="0"/>
              <w:bCs w:val="0"/>
              <w:sz w:val="24"/>
              <w:szCs w:val="24"/>
              <w:lang w:val="en-US" w:eastAsia="en-US"/>
            </w:rPr>
          </w:rPrChange>
        </w:rPr>
      </w:pPr>
      <w:ins w:id="202" w:author="Victor Cameo" w:date="2017-03-20T01:18:00Z">
        <w:r w:rsidRPr="00F30960">
          <w:rPr>
            <w:lang w:val="fr-FR"/>
            <w:rPrChange w:id="203" w:author="Victor Cameo" w:date="2017-03-20T01:19:00Z">
              <w:rPr/>
            </w:rPrChange>
          </w:rPr>
          <w:t>3.3</w:t>
        </w:r>
        <w:r w:rsidRPr="00F30960">
          <w:rPr>
            <w:rFonts w:asciiTheme="minorHAnsi" w:eastAsiaTheme="minorEastAsia" w:hAnsiTheme="minorHAnsi" w:cstheme="minorBidi"/>
            <w:b w:val="0"/>
            <w:bCs w:val="0"/>
            <w:sz w:val="24"/>
            <w:szCs w:val="24"/>
            <w:lang w:val="fr-FR" w:eastAsia="en-US"/>
            <w:rPrChange w:id="204" w:author="Victor Cameo" w:date="2017-03-20T01:19:00Z">
              <w:rPr>
                <w:rFonts w:asciiTheme="minorHAnsi" w:eastAsiaTheme="minorEastAsia" w:hAnsiTheme="minorHAnsi" w:cstheme="minorBidi"/>
                <w:b w:val="0"/>
                <w:bCs w:val="0"/>
                <w:sz w:val="24"/>
                <w:szCs w:val="24"/>
                <w:lang w:val="en-US" w:eastAsia="en-US"/>
              </w:rPr>
            </w:rPrChange>
          </w:rPr>
          <w:tab/>
        </w:r>
        <w:r w:rsidRPr="00F30960">
          <w:rPr>
            <w:lang w:val="fr-FR"/>
            <w:rPrChange w:id="205" w:author="Victor Cameo" w:date="2017-03-20T01:19:00Z">
              <w:rPr/>
            </w:rPrChange>
          </w:rPr>
          <w:t>CP2K</w:t>
        </w:r>
        <w:r w:rsidRPr="00F30960">
          <w:rPr>
            <w:lang w:val="fr-FR"/>
            <w:rPrChange w:id="206" w:author="Victor Cameo" w:date="2017-03-20T01:19:00Z">
              <w:rPr/>
            </w:rPrChange>
          </w:rPr>
          <w:tab/>
        </w:r>
        <w:r>
          <w:fldChar w:fldCharType="begin"/>
        </w:r>
        <w:r w:rsidRPr="00F30960">
          <w:rPr>
            <w:lang w:val="fr-FR"/>
            <w:rPrChange w:id="207" w:author="Victor Cameo" w:date="2017-03-20T01:19:00Z">
              <w:rPr/>
            </w:rPrChange>
          </w:rPr>
          <w:instrText xml:space="preserve"> PAGEREF _Toc477736064 \h </w:instrText>
        </w:r>
      </w:ins>
      <w:r>
        <w:fldChar w:fldCharType="separate"/>
      </w:r>
      <w:ins w:id="208" w:author="Victor Cameo" w:date="2017-03-20T01:18:00Z">
        <w:r w:rsidRPr="00F30960">
          <w:rPr>
            <w:lang w:val="fr-FR"/>
            <w:rPrChange w:id="209" w:author="Victor Cameo" w:date="2017-03-20T01:19:00Z">
              <w:rPr/>
            </w:rPrChange>
          </w:rPr>
          <w:t>6</w:t>
        </w:r>
        <w:r>
          <w:fldChar w:fldCharType="end"/>
        </w:r>
      </w:ins>
    </w:p>
    <w:p w14:paraId="02E8F095" w14:textId="77777777" w:rsidR="00F30960" w:rsidRPr="00F30960" w:rsidRDefault="00F30960">
      <w:pPr>
        <w:pStyle w:val="TOC3"/>
        <w:rPr>
          <w:ins w:id="210" w:author="Victor Cameo" w:date="2017-03-20T01:18:00Z"/>
          <w:rFonts w:asciiTheme="minorHAnsi" w:eastAsiaTheme="minorEastAsia" w:hAnsiTheme="minorHAnsi" w:cstheme="minorBidi"/>
          <w:i w:val="0"/>
          <w:noProof/>
          <w:sz w:val="24"/>
          <w:szCs w:val="24"/>
          <w:lang w:val="fr-FR" w:eastAsia="en-US"/>
          <w:rPrChange w:id="211" w:author="Victor Cameo" w:date="2017-03-20T01:19:00Z">
            <w:rPr>
              <w:ins w:id="212" w:author="Victor Cameo" w:date="2017-03-20T01:18:00Z"/>
              <w:rFonts w:asciiTheme="minorHAnsi" w:eastAsiaTheme="minorEastAsia" w:hAnsiTheme="minorHAnsi" w:cstheme="minorBidi"/>
              <w:i w:val="0"/>
              <w:noProof/>
              <w:sz w:val="24"/>
              <w:szCs w:val="24"/>
              <w:lang w:val="en-US" w:eastAsia="en-US"/>
            </w:rPr>
          </w:rPrChange>
        </w:rPr>
      </w:pPr>
      <w:ins w:id="213" w:author="Victor Cameo" w:date="2017-03-20T01:18:00Z">
        <w:r w:rsidRPr="00F30960">
          <w:rPr>
            <w:i w:val="0"/>
            <w:noProof/>
            <w:color w:val="000000"/>
            <w:lang w:val="fr-FR"/>
            <w:rPrChange w:id="214" w:author="Victor Cameo" w:date="2017-03-20T01:19:00Z">
              <w:rPr>
                <w:i w:val="0"/>
                <w:noProof/>
                <w:color w:val="000000"/>
              </w:rPr>
            </w:rPrChange>
          </w:rPr>
          <w:t>3.3.1</w:t>
        </w:r>
        <w:r w:rsidRPr="00F30960">
          <w:rPr>
            <w:rFonts w:asciiTheme="minorHAnsi" w:eastAsiaTheme="minorEastAsia" w:hAnsiTheme="minorHAnsi" w:cstheme="minorBidi"/>
            <w:i w:val="0"/>
            <w:noProof/>
            <w:sz w:val="24"/>
            <w:szCs w:val="24"/>
            <w:lang w:val="fr-FR" w:eastAsia="en-US"/>
            <w:rPrChange w:id="215"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216" w:author="Victor Cameo" w:date="2017-03-20T01:19:00Z">
              <w:rPr>
                <w:noProof/>
              </w:rPr>
            </w:rPrChange>
          </w:rPr>
          <w:t>Code description</w:t>
        </w:r>
        <w:r w:rsidRPr="00F30960">
          <w:rPr>
            <w:noProof/>
            <w:lang w:val="fr-FR"/>
            <w:rPrChange w:id="217" w:author="Victor Cameo" w:date="2017-03-20T01:19:00Z">
              <w:rPr>
                <w:noProof/>
              </w:rPr>
            </w:rPrChange>
          </w:rPr>
          <w:tab/>
        </w:r>
        <w:r>
          <w:rPr>
            <w:noProof/>
          </w:rPr>
          <w:fldChar w:fldCharType="begin"/>
        </w:r>
        <w:r w:rsidRPr="00F30960">
          <w:rPr>
            <w:noProof/>
            <w:lang w:val="fr-FR"/>
            <w:rPrChange w:id="218" w:author="Victor Cameo" w:date="2017-03-20T01:19:00Z">
              <w:rPr>
                <w:noProof/>
              </w:rPr>
            </w:rPrChange>
          </w:rPr>
          <w:instrText xml:space="preserve"> PAGEREF _Toc477736065 \h </w:instrText>
        </w:r>
        <w:r>
          <w:rPr>
            <w:noProof/>
          </w:rPr>
        </w:r>
      </w:ins>
      <w:r>
        <w:rPr>
          <w:noProof/>
        </w:rPr>
        <w:fldChar w:fldCharType="separate"/>
      </w:r>
      <w:ins w:id="219" w:author="Victor Cameo" w:date="2017-03-20T01:18:00Z">
        <w:r w:rsidRPr="00F30960">
          <w:rPr>
            <w:noProof/>
            <w:lang w:val="fr-FR"/>
            <w:rPrChange w:id="220" w:author="Victor Cameo" w:date="2017-03-20T01:19:00Z">
              <w:rPr>
                <w:noProof/>
              </w:rPr>
            </w:rPrChange>
          </w:rPr>
          <w:t>6</w:t>
        </w:r>
        <w:r>
          <w:rPr>
            <w:noProof/>
          </w:rPr>
          <w:fldChar w:fldCharType="end"/>
        </w:r>
      </w:ins>
    </w:p>
    <w:p w14:paraId="3D6239B4" w14:textId="77777777" w:rsidR="00F30960" w:rsidRPr="00F30960" w:rsidRDefault="00F30960">
      <w:pPr>
        <w:pStyle w:val="TOC3"/>
        <w:rPr>
          <w:ins w:id="221" w:author="Victor Cameo" w:date="2017-03-20T01:18:00Z"/>
          <w:rFonts w:asciiTheme="minorHAnsi" w:eastAsiaTheme="minorEastAsia" w:hAnsiTheme="minorHAnsi" w:cstheme="minorBidi"/>
          <w:i w:val="0"/>
          <w:noProof/>
          <w:sz w:val="24"/>
          <w:szCs w:val="24"/>
          <w:lang w:val="fr-FR" w:eastAsia="en-US"/>
          <w:rPrChange w:id="222" w:author="Victor Cameo" w:date="2017-03-20T01:19:00Z">
            <w:rPr>
              <w:ins w:id="223" w:author="Victor Cameo" w:date="2017-03-20T01:18:00Z"/>
              <w:rFonts w:asciiTheme="minorHAnsi" w:eastAsiaTheme="minorEastAsia" w:hAnsiTheme="minorHAnsi" w:cstheme="minorBidi"/>
              <w:i w:val="0"/>
              <w:noProof/>
              <w:sz w:val="24"/>
              <w:szCs w:val="24"/>
              <w:lang w:val="en-US" w:eastAsia="en-US"/>
            </w:rPr>
          </w:rPrChange>
        </w:rPr>
      </w:pPr>
      <w:ins w:id="224" w:author="Victor Cameo" w:date="2017-03-20T01:18:00Z">
        <w:r w:rsidRPr="00F30960">
          <w:rPr>
            <w:i w:val="0"/>
            <w:noProof/>
            <w:color w:val="000000"/>
            <w:lang w:val="fr-FR"/>
            <w:rPrChange w:id="225" w:author="Victor Cameo" w:date="2017-03-20T01:19:00Z">
              <w:rPr>
                <w:i w:val="0"/>
                <w:noProof/>
                <w:color w:val="000000"/>
              </w:rPr>
            </w:rPrChange>
          </w:rPr>
          <w:t>3.3.2</w:t>
        </w:r>
        <w:r w:rsidRPr="00F30960">
          <w:rPr>
            <w:rFonts w:asciiTheme="minorHAnsi" w:eastAsiaTheme="minorEastAsia" w:hAnsiTheme="minorHAnsi" w:cstheme="minorBidi"/>
            <w:i w:val="0"/>
            <w:noProof/>
            <w:sz w:val="24"/>
            <w:szCs w:val="24"/>
            <w:lang w:val="fr-FR" w:eastAsia="en-US"/>
            <w:rPrChange w:id="226"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227" w:author="Victor Cameo" w:date="2017-03-20T01:19:00Z">
              <w:rPr>
                <w:noProof/>
              </w:rPr>
            </w:rPrChange>
          </w:rPr>
          <w:t>Test cases description</w:t>
        </w:r>
        <w:r w:rsidRPr="00F30960">
          <w:rPr>
            <w:noProof/>
            <w:lang w:val="fr-FR"/>
            <w:rPrChange w:id="228" w:author="Victor Cameo" w:date="2017-03-20T01:19:00Z">
              <w:rPr>
                <w:noProof/>
              </w:rPr>
            </w:rPrChange>
          </w:rPr>
          <w:tab/>
        </w:r>
        <w:r>
          <w:rPr>
            <w:noProof/>
          </w:rPr>
          <w:fldChar w:fldCharType="begin"/>
        </w:r>
        <w:r w:rsidRPr="00F30960">
          <w:rPr>
            <w:noProof/>
            <w:lang w:val="fr-FR"/>
            <w:rPrChange w:id="229" w:author="Victor Cameo" w:date="2017-03-20T01:19:00Z">
              <w:rPr>
                <w:noProof/>
              </w:rPr>
            </w:rPrChange>
          </w:rPr>
          <w:instrText xml:space="preserve"> PAGEREF _Toc477736066 \h </w:instrText>
        </w:r>
        <w:r>
          <w:rPr>
            <w:noProof/>
          </w:rPr>
        </w:r>
      </w:ins>
      <w:r>
        <w:rPr>
          <w:noProof/>
        </w:rPr>
        <w:fldChar w:fldCharType="separate"/>
      </w:r>
      <w:ins w:id="230" w:author="Victor Cameo" w:date="2017-03-20T01:18:00Z">
        <w:r w:rsidRPr="00F30960">
          <w:rPr>
            <w:noProof/>
            <w:lang w:val="fr-FR"/>
            <w:rPrChange w:id="231" w:author="Victor Cameo" w:date="2017-03-20T01:19:00Z">
              <w:rPr>
                <w:noProof/>
              </w:rPr>
            </w:rPrChange>
          </w:rPr>
          <w:t>6</w:t>
        </w:r>
        <w:r>
          <w:rPr>
            <w:noProof/>
          </w:rPr>
          <w:fldChar w:fldCharType="end"/>
        </w:r>
      </w:ins>
    </w:p>
    <w:p w14:paraId="7C4C835C" w14:textId="77777777" w:rsidR="00F30960" w:rsidRPr="00F30960" w:rsidRDefault="00F30960">
      <w:pPr>
        <w:pStyle w:val="TOC2"/>
        <w:rPr>
          <w:ins w:id="232" w:author="Victor Cameo" w:date="2017-03-20T01:18:00Z"/>
          <w:rFonts w:asciiTheme="minorHAnsi" w:eastAsiaTheme="minorEastAsia" w:hAnsiTheme="minorHAnsi" w:cstheme="minorBidi"/>
          <w:b w:val="0"/>
          <w:bCs w:val="0"/>
          <w:sz w:val="24"/>
          <w:szCs w:val="24"/>
          <w:lang w:val="fr-FR" w:eastAsia="en-US"/>
          <w:rPrChange w:id="233" w:author="Victor Cameo" w:date="2017-03-20T01:19:00Z">
            <w:rPr>
              <w:ins w:id="234" w:author="Victor Cameo" w:date="2017-03-20T01:18:00Z"/>
              <w:rFonts w:asciiTheme="minorHAnsi" w:eastAsiaTheme="minorEastAsia" w:hAnsiTheme="minorHAnsi" w:cstheme="minorBidi"/>
              <w:b w:val="0"/>
              <w:bCs w:val="0"/>
              <w:sz w:val="24"/>
              <w:szCs w:val="24"/>
              <w:lang w:val="en-US" w:eastAsia="en-US"/>
            </w:rPr>
          </w:rPrChange>
        </w:rPr>
      </w:pPr>
      <w:ins w:id="235" w:author="Victor Cameo" w:date="2017-03-20T01:18:00Z">
        <w:r w:rsidRPr="00F30960">
          <w:rPr>
            <w:lang w:val="fr-FR"/>
            <w:rPrChange w:id="236" w:author="Victor Cameo" w:date="2017-03-20T01:19:00Z">
              <w:rPr/>
            </w:rPrChange>
          </w:rPr>
          <w:t>3.4</w:t>
        </w:r>
        <w:r w:rsidRPr="00F30960">
          <w:rPr>
            <w:rFonts w:asciiTheme="minorHAnsi" w:eastAsiaTheme="minorEastAsia" w:hAnsiTheme="minorHAnsi" w:cstheme="minorBidi"/>
            <w:b w:val="0"/>
            <w:bCs w:val="0"/>
            <w:sz w:val="24"/>
            <w:szCs w:val="24"/>
            <w:lang w:val="fr-FR" w:eastAsia="en-US"/>
            <w:rPrChange w:id="237" w:author="Victor Cameo" w:date="2017-03-20T01:19:00Z">
              <w:rPr>
                <w:rFonts w:asciiTheme="minorHAnsi" w:eastAsiaTheme="minorEastAsia" w:hAnsiTheme="minorHAnsi" w:cstheme="minorBidi"/>
                <w:b w:val="0"/>
                <w:bCs w:val="0"/>
                <w:sz w:val="24"/>
                <w:szCs w:val="24"/>
                <w:lang w:val="en-US" w:eastAsia="en-US"/>
              </w:rPr>
            </w:rPrChange>
          </w:rPr>
          <w:tab/>
        </w:r>
        <w:r w:rsidRPr="00F30960">
          <w:rPr>
            <w:lang w:val="fr-FR"/>
            <w:rPrChange w:id="238" w:author="Victor Cameo" w:date="2017-03-20T01:19:00Z">
              <w:rPr/>
            </w:rPrChange>
          </w:rPr>
          <w:t>GPAW</w:t>
        </w:r>
        <w:r w:rsidRPr="00F30960">
          <w:rPr>
            <w:lang w:val="fr-FR"/>
            <w:rPrChange w:id="239" w:author="Victor Cameo" w:date="2017-03-20T01:19:00Z">
              <w:rPr/>
            </w:rPrChange>
          </w:rPr>
          <w:tab/>
        </w:r>
        <w:r>
          <w:fldChar w:fldCharType="begin"/>
        </w:r>
        <w:r w:rsidRPr="00F30960">
          <w:rPr>
            <w:lang w:val="fr-FR"/>
            <w:rPrChange w:id="240" w:author="Victor Cameo" w:date="2017-03-20T01:19:00Z">
              <w:rPr/>
            </w:rPrChange>
          </w:rPr>
          <w:instrText xml:space="preserve"> PAGEREF _Toc477736067 \h </w:instrText>
        </w:r>
      </w:ins>
      <w:r>
        <w:fldChar w:fldCharType="separate"/>
      </w:r>
      <w:ins w:id="241" w:author="Victor Cameo" w:date="2017-03-20T01:18:00Z">
        <w:r w:rsidRPr="00F30960">
          <w:rPr>
            <w:lang w:val="fr-FR"/>
            <w:rPrChange w:id="242" w:author="Victor Cameo" w:date="2017-03-20T01:19:00Z">
              <w:rPr/>
            </w:rPrChange>
          </w:rPr>
          <w:t>7</w:t>
        </w:r>
        <w:r>
          <w:fldChar w:fldCharType="end"/>
        </w:r>
      </w:ins>
    </w:p>
    <w:p w14:paraId="1E585084" w14:textId="77777777" w:rsidR="00F30960" w:rsidRPr="00F30960" w:rsidRDefault="00F30960">
      <w:pPr>
        <w:pStyle w:val="TOC3"/>
        <w:rPr>
          <w:ins w:id="243" w:author="Victor Cameo" w:date="2017-03-20T01:18:00Z"/>
          <w:rFonts w:asciiTheme="minorHAnsi" w:eastAsiaTheme="minorEastAsia" w:hAnsiTheme="minorHAnsi" w:cstheme="minorBidi"/>
          <w:i w:val="0"/>
          <w:noProof/>
          <w:sz w:val="24"/>
          <w:szCs w:val="24"/>
          <w:lang w:val="fr-FR" w:eastAsia="en-US"/>
          <w:rPrChange w:id="244" w:author="Victor Cameo" w:date="2017-03-20T01:19:00Z">
            <w:rPr>
              <w:ins w:id="245" w:author="Victor Cameo" w:date="2017-03-20T01:18:00Z"/>
              <w:rFonts w:asciiTheme="minorHAnsi" w:eastAsiaTheme="minorEastAsia" w:hAnsiTheme="minorHAnsi" w:cstheme="minorBidi"/>
              <w:i w:val="0"/>
              <w:noProof/>
              <w:sz w:val="24"/>
              <w:szCs w:val="24"/>
              <w:lang w:val="en-US" w:eastAsia="en-US"/>
            </w:rPr>
          </w:rPrChange>
        </w:rPr>
      </w:pPr>
      <w:ins w:id="246" w:author="Victor Cameo" w:date="2017-03-20T01:18:00Z">
        <w:r w:rsidRPr="00F30960">
          <w:rPr>
            <w:i w:val="0"/>
            <w:noProof/>
            <w:color w:val="000000"/>
            <w:lang w:val="fr-FR"/>
            <w:rPrChange w:id="247" w:author="Victor Cameo" w:date="2017-03-20T01:19:00Z">
              <w:rPr>
                <w:i w:val="0"/>
                <w:noProof/>
                <w:color w:val="000000"/>
              </w:rPr>
            </w:rPrChange>
          </w:rPr>
          <w:t>3.4.1</w:t>
        </w:r>
        <w:r w:rsidRPr="00F30960">
          <w:rPr>
            <w:rFonts w:asciiTheme="minorHAnsi" w:eastAsiaTheme="minorEastAsia" w:hAnsiTheme="minorHAnsi" w:cstheme="minorBidi"/>
            <w:i w:val="0"/>
            <w:noProof/>
            <w:sz w:val="24"/>
            <w:szCs w:val="24"/>
            <w:lang w:val="fr-FR" w:eastAsia="en-US"/>
            <w:rPrChange w:id="248"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249" w:author="Victor Cameo" w:date="2017-03-20T01:19:00Z">
              <w:rPr>
                <w:noProof/>
              </w:rPr>
            </w:rPrChange>
          </w:rPr>
          <w:t>Code description</w:t>
        </w:r>
        <w:r w:rsidRPr="00F30960">
          <w:rPr>
            <w:noProof/>
            <w:lang w:val="fr-FR"/>
            <w:rPrChange w:id="250" w:author="Victor Cameo" w:date="2017-03-20T01:19:00Z">
              <w:rPr>
                <w:noProof/>
              </w:rPr>
            </w:rPrChange>
          </w:rPr>
          <w:tab/>
        </w:r>
        <w:r>
          <w:rPr>
            <w:noProof/>
          </w:rPr>
          <w:fldChar w:fldCharType="begin"/>
        </w:r>
        <w:r w:rsidRPr="00F30960">
          <w:rPr>
            <w:noProof/>
            <w:lang w:val="fr-FR"/>
            <w:rPrChange w:id="251" w:author="Victor Cameo" w:date="2017-03-20T01:19:00Z">
              <w:rPr>
                <w:noProof/>
              </w:rPr>
            </w:rPrChange>
          </w:rPr>
          <w:instrText xml:space="preserve"> PAGEREF _Toc477736068 \h </w:instrText>
        </w:r>
        <w:r>
          <w:rPr>
            <w:noProof/>
          </w:rPr>
        </w:r>
      </w:ins>
      <w:r>
        <w:rPr>
          <w:noProof/>
        </w:rPr>
        <w:fldChar w:fldCharType="separate"/>
      </w:r>
      <w:ins w:id="252" w:author="Victor Cameo" w:date="2017-03-20T01:18:00Z">
        <w:r w:rsidRPr="00F30960">
          <w:rPr>
            <w:noProof/>
            <w:lang w:val="fr-FR"/>
            <w:rPrChange w:id="253" w:author="Victor Cameo" w:date="2017-03-20T01:19:00Z">
              <w:rPr>
                <w:noProof/>
              </w:rPr>
            </w:rPrChange>
          </w:rPr>
          <w:t>7</w:t>
        </w:r>
        <w:r>
          <w:rPr>
            <w:noProof/>
          </w:rPr>
          <w:fldChar w:fldCharType="end"/>
        </w:r>
      </w:ins>
    </w:p>
    <w:p w14:paraId="3D15A79A" w14:textId="77777777" w:rsidR="00F30960" w:rsidRPr="00F30960" w:rsidRDefault="00F30960">
      <w:pPr>
        <w:pStyle w:val="TOC3"/>
        <w:rPr>
          <w:ins w:id="254" w:author="Victor Cameo" w:date="2017-03-20T01:18:00Z"/>
          <w:rFonts w:asciiTheme="minorHAnsi" w:eastAsiaTheme="minorEastAsia" w:hAnsiTheme="minorHAnsi" w:cstheme="minorBidi"/>
          <w:i w:val="0"/>
          <w:noProof/>
          <w:sz w:val="24"/>
          <w:szCs w:val="24"/>
          <w:lang w:val="fr-FR" w:eastAsia="en-US"/>
          <w:rPrChange w:id="255" w:author="Victor Cameo" w:date="2017-03-20T01:19:00Z">
            <w:rPr>
              <w:ins w:id="256" w:author="Victor Cameo" w:date="2017-03-20T01:18:00Z"/>
              <w:rFonts w:asciiTheme="minorHAnsi" w:eastAsiaTheme="minorEastAsia" w:hAnsiTheme="minorHAnsi" w:cstheme="minorBidi"/>
              <w:i w:val="0"/>
              <w:noProof/>
              <w:sz w:val="24"/>
              <w:szCs w:val="24"/>
              <w:lang w:val="en-US" w:eastAsia="en-US"/>
            </w:rPr>
          </w:rPrChange>
        </w:rPr>
      </w:pPr>
      <w:ins w:id="257" w:author="Victor Cameo" w:date="2017-03-20T01:18:00Z">
        <w:r w:rsidRPr="00F30960">
          <w:rPr>
            <w:i w:val="0"/>
            <w:noProof/>
            <w:color w:val="000000"/>
            <w:lang w:val="fr-FR"/>
            <w:rPrChange w:id="258" w:author="Victor Cameo" w:date="2017-03-20T01:19:00Z">
              <w:rPr>
                <w:i w:val="0"/>
                <w:noProof/>
                <w:color w:val="000000"/>
              </w:rPr>
            </w:rPrChange>
          </w:rPr>
          <w:t>3.4.2</w:t>
        </w:r>
        <w:r w:rsidRPr="00F30960">
          <w:rPr>
            <w:rFonts w:asciiTheme="minorHAnsi" w:eastAsiaTheme="minorEastAsia" w:hAnsiTheme="minorHAnsi" w:cstheme="minorBidi"/>
            <w:i w:val="0"/>
            <w:noProof/>
            <w:sz w:val="24"/>
            <w:szCs w:val="24"/>
            <w:lang w:val="fr-FR" w:eastAsia="en-US"/>
            <w:rPrChange w:id="259"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260" w:author="Victor Cameo" w:date="2017-03-20T01:19:00Z">
              <w:rPr>
                <w:noProof/>
              </w:rPr>
            </w:rPrChange>
          </w:rPr>
          <w:t>Test cases description</w:t>
        </w:r>
        <w:r w:rsidRPr="00F30960">
          <w:rPr>
            <w:noProof/>
            <w:lang w:val="fr-FR"/>
            <w:rPrChange w:id="261" w:author="Victor Cameo" w:date="2017-03-20T01:19:00Z">
              <w:rPr>
                <w:noProof/>
              </w:rPr>
            </w:rPrChange>
          </w:rPr>
          <w:tab/>
        </w:r>
        <w:r>
          <w:rPr>
            <w:noProof/>
          </w:rPr>
          <w:fldChar w:fldCharType="begin"/>
        </w:r>
        <w:r w:rsidRPr="00F30960">
          <w:rPr>
            <w:noProof/>
            <w:lang w:val="fr-FR"/>
            <w:rPrChange w:id="262" w:author="Victor Cameo" w:date="2017-03-20T01:19:00Z">
              <w:rPr>
                <w:noProof/>
              </w:rPr>
            </w:rPrChange>
          </w:rPr>
          <w:instrText xml:space="preserve"> PAGEREF _Toc477736069 \h </w:instrText>
        </w:r>
        <w:r>
          <w:rPr>
            <w:noProof/>
          </w:rPr>
        </w:r>
      </w:ins>
      <w:r>
        <w:rPr>
          <w:noProof/>
        </w:rPr>
        <w:fldChar w:fldCharType="separate"/>
      </w:r>
      <w:ins w:id="263" w:author="Victor Cameo" w:date="2017-03-20T01:18:00Z">
        <w:r w:rsidRPr="00F30960">
          <w:rPr>
            <w:noProof/>
            <w:lang w:val="fr-FR"/>
            <w:rPrChange w:id="264" w:author="Victor Cameo" w:date="2017-03-20T01:19:00Z">
              <w:rPr>
                <w:noProof/>
              </w:rPr>
            </w:rPrChange>
          </w:rPr>
          <w:t>7</w:t>
        </w:r>
        <w:r>
          <w:rPr>
            <w:noProof/>
          </w:rPr>
          <w:fldChar w:fldCharType="end"/>
        </w:r>
      </w:ins>
    </w:p>
    <w:p w14:paraId="02CB9C03" w14:textId="77777777" w:rsidR="00F30960" w:rsidRPr="00F30960" w:rsidRDefault="00F30960">
      <w:pPr>
        <w:pStyle w:val="TOC2"/>
        <w:rPr>
          <w:ins w:id="265" w:author="Victor Cameo" w:date="2017-03-20T01:18:00Z"/>
          <w:rFonts w:asciiTheme="minorHAnsi" w:eastAsiaTheme="minorEastAsia" w:hAnsiTheme="minorHAnsi" w:cstheme="minorBidi"/>
          <w:b w:val="0"/>
          <w:bCs w:val="0"/>
          <w:sz w:val="24"/>
          <w:szCs w:val="24"/>
          <w:lang w:val="fr-FR" w:eastAsia="en-US"/>
          <w:rPrChange w:id="266" w:author="Victor Cameo" w:date="2017-03-20T01:19:00Z">
            <w:rPr>
              <w:ins w:id="267" w:author="Victor Cameo" w:date="2017-03-20T01:18:00Z"/>
              <w:rFonts w:asciiTheme="minorHAnsi" w:eastAsiaTheme="minorEastAsia" w:hAnsiTheme="minorHAnsi" w:cstheme="minorBidi"/>
              <w:b w:val="0"/>
              <w:bCs w:val="0"/>
              <w:sz w:val="24"/>
              <w:szCs w:val="24"/>
              <w:lang w:val="en-US" w:eastAsia="en-US"/>
            </w:rPr>
          </w:rPrChange>
        </w:rPr>
      </w:pPr>
      <w:ins w:id="268" w:author="Victor Cameo" w:date="2017-03-20T01:18:00Z">
        <w:r w:rsidRPr="00F30960">
          <w:rPr>
            <w:lang w:val="fr-FR"/>
            <w:rPrChange w:id="269" w:author="Victor Cameo" w:date="2017-03-20T01:19:00Z">
              <w:rPr/>
            </w:rPrChange>
          </w:rPr>
          <w:t>3.5</w:t>
        </w:r>
        <w:r w:rsidRPr="00F30960">
          <w:rPr>
            <w:rFonts w:asciiTheme="minorHAnsi" w:eastAsiaTheme="minorEastAsia" w:hAnsiTheme="minorHAnsi" w:cstheme="minorBidi"/>
            <w:b w:val="0"/>
            <w:bCs w:val="0"/>
            <w:sz w:val="24"/>
            <w:szCs w:val="24"/>
            <w:lang w:val="fr-FR" w:eastAsia="en-US"/>
            <w:rPrChange w:id="270" w:author="Victor Cameo" w:date="2017-03-20T01:19:00Z">
              <w:rPr>
                <w:rFonts w:asciiTheme="minorHAnsi" w:eastAsiaTheme="minorEastAsia" w:hAnsiTheme="minorHAnsi" w:cstheme="minorBidi"/>
                <w:b w:val="0"/>
                <w:bCs w:val="0"/>
                <w:sz w:val="24"/>
                <w:szCs w:val="24"/>
                <w:lang w:val="en-US" w:eastAsia="en-US"/>
              </w:rPr>
            </w:rPrChange>
          </w:rPr>
          <w:tab/>
        </w:r>
        <w:r w:rsidRPr="00F30960">
          <w:rPr>
            <w:lang w:val="fr-FR"/>
            <w:rPrChange w:id="271" w:author="Victor Cameo" w:date="2017-03-20T01:19:00Z">
              <w:rPr/>
            </w:rPrChange>
          </w:rPr>
          <w:t>GROMACS</w:t>
        </w:r>
        <w:r w:rsidRPr="00F30960">
          <w:rPr>
            <w:lang w:val="fr-FR"/>
            <w:rPrChange w:id="272" w:author="Victor Cameo" w:date="2017-03-20T01:19:00Z">
              <w:rPr/>
            </w:rPrChange>
          </w:rPr>
          <w:tab/>
        </w:r>
        <w:r>
          <w:fldChar w:fldCharType="begin"/>
        </w:r>
        <w:r w:rsidRPr="00F30960">
          <w:rPr>
            <w:lang w:val="fr-FR"/>
            <w:rPrChange w:id="273" w:author="Victor Cameo" w:date="2017-03-20T01:19:00Z">
              <w:rPr/>
            </w:rPrChange>
          </w:rPr>
          <w:instrText xml:space="preserve"> PAGEREF _Toc477736070 \h </w:instrText>
        </w:r>
      </w:ins>
      <w:r>
        <w:fldChar w:fldCharType="separate"/>
      </w:r>
      <w:ins w:id="274" w:author="Victor Cameo" w:date="2017-03-20T01:18:00Z">
        <w:r w:rsidRPr="00F30960">
          <w:rPr>
            <w:lang w:val="fr-FR"/>
            <w:rPrChange w:id="275" w:author="Victor Cameo" w:date="2017-03-20T01:19:00Z">
              <w:rPr/>
            </w:rPrChange>
          </w:rPr>
          <w:t>7</w:t>
        </w:r>
        <w:r>
          <w:fldChar w:fldCharType="end"/>
        </w:r>
      </w:ins>
    </w:p>
    <w:p w14:paraId="582CC321" w14:textId="77777777" w:rsidR="00F30960" w:rsidRPr="00F30960" w:rsidRDefault="00F30960">
      <w:pPr>
        <w:pStyle w:val="TOC3"/>
        <w:rPr>
          <w:ins w:id="276" w:author="Victor Cameo" w:date="2017-03-20T01:18:00Z"/>
          <w:rFonts w:asciiTheme="minorHAnsi" w:eastAsiaTheme="minorEastAsia" w:hAnsiTheme="minorHAnsi" w:cstheme="minorBidi"/>
          <w:i w:val="0"/>
          <w:noProof/>
          <w:sz w:val="24"/>
          <w:szCs w:val="24"/>
          <w:lang w:val="fr-FR" w:eastAsia="en-US"/>
          <w:rPrChange w:id="277" w:author="Victor Cameo" w:date="2017-03-20T01:19:00Z">
            <w:rPr>
              <w:ins w:id="278" w:author="Victor Cameo" w:date="2017-03-20T01:18:00Z"/>
              <w:rFonts w:asciiTheme="minorHAnsi" w:eastAsiaTheme="minorEastAsia" w:hAnsiTheme="minorHAnsi" w:cstheme="minorBidi"/>
              <w:i w:val="0"/>
              <w:noProof/>
              <w:sz w:val="24"/>
              <w:szCs w:val="24"/>
              <w:lang w:val="en-US" w:eastAsia="en-US"/>
            </w:rPr>
          </w:rPrChange>
        </w:rPr>
      </w:pPr>
      <w:ins w:id="279" w:author="Victor Cameo" w:date="2017-03-20T01:18:00Z">
        <w:r w:rsidRPr="00F30960">
          <w:rPr>
            <w:i w:val="0"/>
            <w:noProof/>
            <w:color w:val="000000"/>
            <w:lang w:val="fr-FR"/>
            <w:rPrChange w:id="280" w:author="Victor Cameo" w:date="2017-03-20T01:19:00Z">
              <w:rPr>
                <w:i w:val="0"/>
                <w:noProof/>
                <w:color w:val="000000"/>
              </w:rPr>
            </w:rPrChange>
          </w:rPr>
          <w:t>3.5.1</w:t>
        </w:r>
        <w:r w:rsidRPr="00F30960">
          <w:rPr>
            <w:rFonts w:asciiTheme="minorHAnsi" w:eastAsiaTheme="minorEastAsia" w:hAnsiTheme="minorHAnsi" w:cstheme="minorBidi"/>
            <w:i w:val="0"/>
            <w:noProof/>
            <w:sz w:val="24"/>
            <w:szCs w:val="24"/>
            <w:lang w:val="fr-FR" w:eastAsia="en-US"/>
            <w:rPrChange w:id="281"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282" w:author="Victor Cameo" w:date="2017-03-20T01:19:00Z">
              <w:rPr>
                <w:noProof/>
              </w:rPr>
            </w:rPrChange>
          </w:rPr>
          <w:t>Code description</w:t>
        </w:r>
        <w:r w:rsidRPr="00F30960">
          <w:rPr>
            <w:noProof/>
            <w:lang w:val="fr-FR"/>
            <w:rPrChange w:id="283" w:author="Victor Cameo" w:date="2017-03-20T01:19:00Z">
              <w:rPr>
                <w:noProof/>
              </w:rPr>
            </w:rPrChange>
          </w:rPr>
          <w:tab/>
        </w:r>
        <w:r>
          <w:rPr>
            <w:noProof/>
          </w:rPr>
          <w:fldChar w:fldCharType="begin"/>
        </w:r>
        <w:r w:rsidRPr="00F30960">
          <w:rPr>
            <w:noProof/>
            <w:lang w:val="fr-FR"/>
            <w:rPrChange w:id="284" w:author="Victor Cameo" w:date="2017-03-20T01:19:00Z">
              <w:rPr>
                <w:noProof/>
              </w:rPr>
            </w:rPrChange>
          </w:rPr>
          <w:instrText xml:space="preserve"> PAGEREF _Toc477736071 \h </w:instrText>
        </w:r>
        <w:r>
          <w:rPr>
            <w:noProof/>
          </w:rPr>
        </w:r>
      </w:ins>
      <w:r>
        <w:rPr>
          <w:noProof/>
        </w:rPr>
        <w:fldChar w:fldCharType="separate"/>
      </w:r>
      <w:ins w:id="285" w:author="Victor Cameo" w:date="2017-03-20T01:18:00Z">
        <w:r w:rsidRPr="00F30960">
          <w:rPr>
            <w:noProof/>
            <w:lang w:val="fr-FR"/>
            <w:rPrChange w:id="286" w:author="Victor Cameo" w:date="2017-03-20T01:19:00Z">
              <w:rPr>
                <w:noProof/>
              </w:rPr>
            </w:rPrChange>
          </w:rPr>
          <w:t>8</w:t>
        </w:r>
        <w:r>
          <w:rPr>
            <w:noProof/>
          </w:rPr>
          <w:fldChar w:fldCharType="end"/>
        </w:r>
      </w:ins>
    </w:p>
    <w:p w14:paraId="4846B0FE" w14:textId="77777777" w:rsidR="00F30960" w:rsidRPr="00F30960" w:rsidRDefault="00F30960">
      <w:pPr>
        <w:pStyle w:val="TOC3"/>
        <w:rPr>
          <w:ins w:id="287" w:author="Victor Cameo" w:date="2017-03-20T01:18:00Z"/>
          <w:rFonts w:asciiTheme="minorHAnsi" w:eastAsiaTheme="minorEastAsia" w:hAnsiTheme="minorHAnsi" w:cstheme="minorBidi"/>
          <w:i w:val="0"/>
          <w:noProof/>
          <w:sz w:val="24"/>
          <w:szCs w:val="24"/>
          <w:lang w:val="fr-FR" w:eastAsia="en-US"/>
          <w:rPrChange w:id="288" w:author="Victor Cameo" w:date="2017-03-20T01:19:00Z">
            <w:rPr>
              <w:ins w:id="289" w:author="Victor Cameo" w:date="2017-03-20T01:18:00Z"/>
              <w:rFonts w:asciiTheme="minorHAnsi" w:eastAsiaTheme="minorEastAsia" w:hAnsiTheme="minorHAnsi" w:cstheme="minorBidi"/>
              <w:i w:val="0"/>
              <w:noProof/>
              <w:sz w:val="24"/>
              <w:szCs w:val="24"/>
              <w:lang w:val="en-US" w:eastAsia="en-US"/>
            </w:rPr>
          </w:rPrChange>
        </w:rPr>
      </w:pPr>
      <w:ins w:id="290" w:author="Victor Cameo" w:date="2017-03-20T01:18:00Z">
        <w:r w:rsidRPr="00F30960">
          <w:rPr>
            <w:i w:val="0"/>
            <w:noProof/>
            <w:color w:val="000000"/>
            <w:lang w:val="fr-FR"/>
            <w:rPrChange w:id="291" w:author="Victor Cameo" w:date="2017-03-20T01:19:00Z">
              <w:rPr>
                <w:i w:val="0"/>
                <w:noProof/>
                <w:color w:val="000000"/>
              </w:rPr>
            </w:rPrChange>
          </w:rPr>
          <w:t>3.5.2</w:t>
        </w:r>
        <w:r w:rsidRPr="00F30960">
          <w:rPr>
            <w:rFonts w:asciiTheme="minorHAnsi" w:eastAsiaTheme="minorEastAsia" w:hAnsiTheme="minorHAnsi" w:cstheme="minorBidi"/>
            <w:i w:val="0"/>
            <w:noProof/>
            <w:sz w:val="24"/>
            <w:szCs w:val="24"/>
            <w:lang w:val="fr-FR" w:eastAsia="en-US"/>
            <w:rPrChange w:id="292" w:author="Victor Cameo" w:date="2017-03-20T01:19:00Z">
              <w:rPr>
                <w:rFonts w:asciiTheme="minorHAnsi" w:eastAsiaTheme="minorEastAsia" w:hAnsiTheme="minorHAnsi" w:cstheme="minorBidi"/>
                <w:i w:val="0"/>
                <w:noProof/>
                <w:sz w:val="24"/>
                <w:szCs w:val="24"/>
                <w:lang w:val="en-US" w:eastAsia="en-US"/>
              </w:rPr>
            </w:rPrChange>
          </w:rPr>
          <w:tab/>
        </w:r>
        <w:r w:rsidRPr="00F30960">
          <w:rPr>
            <w:noProof/>
            <w:lang w:val="fr-FR"/>
            <w:rPrChange w:id="293" w:author="Victor Cameo" w:date="2017-03-20T01:19:00Z">
              <w:rPr>
                <w:noProof/>
              </w:rPr>
            </w:rPrChange>
          </w:rPr>
          <w:t>Test cases description</w:t>
        </w:r>
        <w:r w:rsidRPr="00F30960">
          <w:rPr>
            <w:noProof/>
            <w:lang w:val="fr-FR"/>
            <w:rPrChange w:id="294" w:author="Victor Cameo" w:date="2017-03-20T01:19:00Z">
              <w:rPr>
                <w:noProof/>
              </w:rPr>
            </w:rPrChange>
          </w:rPr>
          <w:tab/>
        </w:r>
        <w:r>
          <w:rPr>
            <w:noProof/>
          </w:rPr>
          <w:fldChar w:fldCharType="begin"/>
        </w:r>
        <w:r w:rsidRPr="00F30960">
          <w:rPr>
            <w:noProof/>
            <w:lang w:val="fr-FR"/>
            <w:rPrChange w:id="295" w:author="Victor Cameo" w:date="2017-03-20T01:19:00Z">
              <w:rPr>
                <w:noProof/>
              </w:rPr>
            </w:rPrChange>
          </w:rPr>
          <w:instrText xml:space="preserve"> PAGEREF _Toc477736072 \h </w:instrText>
        </w:r>
        <w:r>
          <w:rPr>
            <w:noProof/>
          </w:rPr>
        </w:r>
      </w:ins>
      <w:r>
        <w:rPr>
          <w:noProof/>
        </w:rPr>
        <w:fldChar w:fldCharType="separate"/>
      </w:r>
      <w:ins w:id="296" w:author="Victor Cameo" w:date="2017-03-20T01:18:00Z">
        <w:r w:rsidRPr="00F30960">
          <w:rPr>
            <w:noProof/>
            <w:lang w:val="fr-FR"/>
            <w:rPrChange w:id="297" w:author="Victor Cameo" w:date="2017-03-20T01:19:00Z">
              <w:rPr>
                <w:noProof/>
              </w:rPr>
            </w:rPrChange>
          </w:rPr>
          <w:t>8</w:t>
        </w:r>
        <w:r>
          <w:rPr>
            <w:noProof/>
          </w:rPr>
          <w:fldChar w:fldCharType="end"/>
        </w:r>
      </w:ins>
    </w:p>
    <w:p w14:paraId="5B00CF3F" w14:textId="77777777" w:rsidR="00F30960" w:rsidRDefault="00F30960">
      <w:pPr>
        <w:pStyle w:val="TOC2"/>
        <w:rPr>
          <w:ins w:id="298" w:author="Victor Cameo" w:date="2017-03-20T01:18:00Z"/>
          <w:rFonts w:asciiTheme="minorHAnsi" w:eastAsiaTheme="minorEastAsia" w:hAnsiTheme="minorHAnsi" w:cstheme="minorBidi"/>
          <w:b w:val="0"/>
          <w:bCs w:val="0"/>
          <w:sz w:val="24"/>
          <w:szCs w:val="24"/>
          <w:lang w:val="en-US" w:eastAsia="en-US"/>
        </w:rPr>
      </w:pPr>
      <w:ins w:id="299" w:author="Victor Cameo" w:date="2017-03-20T01:18:00Z">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_Toc477736073 \h </w:instrText>
        </w:r>
      </w:ins>
      <w:r>
        <w:fldChar w:fldCharType="separate"/>
      </w:r>
      <w:ins w:id="300" w:author="Victor Cameo" w:date="2017-03-20T01:18:00Z">
        <w:r>
          <w:t>8</w:t>
        </w:r>
        <w:r>
          <w:fldChar w:fldCharType="end"/>
        </w:r>
      </w:ins>
    </w:p>
    <w:p w14:paraId="491B8EF6" w14:textId="77777777" w:rsidR="00F30960" w:rsidRDefault="00F30960">
      <w:pPr>
        <w:pStyle w:val="TOC3"/>
        <w:rPr>
          <w:ins w:id="301" w:author="Victor Cameo" w:date="2017-03-20T01:18:00Z"/>
          <w:rFonts w:asciiTheme="minorHAnsi" w:eastAsiaTheme="minorEastAsia" w:hAnsiTheme="minorHAnsi" w:cstheme="minorBidi"/>
          <w:i w:val="0"/>
          <w:noProof/>
          <w:sz w:val="24"/>
          <w:szCs w:val="24"/>
          <w:lang w:val="en-US" w:eastAsia="en-US"/>
        </w:rPr>
      </w:pPr>
      <w:ins w:id="302" w:author="Victor Cameo" w:date="2017-03-20T01:18:00Z">
        <w:r w:rsidRPr="00D84650">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_Toc477736074 \h </w:instrText>
        </w:r>
        <w:r>
          <w:rPr>
            <w:noProof/>
          </w:rPr>
        </w:r>
      </w:ins>
      <w:r>
        <w:rPr>
          <w:noProof/>
        </w:rPr>
        <w:fldChar w:fldCharType="separate"/>
      </w:r>
      <w:ins w:id="303" w:author="Victor Cameo" w:date="2017-03-20T01:18:00Z">
        <w:r>
          <w:rPr>
            <w:noProof/>
          </w:rPr>
          <w:t>9</w:t>
        </w:r>
        <w:r>
          <w:rPr>
            <w:noProof/>
          </w:rPr>
          <w:fldChar w:fldCharType="end"/>
        </w:r>
      </w:ins>
    </w:p>
    <w:p w14:paraId="41483C7F" w14:textId="77777777" w:rsidR="00F30960" w:rsidRDefault="00F30960">
      <w:pPr>
        <w:pStyle w:val="TOC3"/>
        <w:rPr>
          <w:ins w:id="304" w:author="Victor Cameo" w:date="2017-03-20T01:18:00Z"/>
          <w:rFonts w:asciiTheme="minorHAnsi" w:eastAsiaTheme="minorEastAsia" w:hAnsiTheme="minorHAnsi" w:cstheme="minorBidi"/>
          <w:i w:val="0"/>
          <w:noProof/>
          <w:sz w:val="24"/>
          <w:szCs w:val="24"/>
          <w:lang w:val="en-US" w:eastAsia="en-US"/>
        </w:rPr>
      </w:pPr>
      <w:ins w:id="305" w:author="Victor Cameo" w:date="2017-03-20T01:18:00Z">
        <w:r w:rsidRPr="00D84650">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_Toc477736075 \h </w:instrText>
        </w:r>
        <w:r>
          <w:rPr>
            <w:noProof/>
          </w:rPr>
        </w:r>
      </w:ins>
      <w:r>
        <w:rPr>
          <w:noProof/>
        </w:rPr>
        <w:fldChar w:fldCharType="separate"/>
      </w:r>
      <w:ins w:id="306" w:author="Victor Cameo" w:date="2017-03-20T01:18:00Z">
        <w:r>
          <w:rPr>
            <w:noProof/>
          </w:rPr>
          <w:t>9</w:t>
        </w:r>
        <w:r>
          <w:rPr>
            <w:noProof/>
          </w:rPr>
          <w:fldChar w:fldCharType="end"/>
        </w:r>
      </w:ins>
    </w:p>
    <w:p w14:paraId="0B45B8C5" w14:textId="77777777" w:rsidR="00F30960" w:rsidRDefault="00F30960">
      <w:pPr>
        <w:pStyle w:val="TOC2"/>
        <w:rPr>
          <w:ins w:id="307" w:author="Victor Cameo" w:date="2017-03-20T01:18:00Z"/>
          <w:rFonts w:asciiTheme="minorHAnsi" w:eastAsiaTheme="minorEastAsia" w:hAnsiTheme="minorHAnsi" w:cstheme="minorBidi"/>
          <w:b w:val="0"/>
          <w:bCs w:val="0"/>
          <w:sz w:val="24"/>
          <w:szCs w:val="24"/>
          <w:lang w:val="en-US" w:eastAsia="en-US"/>
        </w:rPr>
      </w:pPr>
      <w:ins w:id="308" w:author="Victor Cameo" w:date="2017-03-20T01:18:00Z">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_Toc477736076 \h </w:instrText>
        </w:r>
      </w:ins>
      <w:r>
        <w:fldChar w:fldCharType="separate"/>
      </w:r>
      <w:ins w:id="309" w:author="Victor Cameo" w:date="2017-03-20T01:18:00Z">
        <w:r>
          <w:t>9</w:t>
        </w:r>
        <w:r>
          <w:fldChar w:fldCharType="end"/>
        </w:r>
      </w:ins>
    </w:p>
    <w:p w14:paraId="0CCE0EDF" w14:textId="77777777" w:rsidR="00F30960" w:rsidRDefault="00F30960">
      <w:pPr>
        <w:pStyle w:val="TOC3"/>
        <w:rPr>
          <w:ins w:id="310" w:author="Victor Cameo" w:date="2017-03-20T01:18:00Z"/>
          <w:rFonts w:asciiTheme="minorHAnsi" w:eastAsiaTheme="minorEastAsia" w:hAnsiTheme="minorHAnsi" w:cstheme="minorBidi"/>
          <w:i w:val="0"/>
          <w:noProof/>
          <w:sz w:val="24"/>
          <w:szCs w:val="24"/>
          <w:lang w:val="en-US" w:eastAsia="en-US"/>
        </w:rPr>
      </w:pPr>
      <w:ins w:id="311" w:author="Victor Cameo" w:date="2017-03-20T01:18:00Z">
        <w:r w:rsidRPr="00D84650">
          <w:rPr>
            <w:i w:val="0"/>
            <w:noProof/>
            <w:color w:val="000000"/>
          </w:rPr>
          <w:t>3.7.1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_Toc477736077 \h </w:instrText>
        </w:r>
        <w:r>
          <w:rPr>
            <w:noProof/>
          </w:rPr>
        </w:r>
      </w:ins>
      <w:r>
        <w:rPr>
          <w:noProof/>
        </w:rPr>
        <w:fldChar w:fldCharType="separate"/>
      </w:r>
      <w:ins w:id="312" w:author="Victor Cameo" w:date="2017-03-20T01:18:00Z">
        <w:r>
          <w:rPr>
            <w:noProof/>
          </w:rPr>
          <w:t>9</w:t>
        </w:r>
        <w:r>
          <w:rPr>
            <w:noProof/>
          </w:rPr>
          <w:fldChar w:fldCharType="end"/>
        </w:r>
      </w:ins>
    </w:p>
    <w:p w14:paraId="581D486B" w14:textId="77777777" w:rsidR="00F30960" w:rsidRDefault="00F30960">
      <w:pPr>
        <w:pStyle w:val="TOC3"/>
        <w:rPr>
          <w:ins w:id="313" w:author="Victor Cameo" w:date="2017-03-20T01:18:00Z"/>
          <w:rFonts w:asciiTheme="minorHAnsi" w:eastAsiaTheme="minorEastAsia" w:hAnsiTheme="minorHAnsi" w:cstheme="minorBidi"/>
          <w:i w:val="0"/>
          <w:noProof/>
          <w:sz w:val="24"/>
          <w:szCs w:val="24"/>
          <w:lang w:val="en-US" w:eastAsia="en-US"/>
        </w:rPr>
      </w:pPr>
      <w:ins w:id="314" w:author="Victor Cameo" w:date="2017-03-20T01:18:00Z">
        <w:r w:rsidRPr="00D84650">
          <w:rPr>
            <w:i w:val="0"/>
            <w:noProof/>
            <w:color w:val="000000"/>
          </w:rPr>
          <w:t>3.7.2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_Toc477736078 \h </w:instrText>
        </w:r>
        <w:r>
          <w:rPr>
            <w:noProof/>
          </w:rPr>
        </w:r>
      </w:ins>
      <w:r>
        <w:rPr>
          <w:noProof/>
        </w:rPr>
        <w:fldChar w:fldCharType="separate"/>
      </w:r>
      <w:ins w:id="315" w:author="Victor Cameo" w:date="2017-03-20T01:18:00Z">
        <w:r>
          <w:rPr>
            <w:noProof/>
          </w:rPr>
          <w:t>10</w:t>
        </w:r>
        <w:r>
          <w:rPr>
            <w:noProof/>
          </w:rPr>
          <w:fldChar w:fldCharType="end"/>
        </w:r>
      </w:ins>
    </w:p>
    <w:p w14:paraId="76700EAE" w14:textId="77777777" w:rsidR="00F30960" w:rsidRDefault="00F30960">
      <w:pPr>
        <w:pStyle w:val="TOC2"/>
        <w:rPr>
          <w:ins w:id="316" w:author="Victor Cameo" w:date="2017-03-20T01:18:00Z"/>
          <w:rFonts w:asciiTheme="minorHAnsi" w:eastAsiaTheme="minorEastAsia" w:hAnsiTheme="minorHAnsi" w:cstheme="minorBidi"/>
          <w:b w:val="0"/>
          <w:bCs w:val="0"/>
          <w:sz w:val="24"/>
          <w:szCs w:val="24"/>
          <w:lang w:val="en-US" w:eastAsia="en-US"/>
        </w:rPr>
      </w:pPr>
      <w:ins w:id="317" w:author="Victor Cameo" w:date="2017-03-20T01:18:00Z">
        <w:r>
          <w:t>3.8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_Toc477736079 \h </w:instrText>
        </w:r>
      </w:ins>
      <w:r>
        <w:fldChar w:fldCharType="separate"/>
      </w:r>
      <w:ins w:id="318" w:author="Victor Cameo" w:date="2017-03-20T01:18:00Z">
        <w:r>
          <w:t>10</w:t>
        </w:r>
        <w:r>
          <w:fldChar w:fldCharType="end"/>
        </w:r>
      </w:ins>
    </w:p>
    <w:p w14:paraId="43F012EF" w14:textId="77777777" w:rsidR="00F30960" w:rsidRDefault="00F30960">
      <w:pPr>
        <w:pStyle w:val="TOC3"/>
        <w:rPr>
          <w:ins w:id="319" w:author="Victor Cameo" w:date="2017-03-20T01:18:00Z"/>
          <w:rFonts w:asciiTheme="minorHAnsi" w:eastAsiaTheme="minorEastAsia" w:hAnsiTheme="minorHAnsi" w:cstheme="minorBidi"/>
          <w:i w:val="0"/>
          <w:noProof/>
          <w:sz w:val="24"/>
          <w:szCs w:val="24"/>
          <w:lang w:val="en-US" w:eastAsia="en-US"/>
        </w:rPr>
      </w:pPr>
      <w:ins w:id="320" w:author="Victor Cameo" w:date="2017-03-20T01:18:00Z">
        <w:r w:rsidRPr="00D84650">
          <w:rPr>
            <w:i w:val="0"/>
            <w:noProof/>
            <w:color w:val="000000"/>
          </w:rPr>
          <w:t>3.8.1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_Toc477736080 \h </w:instrText>
        </w:r>
        <w:r>
          <w:rPr>
            <w:noProof/>
          </w:rPr>
        </w:r>
      </w:ins>
      <w:r>
        <w:rPr>
          <w:noProof/>
        </w:rPr>
        <w:fldChar w:fldCharType="separate"/>
      </w:r>
      <w:ins w:id="321" w:author="Victor Cameo" w:date="2017-03-20T01:18:00Z">
        <w:r>
          <w:rPr>
            <w:noProof/>
          </w:rPr>
          <w:t>10</w:t>
        </w:r>
        <w:r>
          <w:rPr>
            <w:noProof/>
          </w:rPr>
          <w:fldChar w:fldCharType="end"/>
        </w:r>
      </w:ins>
    </w:p>
    <w:p w14:paraId="6C13400D" w14:textId="77777777" w:rsidR="00F30960" w:rsidRDefault="00F30960">
      <w:pPr>
        <w:pStyle w:val="TOC3"/>
        <w:rPr>
          <w:ins w:id="322" w:author="Victor Cameo" w:date="2017-03-20T01:18:00Z"/>
          <w:rFonts w:asciiTheme="minorHAnsi" w:eastAsiaTheme="minorEastAsia" w:hAnsiTheme="minorHAnsi" w:cstheme="minorBidi"/>
          <w:i w:val="0"/>
          <w:noProof/>
          <w:sz w:val="24"/>
          <w:szCs w:val="24"/>
          <w:lang w:val="en-US" w:eastAsia="en-US"/>
        </w:rPr>
      </w:pPr>
      <w:ins w:id="323" w:author="Victor Cameo" w:date="2017-03-20T01:18:00Z">
        <w:r w:rsidRPr="00D84650">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_Toc477736081 \h </w:instrText>
        </w:r>
        <w:r>
          <w:rPr>
            <w:noProof/>
          </w:rPr>
        </w:r>
      </w:ins>
      <w:r>
        <w:rPr>
          <w:noProof/>
        </w:rPr>
        <w:fldChar w:fldCharType="separate"/>
      </w:r>
      <w:ins w:id="324" w:author="Victor Cameo" w:date="2017-03-20T01:18:00Z">
        <w:r>
          <w:rPr>
            <w:noProof/>
          </w:rPr>
          <w:t>11</w:t>
        </w:r>
        <w:r>
          <w:rPr>
            <w:noProof/>
          </w:rPr>
          <w:fldChar w:fldCharType="end"/>
        </w:r>
      </w:ins>
    </w:p>
    <w:p w14:paraId="398D1BC6" w14:textId="77777777" w:rsidR="00F30960" w:rsidRDefault="00F30960">
      <w:pPr>
        <w:pStyle w:val="TOC2"/>
        <w:rPr>
          <w:ins w:id="325" w:author="Victor Cameo" w:date="2017-03-20T01:18:00Z"/>
          <w:rFonts w:asciiTheme="minorHAnsi" w:eastAsiaTheme="minorEastAsia" w:hAnsiTheme="minorHAnsi" w:cstheme="minorBidi"/>
          <w:b w:val="0"/>
          <w:bCs w:val="0"/>
          <w:sz w:val="24"/>
          <w:szCs w:val="24"/>
          <w:lang w:val="en-US" w:eastAsia="en-US"/>
        </w:rPr>
      </w:pPr>
      <w:ins w:id="326" w:author="Victor Cameo" w:date="2017-03-20T01:18:00Z">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_Toc477736082 \h </w:instrText>
        </w:r>
      </w:ins>
      <w:r>
        <w:fldChar w:fldCharType="separate"/>
      </w:r>
      <w:ins w:id="327" w:author="Victor Cameo" w:date="2017-03-20T01:18:00Z">
        <w:r>
          <w:t>11</w:t>
        </w:r>
        <w:r>
          <w:fldChar w:fldCharType="end"/>
        </w:r>
      </w:ins>
    </w:p>
    <w:p w14:paraId="756F47E1" w14:textId="77777777" w:rsidR="00F30960" w:rsidRDefault="00F30960">
      <w:pPr>
        <w:pStyle w:val="TOC3"/>
        <w:rPr>
          <w:ins w:id="328" w:author="Victor Cameo" w:date="2017-03-20T01:18:00Z"/>
          <w:rFonts w:asciiTheme="minorHAnsi" w:eastAsiaTheme="minorEastAsia" w:hAnsiTheme="minorHAnsi" w:cstheme="minorBidi"/>
          <w:i w:val="0"/>
          <w:noProof/>
          <w:sz w:val="24"/>
          <w:szCs w:val="24"/>
          <w:lang w:val="en-US" w:eastAsia="en-US"/>
        </w:rPr>
      </w:pPr>
      <w:ins w:id="329" w:author="Victor Cameo" w:date="2017-03-20T01:18:00Z">
        <w:r w:rsidRPr="00D84650">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_Toc477736083 \h </w:instrText>
        </w:r>
        <w:r>
          <w:rPr>
            <w:noProof/>
          </w:rPr>
        </w:r>
      </w:ins>
      <w:r>
        <w:rPr>
          <w:noProof/>
        </w:rPr>
        <w:fldChar w:fldCharType="separate"/>
      </w:r>
      <w:ins w:id="330" w:author="Victor Cameo" w:date="2017-03-20T01:18:00Z">
        <w:r>
          <w:rPr>
            <w:noProof/>
          </w:rPr>
          <w:t>12</w:t>
        </w:r>
        <w:r>
          <w:rPr>
            <w:noProof/>
          </w:rPr>
          <w:fldChar w:fldCharType="end"/>
        </w:r>
      </w:ins>
    </w:p>
    <w:p w14:paraId="4925717B" w14:textId="77777777" w:rsidR="00F30960" w:rsidRDefault="00F30960">
      <w:pPr>
        <w:pStyle w:val="TOC3"/>
        <w:rPr>
          <w:ins w:id="331" w:author="Victor Cameo" w:date="2017-03-20T01:18:00Z"/>
          <w:rFonts w:asciiTheme="minorHAnsi" w:eastAsiaTheme="minorEastAsia" w:hAnsiTheme="minorHAnsi" w:cstheme="minorBidi"/>
          <w:i w:val="0"/>
          <w:noProof/>
          <w:sz w:val="24"/>
          <w:szCs w:val="24"/>
          <w:lang w:val="en-US" w:eastAsia="en-US"/>
        </w:rPr>
      </w:pPr>
      <w:ins w:id="332" w:author="Victor Cameo" w:date="2017-03-20T01:18:00Z">
        <w:r w:rsidRPr="00D84650">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_Toc477736084 \h </w:instrText>
        </w:r>
        <w:r>
          <w:rPr>
            <w:noProof/>
          </w:rPr>
        </w:r>
      </w:ins>
      <w:r>
        <w:rPr>
          <w:noProof/>
        </w:rPr>
        <w:fldChar w:fldCharType="separate"/>
      </w:r>
      <w:ins w:id="333" w:author="Victor Cameo" w:date="2017-03-20T01:18:00Z">
        <w:r>
          <w:rPr>
            <w:noProof/>
          </w:rPr>
          <w:t>12</w:t>
        </w:r>
        <w:r>
          <w:rPr>
            <w:noProof/>
          </w:rPr>
          <w:fldChar w:fldCharType="end"/>
        </w:r>
      </w:ins>
    </w:p>
    <w:p w14:paraId="3C7F6782" w14:textId="77777777" w:rsidR="00F30960" w:rsidRDefault="00F30960">
      <w:pPr>
        <w:pStyle w:val="TOC2"/>
        <w:rPr>
          <w:ins w:id="334" w:author="Victor Cameo" w:date="2017-03-20T01:18:00Z"/>
          <w:rFonts w:asciiTheme="minorHAnsi" w:eastAsiaTheme="minorEastAsia" w:hAnsiTheme="minorHAnsi" w:cstheme="minorBidi"/>
          <w:b w:val="0"/>
          <w:bCs w:val="0"/>
          <w:sz w:val="24"/>
          <w:szCs w:val="24"/>
          <w:lang w:val="en-US" w:eastAsia="en-US"/>
        </w:rPr>
      </w:pPr>
      <w:ins w:id="335" w:author="Victor Cameo" w:date="2017-03-20T01:18:00Z">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_Toc477736085 \h </w:instrText>
        </w:r>
      </w:ins>
      <w:r>
        <w:fldChar w:fldCharType="separate"/>
      </w:r>
      <w:ins w:id="336" w:author="Victor Cameo" w:date="2017-03-20T01:18:00Z">
        <w:r>
          <w:t>12</w:t>
        </w:r>
        <w:r>
          <w:fldChar w:fldCharType="end"/>
        </w:r>
      </w:ins>
    </w:p>
    <w:p w14:paraId="7EB2A84F" w14:textId="77777777" w:rsidR="00F30960" w:rsidRDefault="00F30960">
      <w:pPr>
        <w:pStyle w:val="TOC3"/>
        <w:tabs>
          <w:tab w:val="left" w:pos="1680"/>
        </w:tabs>
        <w:rPr>
          <w:ins w:id="337" w:author="Victor Cameo" w:date="2017-03-20T01:18:00Z"/>
          <w:rFonts w:asciiTheme="minorHAnsi" w:eastAsiaTheme="minorEastAsia" w:hAnsiTheme="minorHAnsi" w:cstheme="minorBidi"/>
          <w:i w:val="0"/>
          <w:noProof/>
          <w:sz w:val="24"/>
          <w:szCs w:val="24"/>
          <w:lang w:val="en-US" w:eastAsia="en-US"/>
        </w:rPr>
      </w:pPr>
      <w:ins w:id="338" w:author="Victor Cameo" w:date="2017-03-20T01:18:00Z">
        <w:r w:rsidRPr="00D84650">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_Toc477736086 \h </w:instrText>
        </w:r>
        <w:r>
          <w:rPr>
            <w:noProof/>
          </w:rPr>
        </w:r>
      </w:ins>
      <w:r>
        <w:rPr>
          <w:noProof/>
        </w:rPr>
        <w:fldChar w:fldCharType="separate"/>
      </w:r>
      <w:ins w:id="339" w:author="Victor Cameo" w:date="2017-03-20T01:18:00Z">
        <w:r>
          <w:rPr>
            <w:noProof/>
          </w:rPr>
          <w:t>13</w:t>
        </w:r>
        <w:r>
          <w:rPr>
            <w:noProof/>
          </w:rPr>
          <w:fldChar w:fldCharType="end"/>
        </w:r>
      </w:ins>
    </w:p>
    <w:p w14:paraId="26EFE6D9" w14:textId="77777777" w:rsidR="00F30960" w:rsidRDefault="00F30960">
      <w:pPr>
        <w:pStyle w:val="TOC3"/>
        <w:tabs>
          <w:tab w:val="left" w:pos="1680"/>
        </w:tabs>
        <w:rPr>
          <w:ins w:id="340" w:author="Victor Cameo" w:date="2017-03-20T01:18:00Z"/>
          <w:rFonts w:asciiTheme="minorHAnsi" w:eastAsiaTheme="minorEastAsia" w:hAnsiTheme="minorHAnsi" w:cstheme="minorBidi"/>
          <w:i w:val="0"/>
          <w:noProof/>
          <w:sz w:val="24"/>
          <w:szCs w:val="24"/>
          <w:lang w:val="en-US" w:eastAsia="en-US"/>
        </w:rPr>
      </w:pPr>
      <w:ins w:id="341" w:author="Victor Cameo" w:date="2017-03-20T01:18:00Z">
        <w:r w:rsidRPr="00D84650">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_Toc477736087 \h </w:instrText>
        </w:r>
        <w:r>
          <w:rPr>
            <w:noProof/>
          </w:rPr>
        </w:r>
      </w:ins>
      <w:r>
        <w:rPr>
          <w:noProof/>
        </w:rPr>
        <w:fldChar w:fldCharType="separate"/>
      </w:r>
      <w:ins w:id="342" w:author="Victor Cameo" w:date="2017-03-20T01:18:00Z">
        <w:r>
          <w:rPr>
            <w:noProof/>
          </w:rPr>
          <w:t>13</w:t>
        </w:r>
        <w:r>
          <w:rPr>
            <w:noProof/>
          </w:rPr>
          <w:fldChar w:fldCharType="end"/>
        </w:r>
      </w:ins>
    </w:p>
    <w:p w14:paraId="5C77C7F4" w14:textId="77777777" w:rsidR="00F30960" w:rsidRDefault="00F30960">
      <w:pPr>
        <w:pStyle w:val="TOC2"/>
        <w:rPr>
          <w:ins w:id="343" w:author="Victor Cameo" w:date="2017-03-20T01:18:00Z"/>
          <w:rFonts w:asciiTheme="minorHAnsi" w:eastAsiaTheme="minorEastAsia" w:hAnsiTheme="minorHAnsi" w:cstheme="minorBidi"/>
          <w:b w:val="0"/>
          <w:bCs w:val="0"/>
          <w:sz w:val="24"/>
          <w:szCs w:val="24"/>
          <w:lang w:val="en-US" w:eastAsia="en-US"/>
        </w:rPr>
      </w:pPr>
      <w:ins w:id="344" w:author="Victor Cameo" w:date="2017-03-20T01:18:00Z">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_Toc477736088 \h </w:instrText>
        </w:r>
      </w:ins>
      <w:r>
        <w:fldChar w:fldCharType="separate"/>
      </w:r>
      <w:ins w:id="345" w:author="Victor Cameo" w:date="2017-03-20T01:18:00Z">
        <w:r>
          <w:t>13</w:t>
        </w:r>
        <w:r>
          <w:fldChar w:fldCharType="end"/>
        </w:r>
      </w:ins>
    </w:p>
    <w:p w14:paraId="7A3ED386" w14:textId="77777777" w:rsidR="00F30960" w:rsidRDefault="00F30960">
      <w:pPr>
        <w:pStyle w:val="TOC3"/>
        <w:tabs>
          <w:tab w:val="left" w:pos="1680"/>
        </w:tabs>
        <w:rPr>
          <w:ins w:id="346" w:author="Victor Cameo" w:date="2017-03-20T01:18:00Z"/>
          <w:rFonts w:asciiTheme="minorHAnsi" w:eastAsiaTheme="minorEastAsia" w:hAnsiTheme="minorHAnsi" w:cstheme="minorBidi"/>
          <w:i w:val="0"/>
          <w:noProof/>
          <w:sz w:val="24"/>
          <w:szCs w:val="24"/>
          <w:lang w:val="en-US" w:eastAsia="en-US"/>
        </w:rPr>
      </w:pPr>
      <w:ins w:id="347" w:author="Victor Cameo" w:date="2017-03-20T01:18:00Z">
        <w:r w:rsidRPr="00D84650">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_Toc477736089 \h </w:instrText>
        </w:r>
        <w:r>
          <w:rPr>
            <w:noProof/>
          </w:rPr>
        </w:r>
      </w:ins>
      <w:r>
        <w:rPr>
          <w:noProof/>
        </w:rPr>
        <w:fldChar w:fldCharType="separate"/>
      </w:r>
      <w:ins w:id="348" w:author="Victor Cameo" w:date="2017-03-20T01:18:00Z">
        <w:r>
          <w:rPr>
            <w:noProof/>
          </w:rPr>
          <w:t>14</w:t>
        </w:r>
        <w:r>
          <w:rPr>
            <w:noProof/>
          </w:rPr>
          <w:fldChar w:fldCharType="end"/>
        </w:r>
      </w:ins>
    </w:p>
    <w:p w14:paraId="5745AD7F" w14:textId="77777777" w:rsidR="00F30960" w:rsidRPr="00F30960" w:rsidRDefault="00F30960">
      <w:pPr>
        <w:pStyle w:val="TOC1"/>
        <w:tabs>
          <w:tab w:val="left" w:pos="442"/>
        </w:tabs>
        <w:rPr>
          <w:ins w:id="349" w:author="Victor Cameo" w:date="2017-03-20T01:18:00Z"/>
          <w:rFonts w:asciiTheme="minorHAnsi" w:eastAsiaTheme="minorEastAsia" w:hAnsiTheme="minorHAnsi" w:cstheme="minorBidi"/>
          <w:b w:val="0"/>
          <w:noProof/>
          <w:sz w:val="24"/>
          <w:lang w:val="fr-FR" w:eastAsia="en-US"/>
          <w:rPrChange w:id="350" w:author="Victor Cameo" w:date="2017-03-20T01:19:00Z">
            <w:rPr>
              <w:ins w:id="351" w:author="Victor Cameo" w:date="2017-03-20T01:18:00Z"/>
              <w:rFonts w:asciiTheme="minorHAnsi" w:eastAsiaTheme="minorEastAsia" w:hAnsiTheme="minorHAnsi" w:cstheme="minorBidi"/>
              <w:b w:val="0"/>
              <w:noProof/>
              <w:sz w:val="24"/>
              <w:lang w:val="en-US" w:eastAsia="en-US"/>
            </w:rPr>
          </w:rPrChange>
        </w:rPr>
      </w:pPr>
      <w:ins w:id="352" w:author="Victor Cameo" w:date="2017-03-20T01:18:00Z">
        <w:r w:rsidRPr="00F30960">
          <w:rPr>
            <w:noProof/>
            <w:lang w:val="fr-FR"/>
            <w:rPrChange w:id="353" w:author="Victor Cameo" w:date="2017-03-20T01:19:00Z">
              <w:rPr>
                <w:noProof/>
              </w:rPr>
            </w:rPrChange>
          </w:rPr>
          <w:t>4</w:t>
        </w:r>
        <w:r w:rsidRPr="00F30960">
          <w:rPr>
            <w:rFonts w:asciiTheme="minorHAnsi" w:eastAsiaTheme="minorEastAsia" w:hAnsiTheme="minorHAnsi" w:cstheme="minorBidi"/>
            <w:b w:val="0"/>
            <w:noProof/>
            <w:sz w:val="24"/>
            <w:lang w:val="fr-FR" w:eastAsia="en-US"/>
            <w:rPrChange w:id="354" w:author="Victor Cameo" w:date="2017-03-20T01:19:00Z">
              <w:rPr>
                <w:rFonts w:asciiTheme="minorHAnsi" w:eastAsiaTheme="minorEastAsia" w:hAnsiTheme="minorHAnsi" w:cstheme="minorBidi"/>
                <w:b w:val="0"/>
                <w:noProof/>
                <w:sz w:val="24"/>
                <w:lang w:val="en-US" w:eastAsia="en-US"/>
              </w:rPr>
            </w:rPrChange>
          </w:rPr>
          <w:tab/>
        </w:r>
        <w:r w:rsidRPr="00F30960">
          <w:rPr>
            <w:noProof/>
            <w:lang w:val="fr-FR"/>
            <w:rPrChange w:id="355" w:author="Victor Cameo" w:date="2017-03-20T01:19:00Z">
              <w:rPr>
                <w:noProof/>
              </w:rPr>
            </w:rPrChange>
          </w:rPr>
          <w:t>Applications performances</w:t>
        </w:r>
        <w:r w:rsidRPr="00F30960">
          <w:rPr>
            <w:noProof/>
            <w:lang w:val="fr-FR"/>
            <w:rPrChange w:id="356" w:author="Victor Cameo" w:date="2017-03-20T01:19:00Z">
              <w:rPr>
                <w:noProof/>
              </w:rPr>
            </w:rPrChange>
          </w:rPr>
          <w:tab/>
        </w:r>
        <w:r>
          <w:rPr>
            <w:noProof/>
          </w:rPr>
          <w:fldChar w:fldCharType="begin"/>
        </w:r>
        <w:r w:rsidRPr="00F30960">
          <w:rPr>
            <w:noProof/>
            <w:lang w:val="fr-FR"/>
            <w:rPrChange w:id="357" w:author="Victor Cameo" w:date="2017-03-20T01:19:00Z">
              <w:rPr>
                <w:noProof/>
              </w:rPr>
            </w:rPrChange>
          </w:rPr>
          <w:instrText xml:space="preserve"> PAGEREF _Toc477736090 \h </w:instrText>
        </w:r>
        <w:r>
          <w:rPr>
            <w:noProof/>
          </w:rPr>
        </w:r>
      </w:ins>
      <w:r>
        <w:rPr>
          <w:noProof/>
        </w:rPr>
        <w:fldChar w:fldCharType="separate"/>
      </w:r>
      <w:ins w:id="358" w:author="Victor Cameo" w:date="2017-03-20T01:18:00Z">
        <w:r w:rsidRPr="00F30960">
          <w:rPr>
            <w:noProof/>
            <w:lang w:val="fr-FR"/>
            <w:rPrChange w:id="359" w:author="Victor Cameo" w:date="2017-03-20T01:19:00Z">
              <w:rPr>
                <w:noProof/>
              </w:rPr>
            </w:rPrChange>
          </w:rPr>
          <w:t>14</w:t>
        </w:r>
        <w:r>
          <w:rPr>
            <w:noProof/>
          </w:rPr>
          <w:fldChar w:fldCharType="end"/>
        </w:r>
      </w:ins>
    </w:p>
    <w:p w14:paraId="271DB7AE" w14:textId="77777777" w:rsidR="00F30960" w:rsidRPr="00F30960" w:rsidRDefault="00F30960">
      <w:pPr>
        <w:pStyle w:val="TOC2"/>
        <w:rPr>
          <w:ins w:id="360" w:author="Victor Cameo" w:date="2017-03-20T01:18:00Z"/>
          <w:rFonts w:asciiTheme="minorHAnsi" w:eastAsiaTheme="minorEastAsia" w:hAnsiTheme="minorHAnsi" w:cstheme="minorBidi"/>
          <w:b w:val="0"/>
          <w:bCs w:val="0"/>
          <w:sz w:val="24"/>
          <w:szCs w:val="24"/>
          <w:lang w:val="fr-FR" w:eastAsia="en-US"/>
          <w:rPrChange w:id="361" w:author="Victor Cameo" w:date="2017-03-20T01:19:00Z">
            <w:rPr>
              <w:ins w:id="362" w:author="Victor Cameo" w:date="2017-03-20T01:18:00Z"/>
              <w:rFonts w:asciiTheme="minorHAnsi" w:eastAsiaTheme="minorEastAsia" w:hAnsiTheme="minorHAnsi" w:cstheme="minorBidi"/>
              <w:b w:val="0"/>
              <w:bCs w:val="0"/>
              <w:sz w:val="24"/>
              <w:szCs w:val="24"/>
              <w:lang w:val="en-US" w:eastAsia="en-US"/>
            </w:rPr>
          </w:rPrChange>
        </w:rPr>
      </w:pPr>
      <w:ins w:id="363" w:author="Victor Cameo" w:date="2017-03-20T01:18:00Z">
        <w:r w:rsidRPr="00F30960">
          <w:rPr>
            <w:lang w:val="fr-FR"/>
            <w:rPrChange w:id="364" w:author="Victor Cameo" w:date="2017-03-20T01:19:00Z">
              <w:rPr/>
            </w:rPrChange>
          </w:rPr>
          <w:t>4.1</w:t>
        </w:r>
        <w:r w:rsidRPr="00F30960">
          <w:rPr>
            <w:rFonts w:asciiTheme="minorHAnsi" w:eastAsiaTheme="minorEastAsia" w:hAnsiTheme="minorHAnsi" w:cstheme="minorBidi"/>
            <w:b w:val="0"/>
            <w:bCs w:val="0"/>
            <w:sz w:val="24"/>
            <w:szCs w:val="24"/>
            <w:lang w:val="fr-FR" w:eastAsia="en-US"/>
            <w:rPrChange w:id="365" w:author="Victor Cameo" w:date="2017-03-20T01:19:00Z">
              <w:rPr>
                <w:rFonts w:asciiTheme="minorHAnsi" w:eastAsiaTheme="minorEastAsia" w:hAnsiTheme="minorHAnsi" w:cstheme="minorBidi"/>
                <w:b w:val="0"/>
                <w:bCs w:val="0"/>
                <w:sz w:val="24"/>
                <w:szCs w:val="24"/>
                <w:lang w:val="en-US" w:eastAsia="en-US"/>
              </w:rPr>
            </w:rPrChange>
          </w:rPr>
          <w:tab/>
        </w:r>
        <w:r w:rsidRPr="00F30960">
          <w:rPr>
            <w:lang w:val="fr-FR"/>
            <w:rPrChange w:id="366" w:author="Victor Cameo" w:date="2017-03-20T01:19:00Z">
              <w:rPr/>
            </w:rPrChange>
          </w:rPr>
          <w:t>ALYA</w:t>
        </w:r>
        <w:r w:rsidRPr="00F30960">
          <w:rPr>
            <w:lang w:val="fr-FR"/>
            <w:rPrChange w:id="367" w:author="Victor Cameo" w:date="2017-03-20T01:19:00Z">
              <w:rPr/>
            </w:rPrChange>
          </w:rPr>
          <w:tab/>
        </w:r>
        <w:r>
          <w:fldChar w:fldCharType="begin"/>
        </w:r>
        <w:r w:rsidRPr="00F30960">
          <w:rPr>
            <w:lang w:val="fr-FR"/>
            <w:rPrChange w:id="368" w:author="Victor Cameo" w:date="2017-03-20T01:19:00Z">
              <w:rPr/>
            </w:rPrChange>
          </w:rPr>
          <w:instrText xml:space="preserve"> PAGEREF _Toc477736091 \h </w:instrText>
        </w:r>
      </w:ins>
      <w:r>
        <w:fldChar w:fldCharType="separate"/>
      </w:r>
      <w:ins w:id="369" w:author="Victor Cameo" w:date="2017-03-20T01:18:00Z">
        <w:r w:rsidRPr="00F30960">
          <w:rPr>
            <w:lang w:val="fr-FR"/>
            <w:rPrChange w:id="370" w:author="Victor Cameo" w:date="2017-03-20T01:19:00Z">
              <w:rPr/>
            </w:rPrChange>
          </w:rPr>
          <w:t>15</w:t>
        </w:r>
        <w:r>
          <w:fldChar w:fldCharType="end"/>
        </w:r>
      </w:ins>
    </w:p>
    <w:p w14:paraId="3A1C602F" w14:textId="77777777" w:rsidR="00F30960" w:rsidRPr="00F30960" w:rsidRDefault="00F30960">
      <w:pPr>
        <w:pStyle w:val="TOC2"/>
        <w:rPr>
          <w:ins w:id="371" w:author="Victor Cameo" w:date="2017-03-20T01:18:00Z"/>
          <w:rFonts w:asciiTheme="minorHAnsi" w:eastAsiaTheme="minorEastAsia" w:hAnsiTheme="minorHAnsi" w:cstheme="minorBidi"/>
          <w:b w:val="0"/>
          <w:bCs w:val="0"/>
          <w:sz w:val="24"/>
          <w:szCs w:val="24"/>
          <w:lang w:val="fr-FR" w:eastAsia="en-US"/>
          <w:rPrChange w:id="372" w:author="Victor Cameo" w:date="2017-03-20T01:19:00Z">
            <w:rPr>
              <w:ins w:id="373" w:author="Victor Cameo" w:date="2017-03-20T01:18:00Z"/>
              <w:rFonts w:asciiTheme="minorHAnsi" w:eastAsiaTheme="minorEastAsia" w:hAnsiTheme="minorHAnsi" w:cstheme="minorBidi"/>
              <w:b w:val="0"/>
              <w:bCs w:val="0"/>
              <w:sz w:val="24"/>
              <w:szCs w:val="24"/>
              <w:lang w:val="en-US" w:eastAsia="en-US"/>
            </w:rPr>
          </w:rPrChange>
        </w:rPr>
      </w:pPr>
      <w:ins w:id="374" w:author="Victor Cameo" w:date="2017-03-20T01:18:00Z">
        <w:r w:rsidRPr="00F30960">
          <w:rPr>
            <w:lang w:val="fr-FR"/>
            <w:rPrChange w:id="375" w:author="Victor Cameo" w:date="2017-03-20T01:19:00Z">
              <w:rPr/>
            </w:rPrChange>
          </w:rPr>
          <w:t>4.2</w:t>
        </w:r>
        <w:r w:rsidRPr="00F30960">
          <w:rPr>
            <w:rFonts w:asciiTheme="minorHAnsi" w:eastAsiaTheme="minorEastAsia" w:hAnsiTheme="minorHAnsi" w:cstheme="minorBidi"/>
            <w:b w:val="0"/>
            <w:bCs w:val="0"/>
            <w:sz w:val="24"/>
            <w:szCs w:val="24"/>
            <w:lang w:val="fr-FR" w:eastAsia="en-US"/>
            <w:rPrChange w:id="376" w:author="Victor Cameo" w:date="2017-03-20T01:19:00Z">
              <w:rPr>
                <w:rFonts w:asciiTheme="minorHAnsi" w:eastAsiaTheme="minorEastAsia" w:hAnsiTheme="minorHAnsi" w:cstheme="minorBidi"/>
                <w:b w:val="0"/>
                <w:bCs w:val="0"/>
                <w:sz w:val="24"/>
                <w:szCs w:val="24"/>
                <w:lang w:val="en-US" w:eastAsia="en-US"/>
              </w:rPr>
            </w:rPrChange>
          </w:rPr>
          <w:tab/>
        </w:r>
        <w:r w:rsidRPr="00F30960">
          <w:rPr>
            <w:lang w:val="fr-FR"/>
            <w:rPrChange w:id="377" w:author="Victor Cameo" w:date="2017-03-20T01:19:00Z">
              <w:rPr/>
            </w:rPrChange>
          </w:rPr>
          <w:t>Code_Saturne</w:t>
        </w:r>
        <w:r w:rsidRPr="00F30960">
          <w:rPr>
            <w:lang w:val="fr-FR"/>
            <w:rPrChange w:id="378" w:author="Victor Cameo" w:date="2017-03-20T01:19:00Z">
              <w:rPr/>
            </w:rPrChange>
          </w:rPr>
          <w:tab/>
        </w:r>
        <w:r>
          <w:fldChar w:fldCharType="begin"/>
        </w:r>
        <w:r w:rsidRPr="00F30960">
          <w:rPr>
            <w:lang w:val="fr-FR"/>
            <w:rPrChange w:id="379" w:author="Victor Cameo" w:date="2017-03-20T01:19:00Z">
              <w:rPr/>
            </w:rPrChange>
          </w:rPr>
          <w:instrText xml:space="preserve"> PAGEREF _Toc477736092 \h </w:instrText>
        </w:r>
      </w:ins>
      <w:r>
        <w:fldChar w:fldCharType="separate"/>
      </w:r>
      <w:ins w:id="380" w:author="Victor Cameo" w:date="2017-03-20T01:18:00Z">
        <w:r w:rsidRPr="00F30960">
          <w:rPr>
            <w:lang w:val="fr-FR"/>
            <w:rPrChange w:id="381" w:author="Victor Cameo" w:date="2017-03-20T01:19:00Z">
              <w:rPr/>
            </w:rPrChange>
          </w:rPr>
          <w:t>16</w:t>
        </w:r>
        <w:r>
          <w:fldChar w:fldCharType="end"/>
        </w:r>
      </w:ins>
    </w:p>
    <w:p w14:paraId="6DA2B9F9" w14:textId="77777777" w:rsidR="00F30960" w:rsidRDefault="00F30960">
      <w:pPr>
        <w:pStyle w:val="TOC2"/>
        <w:rPr>
          <w:ins w:id="382" w:author="Victor Cameo" w:date="2017-03-20T01:18:00Z"/>
          <w:rFonts w:asciiTheme="minorHAnsi" w:eastAsiaTheme="minorEastAsia" w:hAnsiTheme="minorHAnsi" w:cstheme="minorBidi"/>
          <w:b w:val="0"/>
          <w:bCs w:val="0"/>
          <w:sz w:val="24"/>
          <w:szCs w:val="24"/>
          <w:lang w:val="en-US" w:eastAsia="en-US"/>
        </w:rPr>
      </w:pPr>
      <w:ins w:id="383" w:author="Victor Cameo" w:date="2017-03-20T01:18:00Z">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_Toc477736093 \h </w:instrText>
        </w:r>
      </w:ins>
      <w:r>
        <w:fldChar w:fldCharType="separate"/>
      </w:r>
      <w:ins w:id="384" w:author="Victor Cameo" w:date="2017-03-20T01:18:00Z">
        <w:r>
          <w:t>16</w:t>
        </w:r>
        <w:r>
          <w:fldChar w:fldCharType="end"/>
        </w:r>
      </w:ins>
    </w:p>
    <w:p w14:paraId="16C56990" w14:textId="77777777" w:rsidR="00F30960" w:rsidRDefault="00F30960">
      <w:pPr>
        <w:pStyle w:val="TOC2"/>
        <w:rPr>
          <w:ins w:id="385" w:author="Victor Cameo" w:date="2017-03-20T01:18:00Z"/>
          <w:rFonts w:asciiTheme="minorHAnsi" w:eastAsiaTheme="minorEastAsia" w:hAnsiTheme="minorHAnsi" w:cstheme="minorBidi"/>
          <w:b w:val="0"/>
          <w:bCs w:val="0"/>
          <w:sz w:val="24"/>
          <w:szCs w:val="24"/>
          <w:lang w:val="en-US" w:eastAsia="en-US"/>
        </w:rPr>
      </w:pPr>
      <w:ins w:id="386" w:author="Victor Cameo" w:date="2017-03-20T01:18:00Z">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_Toc477736094 \h </w:instrText>
        </w:r>
      </w:ins>
      <w:r>
        <w:fldChar w:fldCharType="separate"/>
      </w:r>
      <w:ins w:id="387" w:author="Victor Cameo" w:date="2017-03-20T01:18:00Z">
        <w:r>
          <w:t>18</w:t>
        </w:r>
        <w:r>
          <w:fldChar w:fldCharType="end"/>
        </w:r>
      </w:ins>
    </w:p>
    <w:p w14:paraId="2E6F8691" w14:textId="77777777" w:rsidR="00F30960" w:rsidRDefault="00F30960">
      <w:pPr>
        <w:pStyle w:val="TOC2"/>
        <w:rPr>
          <w:ins w:id="388" w:author="Victor Cameo" w:date="2017-03-20T01:18:00Z"/>
          <w:rFonts w:asciiTheme="minorHAnsi" w:eastAsiaTheme="minorEastAsia" w:hAnsiTheme="minorHAnsi" w:cstheme="minorBidi"/>
          <w:b w:val="0"/>
          <w:bCs w:val="0"/>
          <w:sz w:val="24"/>
          <w:szCs w:val="24"/>
          <w:lang w:val="en-US" w:eastAsia="en-US"/>
        </w:rPr>
      </w:pPr>
      <w:ins w:id="389" w:author="Victor Cameo" w:date="2017-03-20T01:18:00Z">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_Toc477736095 \h </w:instrText>
        </w:r>
      </w:ins>
      <w:r>
        <w:fldChar w:fldCharType="separate"/>
      </w:r>
      <w:ins w:id="390" w:author="Victor Cameo" w:date="2017-03-20T01:18:00Z">
        <w:r>
          <w:t>18</w:t>
        </w:r>
        <w:r>
          <w:fldChar w:fldCharType="end"/>
        </w:r>
      </w:ins>
    </w:p>
    <w:p w14:paraId="078A2692" w14:textId="77777777" w:rsidR="00F30960" w:rsidRDefault="00F30960">
      <w:pPr>
        <w:pStyle w:val="TOC2"/>
        <w:rPr>
          <w:ins w:id="391" w:author="Victor Cameo" w:date="2017-03-20T01:18:00Z"/>
          <w:rFonts w:asciiTheme="minorHAnsi" w:eastAsiaTheme="minorEastAsia" w:hAnsiTheme="minorHAnsi" w:cstheme="minorBidi"/>
          <w:b w:val="0"/>
          <w:bCs w:val="0"/>
          <w:sz w:val="24"/>
          <w:szCs w:val="24"/>
          <w:lang w:val="en-US" w:eastAsia="en-US"/>
        </w:rPr>
      </w:pPr>
      <w:ins w:id="392" w:author="Victor Cameo" w:date="2017-03-20T01:18:00Z">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_Toc477736096 \h </w:instrText>
        </w:r>
      </w:ins>
      <w:r>
        <w:fldChar w:fldCharType="separate"/>
      </w:r>
      <w:ins w:id="393" w:author="Victor Cameo" w:date="2017-03-20T01:18:00Z">
        <w:r>
          <w:t>20</w:t>
        </w:r>
        <w:r>
          <w:fldChar w:fldCharType="end"/>
        </w:r>
      </w:ins>
    </w:p>
    <w:p w14:paraId="59F663DD" w14:textId="77777777" w:rsidR="00F30960" w:rsidRDefault="00F30960">
      <w:pPr>
        <w:pStyle w:val="TOC2"/>
        <w:rPr>
          <w:ins w:id="394" w:author="Victor Cameo" w:date="2017-03-20T01:18:00Z"/>
          <w:rFonts w:asciiTheme="minorHAnsi" w:eastAsiaTheme="minorEastAsia" w:hAnsiTheme="minorHAnsi" w:cstheme="minorBidi"/>
          <w:b w:val="0"/>
          <w:bCs w:val="0"/>
          <w:sz w:val="24"/>
          <w:szCs w:val="24"/>
          <w:lang w:val="en-US" w:eastAsia="en-US"/>
        </w:rPr>
      </w:pPr>
      <w:ins w:id="395" w:author="Victor Cameo" w:date="2017-03-20T01:18:00Z">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_Toc477736103 \h </w:instrText>
        </w:r>
      </w:ins>
      <w:r>
        <w:fldChar w:fldCharType="separate"/>
      </w:r>
      <w:ins w:id="396" w:author="Victor Cameo" w:date="2017-03-20T01:18:00Z">
        <w:r>
          <w:t>22</w:t>
        </w:r>
        <w:r>
          <w:fldChar w:fldCharType="end"/>
        </w:r>
      </w:ins>
    </w:p>
    <w:p w14:paraId="5C61F14C" w14:textId="77777777" w:rsidR="00F30960" w:rsidRDefault="00F30960">
      <w:pPr>
        <w:pStyle w:val="TOC3"/>
        <w:rPr>
          <w:ins w:id="397" w:author="Victor Cameo" w:date="2017-03-20T01:18:00Z"/>
          <w:rFonts w:asciiTheme="minorHAnsi" w:eastAsiaTheme="minorEastAsia" w:hAnsiTheme="minorHAnsi" w:cstheme="minorBidi"/>
          <w:i w:val="0"/>
          <w:noProof/>
          <w:sz w:val="24"/>
          <w:szCs w:val="24"/>
          <w:lang w:val="en-US" w:eastAsia="en-US"/>
        </w:rPr>
      </w:pPr>
      <w:ins w:id="398" w:author="Victor Cameo" w:date="2017-03-20T01:18:00Z">
        <w:r w:rsidRPr="00D84650">
          <w:rPr>
            <w:i w:val="0"/>
            <w:noProof/>
            <w:color w:val="000000"/>
          </w:rPr>
          <w:t>4.7.1</w:t>
        </w:r>
        <w:r>
          <w:rPr>
            <w:rFonts w:asciiTheme="minorHAnsi" w:eastAsiaTheme="minorEastAsia" w:hAnsiTheme="minorHAnsi" w:cstheme="minorBidi"/>
            <w:i w:val="0"/>
            <w:noProof/>
            <w:sz w:val="24"/>
            <w:szCs w:val="24"/>
            <w:lang w:val="en-US" w:eastAsia="en-US"/>
          </w:rPr>
          <w:tab/>
        </w:r>
        <w:r>
          <w:rPr>
            <w:noProof/>
          </w:rPr>
          <w:t>EXDIG Eigensolver Performance</w:t>
        </w:r>
        <w:r>
          <w:rPr>
            <w:noProof/>
          </w:rPr>
          <w:tab/>
        </w:r>
        <w:r>
          <w:rPr>
            <w:noProof/>
          </w:rPr>
          <w:fldChar w:fldCharType="begin"/>
        </w:r>
        <w:r>
          <w:rPr>
            <w:noProof/>
          </w:rPr>
          <w:instrText xml:space="preserve"> PAGEREF _Toc477736104 \h </w:instrText>
        </w:r>
        <w:r>
          <w:rPr>
            <w:noProof/>
          </w:rPr>
        </w:r>
      </w:ins>
      <w:r>
        <w:rPr>
          <w:noProof/>
        </w:rPr>
        <w:fldChar w:fldCharType="separate"/>
      </w:r>
      <w:ins w:id="399" w:author="Victor Cameo" w:date="2017-03-20T01:18:00Z">
        <w:r>
          <w:rPr>
            <w:noProof/>
          </w:rPr>
          <w:t>22</w:t>
        </w:r>
        <w:r>
          <w:rPr>
            <w:noProof/>
          </w:rPr>
          <w:fldChar w:fldCharType="end"/>
        </w:r>
      </w:ins>
    </w:p>
    <w:p w14:paraId="3472CC8C" w14:textId="77777777" w:rsidR="00F30960" w:rsidRDefault="00F30960">
      <w:pPr>
        <w:pStyle w:val="TOC2"/>
        <w:rPr>
          <w:ins w:id="400" w:author="Victor Cameo" w:date="2017-03-20T01:18:00Z"/>
          <w:rFonts w:asciiTheme="minorHAnsi" w:eastAsiaTheme="minorEastAsia" w:hAnsiTheme="minorHAnsi" w:cstheme="minorBidi"/>
          <w:b w:val="0"/>
          <w:bCs w:val="0"/>
          <w:sz w:val="24"/>
          <w:szCs w:val="24"/>
          <w:lang w:val="en-US" w:eastAsia="en-US"/>
        </w:rPr>
      </w:pPr>
      <w:ins w:id="401" w:author="Victor Cameo" w:date="2017-03-20T01:18:00Z">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_Toc477736105 \h </w:instrText>
        </w:r>
      </w:ins>
      <w:r>
        <w:fldChar w:fldCharType="separate"/>
      </w:r>
      <w:ins w:id="402" w:author="Victor Cameo" w:date="2017-03-20T01:18:00Z">
        <w:r>
          <w:t>24</w:t>
        </w:r>
        <w:r>
          <w:fldChar w:fldCharType="end"/>
        </w:r>
      </w:ins>
    </w:p>
    <w:p w14:paraId="331DEBD4" w14:textId="77777777" w:rsidR="00F30960" w:rsidRDefault="00F30960">
      <w:pPr>
        <w:pStyle w:val="TOC3"/>
        <w:rPr>
          <w:ins w:id="403" w:author="Victor Cameo" w:date="2017-03-20T01:18:00Z"/>
          <w:rFonts w:asciiTheme="minorHAnsi" w:eastAsiaTheme="minorEastAsia" w:hAnsiTheme="minorHAnsi" w:cstheme="minorBidi"/>
          <w:i w:val="0"/>
          <w:noProof/>
          <w:sz w:val="24"/>
          <w:szCs w:val="24"/>
          <w:lang w:val="en-US" w:eastAsia="en-US"/>
        </w:rPr>
      </w:pPr>
      <w:ins w:id="404" w:author="Victor Cameo" w:date="2017-03-20T01:18:00Z">
        <w:r w:rsidRPr="00D84650">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_Toc477736106 \h </w:instrText>
        </w:r>
        <w:r>
          <w:rPr>
            <w:noProof/>
          </w:rPr>
        </w:r>
      </w:ins>
      <w:r>
        <w:rPr>
          <w:noProof/>
        </w:rPr>
        <w:fldChar w:fldCharType="separate"/>
      </w:r>
      <w:ins w:id="405" w:author="Victor Cameo" w:date="2017-03-20T01:18:00Z">
        <w:r>
          <w:rPr>
            <w:noProof/>
          </w:rPr>
          <w:t>25</w:t>
        </w:r>
        <w:r>
          <w:rPr>
            <w:noProof/>
          </w:rPr>
          <w:fldChar w:fldCharType="end"/>
        </w:r>
      </w:ins>
    </w:p>
    <w:p w14:paraId="1DECFD1C" w14:textId="77777777" w:rsidR="00F30960" w:rsidRDefault="00F30960">
      <w:pPr>
        <w:pStyle w:val="TOC3"/>
        <w:rPr>
          <w:ins w:id="406" w:author="Victor Cameo" w:date="2017-03-20T01:18:00Z"/>
          <w:rFonts w:asciiTheme="minorHAnsi" w:eastAsiaTheme="minorEastAsia" w:hAnsiTheme="minorHAnsi" w:cstheme="minorBidi"/>
          <w:i w:val="0"/>
          <w:noProof/>
          <w:sz w:val="24"/>
          <w:szCs w:val="24"/>
          <w:lang w:val="en-US" w:eastAsia="en-US"/>
        </w:rPr>
      </w:pPr>
      <w:ins w:id="407" w:author="Victor Cameo" w:date="2017-03-20T01:18:00Z">
        <w:r w:rsidRPr="00D84650">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_Toc477736107 \h </w:instrText>
        </w:r>
        <w:r>
          <w:rPr>
            <w:noProof/>
          </w:rPr>
        </w:r>
      </w:ins>
      <w:r>
        <w:rPr>
          <w:noProof/>
        </w:rPr>
        <w:fldChar w:fldCharType="separate"/>
      </w:r>
      <w:ins w:id="408" w:author="Victor Cameo" w:date="2017-03-20T01:18:00Z">
        <w:r>
          <w:rPr>
            <w:noProof/>
          </w:rPr>
          <w:t>25</w:t>
        </w:r>
        <w:r>
          <w:rPr>
            <w:noProof/>
          </w:rPr>
          <w:fldChar w:fldCharType="end"/>
        </w:r>
      </w:ins>
    </w:p>
    <w:p w14:paraId="27B6CD87" w14:textId="77777777" w:rsidR="00F30960" w:rsidRDefault="00F30960">
      <w:pPr>
        <w:pStyle w:val="TOC2"/>
        <w:rPr>
          <w:ins w:id="409" w:author="Victor Cameo" w:date="2017-03-20T01:18:00Z"/>
          <w:rFonts w:asciiTheme="minorHAnsi" w:eastAsiaTheme="minorEastAsia" w:hAnsiTheme="minorHAnsi" w:cstheme="minorBidi"/>
          <w:b w:val="0"/>
          <w:bCs w:val="0"/>
          <w:sz w:val="24"/>
          <w:szCs w:val="24"/>
          <w:lang w:val="en-US" w:eastAsia="en-US"/>
        </w:rPr>
      </w:pPr>
      <w:ins w:id="410" w:author="Victor Cameo" w:date="2017-03-20T01:18:00Z">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_Toc477736108 \h </w:instrText>
        </w:r>
      </w:ins>
      <w:r>
        <w:fldChar w:fldCharType="separate"/>
      </w:r>
      <w:ins w:id="411" w:author="Victor Cameo" w:date="2017-03-20T01:18:00Z">
        <w:r>
          <w:t>32</w:t>
        </w:r>
        <w:r>
          <w:fldChar w:fldCharType="end"/>
        </w:r>
      </w:ins>
    </w:p>
    <w:p w14:paraId="2AF769EB" w14:textId="77777777" w:rsidR="00F30960" w:rsidRDefault="00F30960">
      <w:pPr>
        <w:pStyle w:val="TOC2"/>
        <w:rPr>
          <w:ins w:id="412" w:author="Victor Cameo" w:date="2017-03-20T01:18:00Z"/>
          <w:rFonts w:asciiTheme="minorHAnsi" w:eastAsiaTheme="minorEastAsia" w:hAnsiTheme="minorHAnsi" w:cstheme="minorBidi"/>
          <w:b w:val="0"/>
          <w:bCs w:val="0"/>
          <w:sz w:val="24"/>
          <w:szCs w:val="24"/>
          <w:lang w:val="en-US" w:eastAsia="en-US"/>
        </w:rPr>
      </w:pPr>
      <w:ins w:id="413" w:author="Victor Cameo" w:date="2017-03-20T01:18:00Z">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_Toc477736109 \h </w:instrText>
        </w:r>
      </w:ins>
      <w:r>
        <w:fldChar w:fldCharType="separate"/>
      </w:r>
      <w:ins w:id="414" w:author="Victor Cameo" w:date="2017-03-20T01:18:00Z">
        <w:r>
          <w:t>33</w:t>
        </w:r>
        <w:r>
          <w:fldChar w:fldCharType="end"/>
        </w:r>
      </w:ins>
    </w:p>
    <w:p w14:paraId="70A726D9" w14:textId="77777777" w:rsidR="00F30960" w:rsidRDefault="00F30960">
      <w:pPr>
        <w:pStyle w:val="TOC2"/>
        <w:rPr>
          <w:ins w:id="415" w:author="Victor Cameo" w:date="2017-03-20T01:18:00Z"/>
          <w:rFonts w:asciiTheme="minorHAnsi" w:eastAsiaTheme="minorEastAsia" w:hAnsiTheme="minorHAnsi" w:cstheme="minorBidi"/>
          <w:b w:val="0"/>
          <w:bCs w:val="0"/>
          <w:sz w:val="24"/>
          <w:szCs w:val="24"/>
          <w:lang w:val="en-US" w:eastAsia="en-US"/>
        </w:rPr>
      </w:pPr>
      <w:ins w:id="416" w:author="Victor Cameo" w:date="2017-03-20T01:18:00Z">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_Toc477736110 \h </w:instrText>
        </w:r>
      </w:ins>
      <w:r>
        <w:fldChar w:fldCharType="separate"/>
      </w:r>
      <w:ins w:id="417" w:author="Victor Cameo" w:date="2017-03-20T01:18:00Z">
        <w:r>
          <w:t>33</w:t>
        </w:r>
        <w:r>
          <w:fldChar w:fldCharType="end"/>
        </w:r>
      </w:ins>
    </w:p>
    <w:p w14:paraId="578A41CD" w14:textId="77777777" w:rsidR="00F30960" w:rsidRDefault="00F30960">
      <w:pPr>
        <w:pStyle w:val="TOC1"/>
        <w:tabs>
          <w:tab w:val="left" w:pos="442"/>
        </w:tabs>
        <w:rPr>
          <w:ins w:id="418" w:author="Victor Cameo" w:date="2017-03-20T01:18:00Z"/>
          <w:rFonts w:asciiTheme="minorHAnsi" w:eastAsiaTheme="minorEastAsia" w:hAnsiTheme="minorHAnsi" w:cstheme="minorBidi"/>
          <w:b w:val="0"/>
          <w:noProof/>
          <w:sz w:val="24"/>
          <w:lang w:val="en-US" w:eastAsia="en-US"/>
        </w:rPr>
      </w:pPr>
      <w:ins w:id="419" w:author="Victor Cameo" w:date="2017-03-20T01:18:00Z">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_Toc477736111 \h </w:instrText>
        </w:r>
        <w:r>
          <w:rPr>
            <w:noProof/>
          </w:rPr>
        </w:r>
      </w:ins>
      <w:r>
        <w:rPr>
          <w:noProof/>
        </w:rPr>
        <w:fldChar w:fldCharType="separate"/>
      </w:r>
      <w:ins w:id="420" w:author="Victor Cameo" w:date="2017-03-20T01:18:00Z">
        <w:r>
          <w:rPr>
            <w:noProof/>
          </w:rPr>
          <w:t>33</w:t>
        </w:r>
        <w:r>
          <w:rPr>
            <w:noProof/>
          </w:rPr>
          <w:fldChar w:fldCharType="end"/>
        </w:r>
      </w:ins>
    </w:p>
    <w:p w14:paraId="7D5A4BCD" w14:textId="77777777" w:rsidR="00C75DDD" w:rsidRPr="00C32215" w:rsidDel="00F30960" w:rsidRDefault="00C75DDD">
      <w:pPr>
        <w:pStyle w:val="TOC1"/>
        <w:rPr>
          <w:del w:id="421" w:author="Victor Cameo" w:date="2017-03-20T01:18:00Z"/>
          <w:rFonts w:asciiTheme="minorHAnsi" w:eastAsiaTheme="minorEastAsia" w:hAnsiTheme="minorHAnsi" w:cstheme="minorBidi"/>
          <w:b w:val="0"/>
          <w:noProof/>
          <w:sz w:val="24"/>
          <w:lang w:eastAsia="en-US"/>
        </w:rPr>
      </w:pPr>
      <w:del w:id="422" w:author="Victor Cameo" w:date="2017-03-20T01:18:00Z">
        <w:r w:rsidRPr="00C32215" w:rsidDel="00F30960">
          <w:rPr>
            <w:noProof/>
          </w:rPr>
          <w:delText>Project and Deliverable Information Sheet</w:delText>
        </w:r>
        <w:r w:rsidRPr="00C32215" w:rsidDel="00F30960">
          <w:rPr>
            <w:noProof/>
          </w:rPr>
          <w:tab/>
          <w:delText>i</w:delText>
        </w:r>
      </w:del>
    </w:p>
    <w:p w14:paraId="0C1B03AB" w14:textId="77777777" w:rsidR="00C75DDD" w:rsidRPr="00C32215" w:rsidDel="00F30960" w:rsidRDefault="00C75DDD">
      <w:pPr>
        <w:pStyle w:val="TOC1"/>
        <w:rPr>
          <w:del w:id="423" w:author="Victor Cameo" w:date="2017-03-20T01:18:00Z"/>
          <w:rFonts w:asciiTheme="minorHAnsi" w:eastAsiaTheme="minorEastAsia" w:hAnsiTheme="minorHAnsi" w:cstheme="minorBidi"/>
          <w:b w:val="0"/>
          <w:noProof/>
          <w:sz w:val="24"/>
          <w:lang w:eastAsia="en-US"/>
        </w:rPr>
      </w:pPr>
      <w:del w:id="424" w:author="Victor Cameo" w:date="2017-03-20T01:18:00Z">
        <w:r w:rsidRPr="00C32215" w:rsidDel="00F30960">
          <w:rPr>
            <w:noProof/>
          </w:rPr>
          <w:delText>Document Control Sheet</w:delText>
        </w:r>
        <w:r w:rsidRPr="00C32215" w:rsidDel="00F30960">
          <w:rPr>
            <w:noProof/>
          </w:rPr>
          <w:tab/>
          <w:delText>i</w:delText>
        </w:r>
      </w:del>
    </w:p>
    <w:p w14:paraId="036864E8" w14:textId="77777777" w:rsidR="00C75DDD" w:rsidRPr="00C32215" w:rsidDel="00F30960" w:rsidRDefault="00C75DDD">
      <w:pPr>
        <w:pStyle w:val="TOC1"/>
        <w:rPr>
          <w:del w:id="425" w:author="Victor Cameo" w:date="2017-03-20T01:18:00Z"/>
          <w:rFonts w:asciiTheme="minorHAnsi" w:eastAsiaTheme="minorEastAsia" w:hAnsiTheme="minorHAnsi" w:cstheme="minorBidi"/>
          <w:b w:val="0"/>
          <w:noProof/>
          <w:sz w:val="24"/>
          <w:lang w:eastAsia="en-US"/>
        </w:rPr>
      </w:pPr>
      <w:del w:id="426" w:author="Victor Cameo" w:date="2017-03-20T01:18:00Z">
        <w:r w:rsidRPr="00C32215" w:rsidDel="00F30960">
          <w:rPr>
            <w:noProof/>
          </w:rPr>
          <w:delText>Document Status Sheet</w:delText>
        </w:r>
        <w:r w:rsidRPr="00C32215" w:rsidDel="00F30960">
          <w:rPr>
            <w:noProof/>
          </w:rPr>
          <w:tab/>
          <w:delText>i</w:delText>
        </w:r>
      </w:del>
    </w:p>
    <w:p w14:paraId="56F3CB15" w14:textId="77777777" w:rsidR="00C75DDD" w:rsidRPr="00C32215" w:rsidDel="00F30960" w:rsidRDefault="00C75DDD">
      <w:pPr>
        <w:pStyle w:val="TOC1"/>
        <w:rPr>
          <w:del w:id="427" w:author="Victor Cameo" w:date="2017-03-20T01:18:00Z"/>
          <w:rFonts w:asciiTheme="minorHAnsi" w:eastAsiaTheme="minorEastAsia" w:hAnsiTheme="minorHAnsi" w:cstheme="minorBidi"/>
          <w:b w:val="0"/>
          <w:noProof/>
          <w:sz w:val="24"/>
          <w:lang w:eastAsia="en-US"/>
        </w:rPr>
      </w:pPr>
      <w:del w:id="428" w:author="Victor Cameo" w:date="2017-03-20T01:18:00Z">
        <w:r w:rsidRPr="00C32215" w:rsidDel="00F30960">
          <w:rPr>
            <w:noProof/>
          </w:rPr>
          <w:delText>Document Keywords</w:delText>
        </w:r>
        <w:r w:rsidRPr="00C32215" w:rsidDel="00F30960">
          <w:rPr>
            <w:noProof/>
          </w:rPr>
          <w:tab/>
          <w:delText>iii</w:delText>
        </w:r>
      </w:del>
    </w:p>
    <w:p w14:paraId="61C2C450" w14:textId="77777777" w:rsidR="00C75DDD" w:rsidRPr="00C32215" w:rsidDel="00F30960" w:rsidRDefault="00C75DDD">
      <w:pPr>
        <w:pStyle w:val="TOC1"/>
        <w:rPr>
          <w:del w:id="429" w:author="Victor Cameo" w:date="2017-03-20T01:18:00Z"/>
          <w:rFonts w:asciiTheme="minorHAnsi" w:eastAsiaTheme="minorEastAsia" w:hAnsiTheme="minorHAnsi" w:cstheme="minorBidi"/>
          <w:b w:val="0"/>
          <w:noProof/>
          <w:sz w:val="24"/>
          <w:lang w:eastAsia="en-US"/>
        </w:rPr>
      </w:pPr>
      <w:del w:id="430" w:author="Victor Cameo" w:date="2017-03-20T01:18:00Z">
        <w:r w:rsidRPr="00C32215" w:rsidDel="00F30960">
          <w:rPr>
            <w:noProof/>
          </w:rPr>
          <w:delText>Table of Contents</w:delText>
        </w:r>
        <w:r w:rsidRPr="00C32215" w:rsidDel="00F30960">
          <w:rPr>
            <w:noProof/>
          </w:rPr>
          <w:tab/>
          <w:delText>iv</w:delText>
        </w:r>
      </w:del>
    </w:p>
    <w:p w14:paraId="07F2092F" w14:textId="77777777" w:rsidR="00C75DDD" w:rsidRPr="00C32215" w:rsidDel="00F30960" w:rsidRDefault="00C75DDD">
      <w:pPr>
        <w:pStyle w:val="TOC1"/>
        <w:rPr>
          <w:del w:id="431" w:author="Victor Cameo" w:date="2017-03-20T01:18:00Z"/>
          <w:rFonts w:asciiTheme="minorHAnsi" w:eastAsiaTheme="minorEastAsia" w:hAnsiTheme="minorHAnsi" w:cstheme="minorBidi"/>
          <w:b w:val="0"/>
          <w:noProof/>
          <w:sz w:val="24"/>
          <w:lang w:eastAsia="en-US"/>
        </w:rPr>
      </w:pPr>
      <w:del w:id="432" w:author="Victor Cameo" w:date="2017-03-20T01:18:00Z">
        <w:r w:rsidRPr="00C32215" w:rsidDel="00F30960">
          <w:rPr>
            <w:noProof/>
          </w:rPr>
          <w:delText>List of Figures</w:delText>
        </w:r>
        <w:r w:rsidRPr="00C32215" w:rsidDel="00F30960">
          <w:rPr>
            <w:noProof/>
          </w:rPr>
          <w:tab/>
          <w:delText>v</w:delText>
        </w:r>
      </w:del>
    </w:p>
    <w:p w14:paraId="6B56F490" w14:textId="77777777" w:rsidR="00C75DDD" w:rsidRPr="00C32215" w:rsidDel="00F30960" w:rsidRDefault="00C75DDD">
      <w:pPr>
        <w:pStyle w:val="TOC1"/>
        <w:rPr>
          <w:del w:id="433" w:author="Victor Cameo" w:date="2017-03-20T01:18:00Z"/>
          <w:rFonts w:asciiTheme="minorHAnsi" w:eastAsiaTheme="minorEastAsia" w:hAnsiTheme="minorHAnsi" w:cstheme="minorBidi"/>
          <w:b w:val="0"/>
          <w:noProof/>
          <w:sz w:val="24"/>
          <w:lang w:eastAsia="en-US"/>
        </w:rPr>
      </w:pPr>
      <w:del w:id="434" w:author="Victor Cameo" w:date="2017-03-20T01:18:00Z">
        <w:r w:rsidRPr="00C32215" w:rsidDel="00F30960">
          <w:rPr>
            <w:noProof/>
          </w:rPr>
          <w:delText>List of Tables</w:delText>
        </w:r>
        <w:r w:rsidRPr="00C32215" w:rsidDel="00F30960">
          <w:rPr>
            <w:noProof/>
          </w:rPr>
          <w:tab/>
          <w:delText>v</w:delText>
        </w:r>
      </w:del>
    </w:p>
    <w:p w14:paraId="01F123C4" w14:textId="77777777" w:rsidR="00C75DDD" w:rsidRPr="00C32215" w:rsidDel="00F30960" w:rsidRDefault="00C75DDD">
      <w:pPr>
        <w:pStyle w:val="TOC1"/>
        <w:rPr>
          <w:del w:id="435" w:author="Victor Cameo" w:date="2017-03-20T01:18:00Z"/>
          <w:rFonts w:asciiTheme="minorHAnsi" w:eastAsiaTheme="minorEastAsia" w:hAnsiTheme="minorHAnsi" w:cstheme="minorBidi"/>
          <w:b w:val="0"/>
          <w:noProof/>
          <w:sz w:val="24"/>
          <w:lang w:eastAsia="en-US"/>
        </w:rPr>
      </w:pPr>
      <w:del w:id="436" w:author="Victor Cameo" w:date="2017-03-20T01:18:00Z">
        <w:r w:rsidRPr="00C32215" w:rsidDel="00F30960">
          <w:rPr>
            <w:noProof/>
          </w:rPr>
          <w:delText>References and Applicable Documents</w:delText>
        </w:r>
        <w:r w:rsidRPr="00C32215" w:rsidDel="00F30960">
          <w:rPr>
            <w:noProof/>
          </w:rPr>
          <w:tab/>
          <w:delText>vi</w:delText>
        </w:r>
      </w:del>
    </w:p>
    <w:p w14:paraId="1AF5B59A" w14:textId="77777777" w:rsidR="00C75DDD" w:rsidRPr="00C32215" w:rsidDel="00F30960" w:rsidRDefault="00C75DDD">
      <w:pPr>
        <w:pStyle w:val="TOC1"/>
        <w:rPr>
          <w:del w:id="437" w:author="Victor Cameo" w:date="2017-03-20T01:18:00Z"/>
          <w:rFonts w:asciiTheme="minorHAnsi" w:eastAsiaTheme="minorEastAsia" w:hAnsiTheme="minorHAnsi" w:cstheme="minorBidi"/>
          <w:b w:val="0"/>
          <w:noProof/>
          <w:sz w:val="24"/>
          <w:lang w:eastAsia="en-US"/>
        </w:rPr>
      </w:pPr>
      <w:del w:id="438" w:author="Victor Cameo" w:date="2017-03-20T01:18:00Z">
        <w:r w:rsidRPr="00C32215" w:rsidDel="00F30960">
          <w:rPr>
            <w:noProof/>
          </w:rPr>
          <w:delText>List of Acronyms and Abbreviations</w:delText>
        </w:r>
        <w:r w:rsidRPr="00C32215" w:rsidDel="00F30960">
          <w:rPr>
            <w:noProof/>
          </w:rPr>
          <w:tab/>
          <w:delText>vi</w:delText>
        </w:r>
      </w:del>
    </w:p>
    <w:p w14:paraId="5F448C8B" w14:textId="77777777" w:rsidR="00C75DDD" w:rsidRPr="00C32215" w:rsidDel="00F30960" w:rsidRDefault="00C75DDD">
      <w:pPr>
        <w:pStyle w:val="TOC1"/>
        <w:rPr>
          <w:del w:id="439" w:author="Victor Cameo" w:date="2017-03-20T01:18:00Z"/>
          <w:rFonts w:asciiTheme="minorHAnsi" w:eastAsiaTheme="minorEastAsia" w:hAnsiTheme="minorHAnsi" w:cstheme="minorBidi"/>
          <w:b w:val="0"/>
          <w:noProof/>
          <w:sz w:val="24"/>
          <w:lang w:eastAsia="en-US"/>
        </w:rPr>
      </w:pPr>
      <w:del w:id="440" w:author="Victor Cameo" w:date="2017-03-20T01:18:00Z">
        <w:r w:rsidRPr="00C32215" w:rsidDel="00F30960">
          <w:rPr>
            <w:noProof/>
          </w:rPr>
          <w:delText>List of Project Partner Acronyms</w:delText>
        </w:r>
        <w:r w:rsidRPr="00C32215" w:rsidDel="00F30960">
          <w:rPr>
            <w:noProof/>
          </w:rPr>
          <w:tab/>
          <w:delText>viii</w:delText>
        </w:r>
      </w:del>
    </w:p>
    <w:p w14:paraId="63D098CB" w14:textId="77777777" w:rsidR="00C75DDD" w:rsidRPr="00C32215" w:rsidDel="00F30960" w:rsidRDefault="00C75DDD">
      <w:pPr>
        <w:pStyle w:val="TOC1"/>
        <w:rPr>
          <w:del w:id="441" w:author="Victor Cameo" w:date="2017-03-20T01:18:00Z"/>
          <w:rFonts w:asciiTheme="minorHAnsi" w:eastAsiaTheme="minorEastAsia" w:hAnsiTheme="minorHAnsi" w:cstheme="minorBidi"/>
          <w:b w:val="0"/>
          <w:noProof/>
          <w:sz w:val="24"/>
          <w:lang w:eastAsia="en-US"/>
        </w:rPr>
      </w:pPr>
      <w:del w:id="442" w:author="Victor Cameo" w:date="2017-03-20T01:18:00Z">
        <w:r w:rsidRPr="00C32215" w:rsidDel="00F30960">
          <w:rPr>
            <w:noProof/>
          </w:rPr>
          <w:delText>Executive Summary</w:delText>
        </w:r>
        <w:r w:rsidRPr="00C32215" w:rsidDel="00F30960">
          <w:rPr>
            <w:noProof/>
          </w:rPr>
          <w:tab/>
          <w:delText>1</w:delText>
        </w:r>
      </w:del>
    </w:p>
    <w:p w14:paraId="54829DF4" w14:textId="77777777" w:rsidR="00C75DDD" w:rsidRPr="00C32215" w:rsidDel="00F30960" w:rsidRDefault="00C75DDD">
      <w:pPr>
        <w:pStyle w:val="TOC1"/>
        <w:tabs>
          <w:tab w:val="left" w:pos="442"/>
        </w:tabs>
        <w:rPr>
          <w:del w:id="443" w:author="Victor Cameo" w:date="2017-03-20T01:18:00Z"/>
          <w:rFonts w:asciiTheme="minorHAnsi" w:eastAsiaTheme="minorEastAsia" w:hAnsiTheme="minorHAnsi" w:cstheme="minorBidi"/>
          <w:b w:val="0"/>
          <w:noProof/>
          <w:sz w:val="24"/>
          <w:lang w:eastAsia="en-US"/>
        </w:rPr>
      </w:pPr>
      <w:del w:id="444" w:author="Victor Cameo" w:date="2017-03-20T01:18:00Z">
        <w:r w:rsidRPr="00C32215" w:rsidDel="00F30960">
          <w:rPr>
            <w:noProof/>
          </w:rPr>
          <w:delText>1</w:delText>
        </w:r>
        <w:r w:rsidRPr="00C32215" w:rsidDel="00F30960">
          <w:rPr>
            <w:rFonts w:asciiTheme="minorHAnsi" w:eastAsiaTheme="minorEastAsia" w:hAnsiTheme="minorHAnsi" w:cstheme="minorBidi"/>
            <w:b w:val="0"/>
            <w:noProof/>
            <w:sz w:val="24"/>
            <w:lang w:eastAsia="en-US"/>
          </w:rPr>
          <w:tab/>
        </w:r>
        <w:r w:rsidRPr="00C32215" w:rsidDel="00F30960">
          <w:rPr>
            <w:noProof/>
          </w:rPr>
          <w:delText>Introduction</w:delText>
        </w:r>
        <w:r w:rsidRPr="00C32215" w:rsidDel="00F30960">
          <w:rPr>
            <w:noProof/>
          </w:rPr>
          <w:tab/>
          <w:delText>1</w:delText>
        </w:r>
      </w:del>
    </w:p>
    <w:p w14:paraId="31F27D4C" w14:textId="77777777" w:rsidR="00C75DDD" w:rsidRPr="00C32215" w:rsidDel="00F30960" w:rsidRDefault="00C75DDD">
      <w:pPr>
        <w:pStyle w:val="TOC1"/>
        <w:tabs>
          <w:tab w:val="left" w:pos="442"/>
        </w:tabs>
        <w:rPr>
          <w:del w:id="445" w:author="Victor Cameo" w:date="2017-03-20T01:18:00Z"/>
          <w:rFonts w:asciiTheme="minorHAnsi" w:eastAsiaTheme="minorEastAsia" w:hAnsiTheme="minorHAnsi" w:cstheme="minorBidi"/>
          <w:b w:val="0"/>
          <w:noProof/>
          <w:sz w:val="24"/>
          <w:lang w:eastAsia="en-US"/>
        </w:rPr>
      </w:pPr>
      <w:del w:id="446" w:author="Victor Cameo" w:date="2017-03-20T01:18:00Z">
        <w:r w:rsidRPr="00C32215" w:rsidDel="00F30960">
          <w:rPr>
            <w:noProof/>
          </w:rPr>
          <w:delText>2</w:delText>
        </w:r>
        <w:r w:rsidRPr="00C32215" w:rsidDel="00F30960">
          <w:rPr>
            <w:rFonts w:asciiTheme="minorHAnsi" w:eastAsiaTheme="minorEastAsia" w:hAnsiTheme="minorHAnsi" w:cstheme="minorBidi"/>
            <w:b w:val="0"/>
            <w:noProof/>
            <w:sz w:val="24"/>
            <w:lang w:eastAsia="en-US"/>
          </w:rPr>
          <w:tab/>
        </w:r>
        <w:r w:rsidRPr="00C32215" w:rsidDel="00F30960">
          <w:rPr>
            <w:noProof/>
          </w:rPr>
          <w:delText>Targeted architectures</w:delText>
        </w:r>
        <w:r w:rsidRPr="00C32215" w:rsidDel="00F30960">
          <w:rPr>
            <w:noProof/>
          </w:rPr>
          <w:tab/>
          <w:delText>1</w:delText>
        </w:r>
      </w:del>
    </w:p>
    <w:p w14:paraId="3EBD966A" w14:textId="77777777" w:rsidR="00C75DDD" w:rsidRPr="00C32215" w:rsidDel="00F30960" w:rsidRDefault="00C75DDD">
      <w:pPr>
        <w:pStyle w:val="TOC2"/>
        <w:rPr>
          <w:del w:id="447" w:author="Victor Cameo" w:date="2017-03-20T01:18:00Z"/>
          <w:rFonts w:asciiTheme="minorHAnsi" w:eastAsiaTheme="minorEastAsia" w:hAnsiTheme="minorHAnsi" w:cstheme="minorBidi"/>
          <w:b w:val="0"/>
          <w:bCs w:val="0"/>
          <w:sz w:val="24"/>
          <w:szCs w:val="24"/>
          <w:lang w:eastAsia="en-US"/>
        </w:rPr>
      </w:pPr>
      <w:del w:id="448" w:author="Victor Cameo" w:date="2017-03-20T01:18:00Z">
        <w:r w:rsidRPr="00C32215" w:rsidDel="00F30960">
          <w:delText>2.1</w:delText>
        </w:r>
        <w:r w:rsidRPr="00C32215" w:rsidDel="00F30960">
          <w:rPr>
            <w:rFonts w:asciiTheme="minorHAnsi" w:eastAsiaTheme="minorEastAsia" w:hAnsiTheme="minorHAnsi" w:cstheme="minorBidi"/>
            <w:b w:val="0"/>
            <w:bCs w:val="0"/>
            <w:sz w:val="24"/>
            <w:szCs w:val="24"/>
            <w:lang w:eastAsia="en-US"/>
          </w:rPr>
          <w:tab/>
        </w:r>
        <w:r w:rsidRPr="00C32215" w:rsidDel="00F30960">
          <w:delText>Co-processor description</w:delText>
        </w:r>
        <w:r w:rsidRPr="00C32215" w:rsidDel="00F30960">
          <w:tab/>
          <w:delText>1</w:delText>
        </w:r>
      </w:del>
    </w:p>
    <w:p w14:paraId="0A403721" w14:textId="77777777" w:rsidR="00C75DDD" w:rsidRPr="00C32215" w:rsidDel="00F30960" w:rsidRDefault="00C75DDD">
      <w:pPr>
        <w:pStyle w:val="TOC2"/>
        <w:rPr>
          <w:del w:id="449" w:author="Victor Cameo" w:date="2017-03-20T01:18:00Z"/>
          <w:rFonts w:asciiTheme="minorHAnsi" w:eastAsiaTheme="minorEastAsia" w:hAnsiTheme="minorHAnsi" w:cstheme="minorBidi"/>
          <w:b w:val="0"/>
          <w:bCs w:val="0"/>
          <w:sz w:val="24"/>
          <w:szCs w:val="24"/>
          <w:lang w:eastAsia="en-US"/>
        </w:rPr>
      </w:pPr>
      <w:del w:id="450" w:author="Victor Cameo" w:date="2017-03-20T01:18:00Z">
        <w:r w:rsidRPr="00C32215" w:rsidDel="00F30960">
          <w:delText>2.2</w:delText>
        </w:r>
        <w:r w:rsidRPr="00C32215" w:rsidDel="00F30960">
          <w:rPr>
            <w:rFonts w:asciiTheme="minorHAnsi" w:eastAsiaTheme="minorEastAsia" w:hAnsiTheme="minorHAnsi" w:cstheme="minorBidi"/>
            <w:b w:val="0"/>
            <w:bCs w:val="0"/>
            <w:sz w:val="24"/>
            <w:szCs w:val="24"/>
            <w:lang w:eastAsia="en-US"/>
          </w:rPr>
          <w:tab/>
        </w:r>
        <w:r w:rsidRPr="00C32215" w:rsidDel="00F30960">
          <w:delText>Systems description</w:delText>
        </w:r>
        <w:r w:rsidRPr="00C32215" w:rsidDel="00F30960">
          <w:tab/>
          <w:delText>2</w:delText>
        </w:r>
      </w:del>
    </w:p>
    <w:p w14:paraId="5C8F9F90" w14:textId="77777777" w:rsidR="00C75DDD" w:rsidRPr="00C32215" w:rsidDel="00F30960" w:rsidRDefault="00C75DDD">
      <w:pPr>
        <w:pStyle w:val="TOC3"/>
        <w:rPr>
          <w:del w:id="451" w:author="Victor Cameo" w:date="2017-03-20T01:18:00Z"/>
          <w:rFonts w:asciiTheme="minorHAnsi" w:eastAsiaTheme="minorEastAsia" w:hAnsiTheme="minorHAnsi" w:cstheme="minorBidi"/>
          <w:i w:val="0"/>
          <w:noProof/>
          <w:sz w:val="24"/>
          <w:szCs w:val="24"/>
          <w:lang w:eastAsia="en-US"/>
        </w:rPr>
      </w:pPr>
      <w:del w:id="452" w:author="Victor Cameo" w:date="2017-03-20T01:18:00Z">
        <w:r w:rsidRPr="00C32215" w:rsidDel="00F30960">
          <w:rPr>
            <w:i w:val="0"/>
            <w:noProof/>
            <w:color w:val="000000"/>
          </w:rPr>
          <w:delText>2.2.1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K40 cluster</w:delText>
        </w:r>
        <w:r w:rsidRPr="00C32215" w:rsidDel="00F30960">
          <w:rPr>
            <w:noProof/>
          </w:rPr>
          <w:tab/>
          <w:delText>2</w:delText>
        </w:r>
      </w:del>
    </w:p>
    <w:p w14:paraId="0CE94875" w14:textId="77777777" w:rsidR="00C75DDD" w:rsidRPr="00C32215" w:rsidDel="00F30960" w:rsidRDefault="00C75DDD">
      <w:pPr>
        <w:pStyle w:val="TOC3"/>
        <w:rPr>
          <w:del w:id="453" w:author="Victor Cameo" w:date="2017-03-20T01:18:00Z"/>
          <w:rFonts w:asciiTheme="minorHAnsi" w:eastAsiaTheme="minorEastAsia" w:hAnsiTheme="minorHAnsi" w:cstheme="minorBidi"/>
          <w:i w:val="0"/>
          <w:noProof/>
          <w:sz w:val="24"/>
          <w:szCs w:val="24"/>
          <w:lang w:eastAsia="en-US"/>
        </w:rPr>
      </w:pPr>
      <w:del w:id="454" w:author="Victor Cameo" w:date="2017-03-20T01:18:00Z">
        <w:r w:rsidRPr="00C32215" w:rsidDel="00F30960">
          <w:rPr>
            <w:i w:val="0"/>
            <w:noProof/>
            <w:color w:val="000000"/>
          </w:rPr>
          <w:delText>2.2.2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Xeon Phi 5110P cluster</w:delText>
        </w:r>
        <w:r w:rsidRPr="00C32215" w:rsidDel="00F30960">
          <w:rPr>
            <w:noProof/>
          </w:rPr>
          <w:tab/>
          <w:delText>3</w:delText>
        </w:r>
      </w:del>
    </w:p>
    <w:p w14:paraId="6C8D6E9E" w14:textId="77777777" w:rsidR="00C75DDD" w:rsidRPr="00C32215" w:rsidDel="00F30960" w:rsidRDefault="00C75DDD">
      <w:pPr>
        <w:pStyle w:val="TOC3"/>
        <w:rPr>
          <w:del w:id="455" w:author="Victor Cameo" w:date="2017-03-20T01:18:00Z"/>
          <w:rFonts w:asciiTheme="minorHAnsi" w:eastAsiaTheme="minorEastAsia" w:hAnsiTheme="minorHAnsi" w:cstheme="minorBidi"/>
          <w:i w:val="0"/>
          <w:noProof/>
          <w:sz w:val="24"/>
          <w:szCs w:val="24"/>
          <w:lang w:eastAsia="en-US"/>
        </w:rPr>
      </w:pPr>
      <w:del w:id="456" w:author="Victor Cameo" w:date="2017-03-20T01:18:00Z">
        <w:r w:rsidRPr="00C32215" w:rsidDel="00F30960">
          <w:rPr>
            <w:i w:val="0"/>
            <w:noProof/>
            <w:color w:val="000000"/>
          </w:rPr>
          <w:delText>2.2.3</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P100 cluster</w:delText>
        </w:r>
        <w:r w:rsidRPr="00C32215" w:rsidDel="00F30960">
          <w:rPr>
            <w:noProof/>
          </w:rPr>
          <w:tab/>
          <w:delText>3</w:delText>
        </w:r>
      </w:del>
    </w:p>
    <w:p w14:paraId="08D9937F" w14:textId="77777777" w:rsidR="00C75DDD" w:rsidRPr="00C32215" w:rsidDel="00F30960" w:rsidRDefault="00C75DDD">
      <w:pPr>
        <w:pStyle w:val="TOC3"/>
        <w:rPr>
          <w:del w:id="457" w:author="Victor Cameo" w:date="2017-03-20T01:18:00Z"/>
          <w:rFonts w:asciiTheme="minorHAnsi" w:eastAsiaTheme="minorEastAsia" w:hAnsiTheme="minorHAnsi" w:cstheme="minorBidi"/>
          <w:i w:val="0"/>
          <w:noProof/>
          <w:sz w:val="24"/>
          <w:szCs w:val="24"/>
          <w:lang w:eastAsia="en-US"/>
        </w:rPr>
      </w:pPr>
      <w:del w:id="458" w:author="Victor Cameo" w:date="2017-03-20T01:18:00Z">
        <w:r w:rsidRPr="00C32215" w:rsidDel="00F30960">
          <w:rPr>
            <w:i w:val="0"/>
            <w:noProof/>
            <w:color w:val="000000"/>
          </w:rPr>
          <w:delText>2.2.4</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Xeon Phi 7250 cluster</w:delText>
        </w:r>
        <w:r w:rsidRPr="00C32215" w:rsidDel="00F30960">
          <w:rPr>
            <w:noProof/>
          </w:rPr>
          <w:tab/>
          <w:delText>3</w:delText>
        </w:r>
      </w:del>
    </w:p>
    <w:p w14:paraId="1DFC186D" w14:textId="77777777" w:rsidR="00C75DDD" w:rsidRPr="00C32215" w:rsidDel="00F30960" w:rsidRDefault="00C75DDD">
      <w:pPr>
        <w:pStyle w:val="TOC1"/>
        <w:tabs>
          <w:tab w:val="left" w:pos="442"/>
        </w:tabs>
        <w:rPr>
          <w:del w:id="459" w:author="Victor Cameo" w:date="2017-03-20T01:18:00Z"/>
          <w:rFonts w:asciiTheme="minorHAnsi" w:eastAsiaTheme="minorEastAsia" w:hAnsiTheme="minorHAnsi" w:cstheme="minorBidi"/>
          <w:b w:val="0"/>
          <w:noProof/>
          <w:sz w:val="24"/>
          <w:lang w:eastAsia="en-US"/>
        </w:rPr>
      </w:pPr>
      <w:del w:id="460" w:author="Victor Cameo" w:date="2017-03-20T01:18:00Z">
        <w:r w:rsidRPr="00C32215" w:rsidDel="00F30960">
          <w:rPr>
            <w:noProof/>
          </w:rPr>
          <w:delText>3</w:delText>
        </w:r>
        <w:r w:rsidRPr="00C32215" w:rsidDel="00F30960">
          <w:rPr>
            <w:rFonts w:asciiTheme="minorHAnsi" w:eastAsiaTheme="minorEastAsia" w:hAnsiTheme="minorHAnsi" w:cstheme="minorBidi"/>
            <w:b w:val="0"/>
            <w:noProof/>
            <w:sz w:val="24"/>
            <w:lang w:eastAsia="en-US"/>
          </w:rPr>
          <w:tab/>
        </w:r>
        <w:r w:rsidRPr="00C32215" w:rsidDel="00F30960">
          <w:rPr>
            <w:noProof/>
          </w:rPr>
          <w:delText>Benchmark suite description</w:delText>
        </w:r>
        <w:r w:rsidRPr="00C32215" w:rsidDel="00F30960">
          <w:rPr>
            <w:noProof/>
          </w:rPr>
          <w:tab/>
          <w:delText>3</w:delText>
        </w:r>
      </w:del>
    </w:p>
    <w:p w14:paraId="6B41C44B" w14:textId="77777777" w:rsidR="00C75DDD" w:rsidRPr="00C32215" w:rsidDel="00F30960" w:rsidRDefault="00C75DDD">
      <w:pPr>
        <w:pStyle w:val="TOC2"/>
        <w:rPr>
          <w:del w:id="461" w:author="Victor Cameo" w:date="2017-03-20T01:18:00Z"/>
          <w:rFonts w:asciiTheme="minorHAnsi" w:eastAsiaTheme="minorEastAsia" w:hAnsiTheme="minorHAnsi" w:cstheme="minorBidi"/>
          <w:b w:val="0"/>
          <w:bCs w:val="0"/>
          <w:sz w:val="24"/>
          <w:szCs w:val="24"/>
          <w:lang w:eastAsia="en-US"/>
        </w:rPr>
      </w:pPr>
      <w:del w:id="462" w:author="Victor Cameo" w:date="2017-03-20T01:18:00Z">
        <w:r w:rsidRPr="00C32215" w:rsidDel="00F30960">
          <w:delText>3.1</w:delText>
        </w:r>
        <w:r w:rsidRPr="00C32215" w:rsidDel="00F30960">
          <w:rPr>
            <w:rFonts w:asciiTheme="minorHAnsi" w:eastAsiaTheme="minorEastAsia" w:hAnsiTheme="minorHAnsi" w:cstheme="minorBidi"/>
            <w:b w:val="0"/>
            <w:bCs w:val="0"/>
            <w:sz w:val="24"/>
            <w:szCs w:val="24"/>
            <w:lang w:eastAsia="en-US"/>
          </w:rPr>
          <w:tab/>
        </w:r>
        <w:r w:rsidRPr="00C32215" w:rsidDel="00F30960">
          <w:delText>Alya</w:delText>
        </w:r>
        <w:r w:rsidRPr="00C32215" w:rsidDel="00F30960">
          <w:tab/>
          <w:delText>3</w:delText>
        </w:r>
      </w:del>
    </w:p>
    <w:p w14:paraId="55146203" w14:textId="66707B55" w:rsidR="00C75DDD" w:rsidRPr="00C32215" w:rsidDel="00F30960" w:rsidRDefault="00C75DDD">
      <w:pPr>
        <w:pStyle w:val="TOC3"/>
        <w:rPr>
          <w:del w:id="463" w:author="Victor Cameo" w:date="2017-03-20T01:18:00Z"/>
          <w:rFonts w:asciiTheme="minorHAnsi" w:eastAsiaTheme="minorEastAsia" w:hAnsiTheme="minorHAnsi" w:cstheme="minorBidi"/>
          <w:i w:val="0"/>
          <w:noProof/>
          <w:sz w:val="24"/>
          <w:szCs w:val="24"/>
          <w:lang w:eastAsia="en-US"/>
        </w:rPr>
      </w:pPr>
      <w:del w:id="464" w:author="Victor Cameo" w:date="2017-03-20T01:18:00Z">
        <w:r w:rsidRPr="00C32215" w:rsidDel="00F30960">
          <w:rPr>
            <w:i w:val="0"/>
            <w:noProof/>
            <w:color w:val="000000"/>
          </w:rPr>
          <w:delText>3.1.1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4</w:delText>
        </w:r>
      </w:del>
    </w:p>
    <w:p w14:paraId="0A00F52B" w14:textId="01AE894A" w:rsidR="00C75DDD" w:rsidRPr="00C32215" w:rsidDel="00F30960" w:rsidRDefault="00C75DDD">
      <w:pPr>
        <w:pStyle w:val="TOC3"/>
        <w:rPr>
          <w:del w:id="465" w:author="Victor Cameo" w:date="2017-03-20T01:18:00Z"/>
          <w:rFonts w:asciiTheme="minorHAnsi" w:eastAsiaTheme="minorEastAsia" w:hAnsiTheme="minorHAnsi" w:cstheme="minorBidi"/>
          <w:i w:val="0"/>
          <w:noProof/>
          <w:sz w:val="24"/>
          <w:szCs w:val="24"/>
          <w:lang w:eastAsia="en-US"/>
        </w:rPr>
      </w:pPr>
      <w:del w:id="466" w:author="Victor Cameo" w:date="2017-03-20T01:18:00Z">
        <w:r w:rsidRPr="00C32215" w:rsidDel="00F30960">
          <w:rPr>
            <w:i w:val="0"/>
            <w:noProof/>
            <w:color w:val="000000"/>
          </w:rPr>
          <w:delText>3.1.2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Test cases </w:delText>
        </w:r>
        <w:r w:rsidR="00C5259D" w:rsidRPr="00C32215" w:rsidDel="00F30960">
          <w:rPr>
            <w:noProof/>
          </w:rPr>
          <w:delText>description</w:delText>
        </w:r>
        <w:r w:rsidRPr="00C32215" w:rsidDel="00F30960">
          <w:rPr>
            <w:noProof/>
          </w:rPr>
          <w:tab/>
          <w:delText>4</w:delText>
        </w:r>
      </w:del>
    </w:p>
    <w:p w14:paraId="61CA318F" w14:textId="77777777" w:rsidR="00C75DDD" w:rsidRPr="00C32215" w:rsidDel="00F30960" w:rsidRDefault="00C75DDD">
      <w:pPr>
        <w:pStyle w:val="TOC2"/>
        <w:rPr>
          <w:del w:id="467" w:author="Victor Cameo" w:date="2017-03-20T01:18:00Z"/>
          <w:rFonts w:asciiTheme="minorHAnsi" w:eastAsiaTheme="minorEastAsia" w:hAnsiTheme="minorHAnsi" w:cstheme="minorBidi"/>
          <w:b w:val="0"/>
          <w:bCs w:val="0"/>
          <w:sz w:val="24"/>
          <w:szCs w:val="24"/>
          <w:lang w:eastAsia="en-US"/>
        </w:rPr>
      </w:pPr>
      <w:del w:id="468" w:author="Victor Cameo" w:date="2017-03-20T01:18:00Z">
        <w:r w:rsidRPr="00C32215" w:rsidDel="00F30960">
          <w:delText>3.2</w:delText>
        </w:r>
        <w:r w:rsidRPr="00C32215" w:rsidDel="00F30960">
          <w:rPr>
            <w:rFonts w:asciiTheme="minorHAnsi" w:eastAsiaTheme="minorEastAsia" w:hAnsiTheme="minorHAnsi" w:cstheme="minorBidi"/>
            <w:b w:val="0"/>
            <w:bCs w:val="0"/>
            <w:sz w:val="24"/>
            <w:szCs w:val="24"/>
            <w:lang w:eastAsia="en-US"/>
          </w:rPr>
          <w:tab/>
        </w:r>
        <w:r w:rsidRPr="00C32215" w:rsidDel="00F30960">
          <w:delText>Code_Saturne</w:delText>
        </w:r>
        <w:r w:rsidRPr="00C32215" w:rsidDel="00F30960">
          <w:tab/>
          <w:delText>4</w:delText>
        </w:r>
      </w:del>
    </w:p>
    <w:p w14:paraId="24DC2AF8" w14:textId="60597D8A" w:rsidR="00C75DDD" w:rsidRPr="00C32215" w:rsidDel="00F30960" w:rsidRDefault="00C75DDD">
      <w:pPr>
        <w:pStyle w:val="TOC3"/>
        <w:rPr>
          <w:del w:id="469" w:author="Victor Cameo" w:date="2017-03-20T01:18:00Z"/>
          <w:rFonts w:asciiTheme="minorHAnsi" w:eastAsiaTheme="minorEastAsia" w:hAnsiTheme="minorHAnsi" w:cstheme="minorBidi"/>
          <w:i w:val="0"/>
          <w:noProof/>
          <w:sz w:val="24"/>
          <w:szCs w:val="24"/>
          <w:lang w:eastAsia="en-US"/>
        </w:rPr>
      </w:pPr>
      <w:del w:id="470" w:author="Victor Cameo" w:date="2017-03-20T01:18:00Z">
        <w:r w:rsidRPr="00C32215" w:rsidDel="00F30960">
          <w:rPr>
            <w:i w:val="0"/>
            <w:noProof/>
            <w:color w:val="000000"/>
          </w:rPr>
          <w:delText>3.2.1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5</w:delText>
        </w:r>
      </w:del>
    </w:p>
    <w:p w14:paraId="2D6934C7" w14:textId="6FC77AA5" w:rsidR="00C75DDD" w:rsidRPr="00C32215" w:rsidDel="00F30960" w:rsidRDefault="00C75DDD">
      <w:pPr>
        <w:pStyle w:val="TOC3"/>
        <w:rPr>
          <w:del w:id="471" w:author="Victor Cameo" w:date="2017-03-20T01:18:00Z"/>
          <w:rFonts w:asciiTheme="minorHAnsi" w:eastAsiaTheme="minorEastAsia" w:hAnsiTheme="minorHAnsi" w:cstheme="minorBidi"/>
          <w:i w:val="0"/>
          <w:noProof/>
          <w:sz w:val="24"/>
          <w:szCs w:val="24"/>
          <w:lang w:eastAsia="en-US"/>
        </w:rPr>
      </w:pPr>
      <w:del w:id="472" w:author="Victor Cameo" w:date="2017-03-20T01:18:00Z">
        <w:r w:rsidRPr="00C32215" w:rsidDel="00F30960">
          <w:rPr>
            <w:i w:val="0"/>
            <w:noProof/>
            <w:color w:val="000000"/>
          </w:rPr>
          <w:delText>3.2.2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Test cases </w:delText>
        </w:r>
        <w:r w:rsidR="00C5259D" w:rsidRPr="00C32215" w:rsidDel="00F30960">
          <w:rPr>
            <w:noProof/>
          </w:rPr>
          <w:delText>description</w:delText>
        </w:r>
        <w:r w:rsidRPr="00C32215" w:rsidDel="00F30960">
          <w:rPr>
            <w:noProof/>
          </w:rPr>
          <w:tab/>
          <w:delText>5</w:delText>
        </w:r>
      </w:del>
    </w:p>
    <w:p w14:paraId="381A711D" w14:textId="77777777" w:rsidR="00C75DDD" w:rsidRPr="00C32215" w:rsidDel="00F30960" w:rsidRDefault="00C75DDD">
      <w:pPr>
        <w:pStyle w:val="TOC2"/>
        <w:rPr>
          <w:del w:id="473" w:author="Victor Cameo" w:date="2017-03-20T01:18:00Z"/>
          <w:rFonts w:asciiTheme="minorHAnsi" w:eastAsiaTheme="minorEastAsia" w:hAnsiTheme="minorHAnsi" w:cstheme="minorBidi"/>
          <w:b w:val="0"/>
          <w:bCs w:val="0"/>
          <w:sz w:val="24"/>
          <w:szCs w:val="24"/>
          <w:lang w:eastAsia="en-US"/>
        </w:rPr>
      </w:pPr>
      <w:del w:id="474" w:author="Victor Cameo" w:date="2017-03-20T01:18:00Z">
        <w:r w:rsidRPr="00C32215" w:rsidDel="00F30960">
          <w:delText>3.3</w:delText>
        </w:r>
        <w:r w:rsidRPr="00C32215" w:rsidDel="00F30960">
          <w:rPr>
            <w:rFonts w:asciiTheme="minorHAnsi" w:eastAsiaTheme="minorEastAsia" w:hAnsiTheme="minorHAnsi" w:cstheme="minorBidi"/>
            <w:b w:val="0"/>
            <w:bCs w:val="0"/>
            <w:sz w:val="24"/>
            <w:szCs w:val="24"/>
            <w:lang w:eastAsia="en-US"/>
          </w:rPr>
          <w:tab/>
        </w:r>
        <w:r w:rsidRPr="00C32215" w:rsidDel="00F30960">
          <w:delText>CP2K</w:delText>
        </w:r>
        <w:r w:rsidRPr="00C32215" w:rsidDel="00F30960">
          <w:tab/>
          <w:delText>5</w:delText>
        </w:r>
      </w:del>
    </w:p>
    <w:p w14:paraId="69722F90" w14:textId="1F86DF9A" w:rsidR="00C75DDD" w:rsidRPr="00C32215" w:rsidDel="00F30960" w:rsidRDefault="00C75DDD">
      <w:pPr>
        <w:pStyle w:val="TOC3"/>
        <w:rPr>
          <w:del w:id="475" w:author="Victor Cameo" w:date="2017-03-20T01:18:00Z"/>
          <w:rFonts w:asciiTheme="minorHAnsi" w:eastAsiaTheme="minorEastAsia" w:hAnsiTheme="minorHAnsi" w:cstheme="minorBidi"/>
          <w:i w:val="0"/>
          <w:noProof/>
          <w:sz w:val="24"/>
          <w:szCs w:val="24"/>
          <w:lang w:eastAsia="en-US"/>
        </w:rPr>
      </w:pPr>
      <w:del w:id="476" w:author="Victor Cameo" w:date="2017-03-20T01:18:00Z">
        <w:r w:rsidRPr="00C32215" w:rsidDel="00F30960">
          <w:rPr>
            <w:i w:val="0"/>
            <w:noProof/>
            <w:color w:val="000000"/>
          </w:rPr>
          <w:delText>3.3.1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6</w:delText>
        </w:r>
      </w:del>
    </w:p>
    <w:p w14:paraId="5C9792D5" w14:textId="7EB7DA2A" w:rsidR="00C75DDD" w:rsidRPr="00C32215" w:rsidDel="00F30960" w:rsidRDefault="00C75DDD">
      <w:pPr>
        <w:pStyle w:val="TOC3"/>
        <w:rPr>
          <w:del w:id="477" w:author="Victor Cameo" w:date="2017-03-20T01:18:00Z"/>
          <w:rFonts w:asciiTheme="minorHAnsi" w:eastAsiaTheme="minorEastAsia" w:hAnsiTheme="minorHAnsi" w:cstheme="minorBidi"/>
          <w:i w:val="0"/>
          <w:noProof/>
          <w:sz w:val="24"/>
          <w:szCs w:val="24"/>
          <w:lang w:eastAsia="en-US"/>
        </w:rPr>
      </w:pPr>
      <w:del w:id="478" w:author="Victor Cameo" w:date="2017-03-20T01:18:00Z">
        <w:r w:rsidRPr="00C32215" w:rsidDel="00F30960">
          <w:rPr>
            <w:i w:val="0"/>
            <w:noProof/>
            <w:color w:val="000000"/>
          </w:rPr>
          <w:delText>3.3.2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Test cases </w:delText>
        </w:r>
        <w:r w:rsidR="00C5259D" w:rsidRPr="00C32215" w:rsidDel="00F30960">
          <w:rPr>
            <w:noProof/>
          </w:rPr>
          <w:delText>description</w:delText>
        </w:r>
        <w:r w:rsidRPr="00C32215" w:rsidDel="00F30960">
          <w:rPr>
            <w:noProof/>
          </w:rPr>
          <w:tab/>
          <w:delText>6</w:delText>
        </w:r>
      </w:del>
    </w:p>
    <w:p w14:paraId="3DE8E852" w14:textId="77777777" w:rsidR="00C75DDD" w:rsidRPr="00C32215" w:rsidDel="00F30960" w:rsidRDefault="00C75DDD">
      <w:pPr>
        <w:pStyle w:val="TOC2"/>
        <w:rPr>
          <w:del w:id="479" w:author="Victor Cameo" w:date="2017-03-20T01:18:00Z"/>
          <w:rFonts w:asciiTheme="minorHAnsi" w:eastAsiaTheme="minorEastAsia" w:hAnsiTheme="minorHAnsi" w:cstheme="minorBidi"/>
          <w:b w:val="0"/>
          <w:bCs w:val="0"/>
          <w:sz w:val="24"/>
          <w:szCs w:val="24"/>
          <w:lang w:eastAsia="en-US"/>
        </w:rPr>
      </w:pPr>
      <w:del w:id="480" w:author="Victor Cameo" w:date="2017-03-20T01:18:00Z">
        <w:r w:rsidRPr="00C32215" w:rsidDel="00F30960">
          <w:delText>3.4</w:delText>
        </w:r>
        <w:r w:rsidRPr="00C32215" w:rsidDel="00F30960">
          <w:rPr>
            <w:rFonts w:asciiTheme="minorHAnsi" w:eastAsiaTheme="minorEastAsia" w:hAnsiTheme="minorHAnsi" w:cstheme="minorBidi"/>
            <w:b w:val="0"/>
            <w:bCs w:val="0"/>
            <w:sz w:val="24"/>
            <w:szCs w:val="24"/>
            <w:lang w:eastAsia="en-US"/>
          </w:rPr>
          <w:tab/>
        </w:r>
        <w:r w:rsidRPr="00C32215" w:rsidDel="00F30960">
          <w:delText>GPAW</w:delText>
        </w:r>
        <w:r w:rsidRPr="00C32215" w:rsidDel="00F30960">
          <w:tab/>
          <w:delText>6</w:delText>
        </w:r>
      </w:del>
    </w:p>
    <w:p w14:paraId="2B255DB1" w14:textId="2F6C3F95" w:rsidR="00C75DDD" w:rsidRPr="00C32215" w:rsidDel="00F30960" w:rsidRDefault="00C75DDD">
      <w:pPr>
        <w:pStyle w:val="TOC3"/>
        <w:rPr>
          <w:del w:id="481" w:author="Victor Cameo" w:date="2017-03-20T01:18:00Z"/>
          <w:rFonts w:asciiTheme="minorHAnsi" w:eastAsiaTheme="minorEastAsia" w:hAnsiTheme="minorHAnsi" w:cstheme="minorBidi"/>
          <w:i w:val="0"/>
          <w:noProof/>
          <w:sz w:val="24"/>
          <w:szCs w:val="24"/>
          <w:lang w:eastAsia="en-US"/>
        </w:rPr>
      </w:pPr>
      <w:del w:id="482" w:author="Victor Cameo" w:date="2017-03-20T01:18:00Z">
        <w:r w:rsidRPr="00C32215" w:rsidDel="00F30960">
          <w:rPr>
            <w:i w:val="0"/>
            <w:noProof/>
            <w:color w:val="000000"/>
          </w:rPr>
          <w:delText>3.4.1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6</w:delText>
        </w:r>
      </w:del>
    </w:p>
    <w:p w14:paraId="53882937" w14:textId="5589DE63" w:rsidR="00C75DDD" w:rsidRPr="00C32215" w:rsidDel="00F30960" w:rsidRDefault="00C75DDD">
      <w:pPr>
        <w:pStyle w:val="TOC3"/>
        <w:rPr>
          <w:del w:id="483" w:author="Victor Cameo" w:date="2017-03-20T01:18:00Z"/>
          <w:rFonts w:asciiTheme="minorHAnsi" w:eastAsiaTheme="minorEastAsia" w:hAnsiTheme="minorHAnsi" w:cstheme="minorBidi"/>
          <w:i w:val="0"/>
          <w:noProof/>
          <w:sz w:val="24"/>
          <w:szCs w:val="24"/>
          <w:lang w:eastAsia="en-US"/>
        </w:rPr>
      </w:pPr>
      <w:del w:id="484" w:author="Victor Cameo" w:date="2017-03-20T01:18:00Z">
        <w:r w:rsidRPr="00C32215" w:rsidDel="00F30960">
          <w:rPr>
            <w:i w:val="0"/>
            <w:noProof/>
            <w:color w:val="000000"/>
          </w:rPr>
          <w:delText>3.4.2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Test cases </w:delText>
        </w:r>
        <w:r w:rsidR="00C5259D" w:rsidRPr="00C32215" w:rsidDel="00F30960">
          <w:rPr>
            <w:noProof/>
          </w:rPr>
          <w:delText>description</w:delText>
        </w:r>
        <w:r w:rsidRPr="00C32215" w:rsidDel="00F30960">
          <w:rPr>
            <w:noProof/>
          </w:rPr>
          <w:tab/>
          <w:delText>7</w:delText>
        </w:r>
      </w:del>
    </w:p>
    <w:p w14:paraId="29A1FB9F" w14:textId="77777777" w:rsidR="00C75DDD" w:rsidRPr="00C32215" w:rsidDel="00F30960" w:rsidRDefault="00C75DDD">
      <w:pPr>
        <w:pStyle w:val="TOC2"/>
        <w:rPr>
          <w:del w:id="485" w:author="Victor Cameo" w:date="2017-03-20T01:18:00Z"/>
          <w:rFonts w:asciiTheme="minorHAnsi" w:eastAsiaTheme="minorEastAsia" w:hAnsiTheme="minorHAnsi" w:cstheme="minorBidi"/>
          <w:b w:val="0"/>
          <w:bCs w:val="0"/>
          <w:sz w:val="24"/>
          <w:szCs w:val="24"/>
          <w:lang w:eastAsia="en-US"/>
        </w:rPr>
      </w:pPr>
      <w:del w:id="486" w:author="Victor Cameo" w:date="2017-03-20T01:18:00Z">
        <w:r w:rsidRPr="00C32215" w:rsidDel="00F30960">
          <w:delText>3.5</w:delText>
        </w:r>
        <w:r w:rsidRPr="00C32215" w:rsidDel="00F30960">
          <w:rPr>
            <w:rFonts w:asciiTheme="minorHAnsi" w:eastAsiaTheme="minorEastAsia" w:hAnsiTheme="minorHAnsi" w:cstheme="minorBidi"/>
            <w:b w:val="0"/>
            <w:bCs w:val="0"/>
            <w:sz w:val="24"/>
            <w:szCs w:val="24"/>
            <w:lang w:eastAsia="en-US"/>
          </w:rPr>
          <w:tab/>
        </w:r>
        <w:r w:rsidRPr="00C32215" w:rsidDel="00F30960">
          <w:delText>GROMACS</w:delText>
        </w:r>
        <w:r w:rsidRPr="00C32215" w:rsidDel="00F30960">
          <w:tab/>
          <w:delText>7</w:delText>
        </w:r>
      </w:del>
    </w:p>
    <w:p w14:paraId="463ED808" w14:textId="26FA333F" w:rsidR="00C75DDD" w:rsidRPr="00C32215" w:rsidDel="00F30960" w:rsidRDefault="00C75DDD">
      <w:pPr>
        <w:pStyle w:val="TOC3"/>
        <w:rPr>
          <w:del w:id="487" w:author="Victor Cameo" w:date="2017-03-20T01:18:00Z"/>
          <w:rFonts w:asciiTheme="minorHAnsi" w:eastAsiaTheme="minorEastAsia" w:hAnsiTheme="minorHAnsi" w:cstheme="minorBidi"/>
          <w:i w:val="0"/>
          <w:noProof/>
          <w:sz w:val="24"/>
          <w:szCs w:val="24"/>
          <w:lang w:eastAsia="en-US"/>
        </w:rPr>
      </w:pPr>
      <w:del w:id="488" w:author="Victor Cameo" w:date="2017-03-20T01:18:00Z">
        <w:r w:rsidRPr="00C32215" w:rsidDel="00F30960">
          <w:rPr>
            <w:i w:val="0"/>
            <w:noProof/>
            <w:color w:val="000000"/>
          </w:rPr>
          <w:delText>3.5.1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7</w:delText>
        </w:r>
      </w:del>
    </w:p>
    <w:p w14:paraId="73F27981" w14:textId="1F7C2813" w:rsidR="00C75DDD" w:rsidRPr="00C32215" w:rsidDel="00F30960" w:rsidRDefault="00C75DDD">
      <w:pPr>
        <w:pStyle w:val="TOC3"/>
        <w:rPr>
          <w:del w:id="489" w:author="Victor Cameo" w:date="2017-03-20T01:18:00Z"/>
          <w:rFonts w:asciiTheme="minorHAnsi" w:eastAsiaTheme="minorEastAsia" w:hAnsiTheme="minorHAnsi" w:cstheme="minorBidi"/>
          <w:i w:val="0"/>
          <w:noProof/>
          <w:sz w:val="24"/>
          <w:szCs w:val="24"/>
          <w:lang w:eastAsia="en-US"/>
        </w:rPr>
      </w:pPr>
      <w:del w:id="490" w:author="Victor Cameo" w:date="2017-03-20T01:18:00Z">
        <w:r w:rsidRPr="00C32215" w:rsidDel="00F30960">
          <w:rPr>
            <w:i w:val="0"/>
            <w:noProof/>
            <w:color w:val="000000"/>
          </w:rPr>
          <w:delText>3.5.2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Test cases </w:delText>
        </w:r>
        <w:r w:rsidR="00C5259D" w:rsidRPr="00C32215" w:rsidDel="00F30960">
          <w:rPr>
            <w:noProof/>
          </w:rPr>
          <w:delText>description</w:delText>
        </w:r>
        <w:r w:rsidRPr="00C32215" w:rsidDel="00F30960">
          <w:rPr>
            <w:noProof/>
          </w:rPr>
          <w:tab/>
          <w:delText>8</w:delText>
        </w:r>
      </w:del>
    </w:p>
    <w:p w14:paraId="382C3875" w14:textId="77777777" w:rsidR="00C75DDD" w:rsidRPr="00C32215" w:rsidDel="00F30960" w:rsidRDefault="00C75DDD">
      <w:pPr>
        <w:pStyle w:val="TOC2"/>
        <w:rPr>
          <w:del w:id="491" w:author="Victor Cameo" w:date="2017-03-20T01:18:00Z"/>
          <w:rFonts w:asciiTheme="minorHAnsi" w:eastAsiaTheme="minorEastAsia" w:hAnsiTheme="minorHAnsi" w:cstheme="minorBidi"/>
          <w:b w:val="0"/>
          <w:bCs w:val="0"/>
          <w:sz w:val="24"/>
          <w:szCs w:val="24"/>
          <w:lang w:eastAsia="en-US"/>
        </w:rPr>
      </w:pPr>
      <w:del w:id="492" w:author="Victor Cameo" w:date="2017-03-20T01:18:00Z">
        <w:r w:rsidRPr="00C32215" w:rsidDel="00F30960">
          <w:delText>3.6</w:delText>
        </w:r>
        <w:r w:rsidRPr="00C32215" w:rsidDel="00F30960">
          <w:rPr>
            <w:rFonts w:asciiTheme="minorHAnsi" w:eastAsiaTheme="minorEastAsia" w:hAnsiTheme="minorHAnsi" w:cstheme="minorBidi"/>
            <w:b w:val="0"/>
            <w:bCs w:val="0"/>
            <w:sz w:val="24"/>
            <w:szCs w:val="24"/>
            <w:lang w:eastAsia="en-US"/>
          </w:rPr>
          <w:tab/>
        </w:r>
        <w:r w:rsidRPr="00C32215" w:rsidDel="00F30960">
          <w:delText>NAMD</w:delText>
        </w:r>
        <w:r w:rsidRPr="00C32215" w:rsidDel="00F30960">
          <w:tab/>
          <w:delText>8</w:delText>
        </w:r>
      </w:del>
    </w:p>
    <w:p w14:paraId="137EBE3E" w14:textId="796CD4D2" w:rsidR="00C75DDD" w:rsidRPr="00C32215" w:rsidDel="00F30960" w:rsidRDefault="00C75DDD">
      <w:pPr>
        <w:pStyle w:val="TOC3"/>
        <w:rPr>
          <w:del w:id="493" w:author="Victor Cameo" w:date="2017-03-20T01:18:00Z"/>
          <w:rFonts w:asciiTheme="minorHAnsi" w:eastAsiaTheme="minorEastAsia" w:hAnsiTheme="minorHAnsi" w:cstheme="minorBidi"/>
          <w:i w:val="0"/>
          <w:noProof/>
          <w:sz w:val="24"/>
          <w:szCs w:val="24"/>
          <w:lang w:eastAsia="en-US"/>
        </w:rPr>
      </w:pPr>
      <w:del w:id="494" w:author="Victor Cameo" w:date="2017-03-20T01:18:00Z">
        <w:r w:rsidRPr="00C32215" w:rsidDel="00F30960">
          <w:rPr>
            <w:i w:val="0"/>
            <w:noProof/>
            <w:color w:val="000000"/>
          </w:rPr>
          <w:delText>3.6.1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8</w:delText>
        </w:r>
      </w:del>
    </w:p>
    <w:p w14:paraId="00550CEB" w14:textId="6CCED962" w:rsidR="00C75DDD" w:rsidRPr="00C32215" w:rsidDel="00F30960" w:rsidRDefault="00C75DDD">
      <w:pPr>
        <w:pStyle w:val="TOC3"/>
        <w:rPr>
          <w:del w:id="495" w:author="Victor Cameo" w:date="2017-03-20T01:18:00Z"/>
          <w:rFonts w:asciiTheme="minorHAnsi" w:eastAsiaTheme="minorEastAsia" w:hAnsiTheme="minorHAnsi" w:cstheme="minorBidi"/>
          <w:i w:val="0"/>
          <w:noProof/>
          <w:sz w:val="24"/>
          <w:szCs w:val="24"/>
          <w:lang w:eastAsia="en-US"/>
        </w:rPr>
      </w:pPr>
      <w:del w:id="496" w:author="Victor Cameo" w:date="2017-03-20T01:18:00Z">
        <w:r w:rsidRPr="00C32215" w:rsidDel="00F30960">
          <w:rPr>
            <w:i w:val="0"/>
            <w:noProof/>
            <w:color w:val="000000"/>
          </w:rPr>
          <w:delText>3.6.2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Test cases </w:delText>
        </w:r>
        <w:r w:rsidR="00C5259D" w:rsidRPr="00C32215" w:rsidDel="00F30960">
          <w:rPr>
            <w:noProof/>
          </w:rPr>
          <w:delText>description</w:delText>
        </w:r>
        <w:r w:rsidRPr="00C32215" w:rsidDel="00F30960">
          <w:rPr>
            <w:noProof/>
          </w:rPr>
          <w:tab/>
          <w:delText>8</w:delText>
        </w:r>
      </w:del>
    </w:p>
    <w:p w14:paraId="59DD5648" w14:textId="77777777" w:rsidR="00C75DDD" w:rsidRPr="00C32215" w:rsidDel="00F30960" w:rsidRDefault="00C75DDD">
      <w:pPr>
        <w:pStyle w:val="TOC2"/>
        <w:rPr>
          <w:del w:id="497" w:author="Victor Cameo" w:date="2017-03-20T01:18:00Z"/>
          <w:rFonts w:asciiTheme="minorHAnsi" w:eastAsiaTheme="minorEastAsia" w:hAnsiTheme="minorHAnsi" w:cstheme="minorBidi"/>
          <w:b w:val="0"/>
          <w:bCs w:val="0"/>
          <w:sz w:val="24"/>
          <w:szCs w:val="24"/>
          <w:lang w:eastAsia="en-US"/>
        </w:rPr>
      </w:pPr>
      <w:del w:id="498" w:author="Victor Cameo" w:date="2017-03-20T01:18:00Z">
        <w:r w:rsidRPr="00C32215" w:rsidDel="00F30960">
          <w:delText>3.7</w:delText>
        </w:r>
        <w:r w:rsidRPr="00C32215" w:rsidDel="00F30960">
          <w:rPr>
            <w:rFonts w:asciiTheme="minorHAnsi" w:eastAsiaTheme="minorEastAsia" w:hAnsiTheme="minorHAnsi" w:cstheme="minorBidi"/>
            <w:b w:val="0"/>
            <w:bCs w:val="0"/>
            <w:sz w:val="24"/>
            <w:szCs w:val="24"/>
            <w:lang w:eastAsia="en-US"/>
          </w:rPr>
          <w:tab/>
        </w:r>
        <w:r w:rsidRPr="00C32215" w:rsidDel="00F30960">
          <w:delText>PFARM</w:delText>
        </w:r>
        <w:r w:rsidRPr="00C32215" w:rsidDel="00F30960">
          <w:tab/>
          <w:delText>9</w:delText>
        </w:r>
      </w:del>
    </w:p>
    <w:p w14:paraId="1B43E9DE" w14:textId="19D4DB8D" w:rsidR="00C75DDD" w:rsidRPr="00C32215" w:rsidDel="00F30960" w:rsidRDefault="00C75DDD">
      <w:pPr>
        <w:pStyle w:val="TOC3"/>
        <w:rPr>
          <w:del w:id="499" w:author="Victor Cameo" w:date="2017-03-20T01:18:00Z"/>
          <w:rFonts w:asciiTheme="minorHAnsi" w:eastAsiaTheme="minorEastAsia" w:hAnsiTheme="minorHAnsi" w:cstheme="minorBidi"/>
          <w:i w:val="0"/>
          <w:noProof/>
          <w:sz w:val="24"/>
          <w:szCs w:val="24"/>
          <w:lang w:eastAsia="en-US"/>
        </w:rPr>
      </w:pPr>
      <w:del w:id="500" w:author="Victor Cameo" w:date="2017-03-20T01:18:00Z">
        <w:r w:rsidRPr="00C32215" w:rsidDel="00F30960">
          <w:rPr>
            <w:i w:val="0"/>
            <w:noProof/>
            <w:color w:val="000000"/>
          </w:rPr>
          <w:delText>3.7.1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9</w:delText>
        </w:r>
      </w:del>
    </w:p>
    <w:p w14:paraId="176FA61E" w14:textId="50D22384" w:rsidR="00C75DDD" w:rsidRPr="00C32215" w:rsidDel="00F30960" w:rsidRDefault="00C75DDD">
      <w:pPr>
        <w:pStyle w:val="TOC3"/>
        <w:rPr>
          <w:del w:id="501" w:author="Victor Cameo" w:date="2017-03-20T01:18:00Z"/>
          <w:rFonts w:asciiTheme="minorHAnsi" w:eastAsiaTheme="minorEastAsia" w:hAnsiTheme="minorHAnsi" w:cstheme="minorBidi"/>
          <w:i w:val="0"/>
          <w:noProof/>
          <w:sz w:val="24"/>
          <w:szCs w:val="24"/>
          <w:lang w:eastAsia="en-US"/>
        </w:rPr>
      </w:pPr>
      <w:del w:id="502" w:author="Victor Cameo" w:date="2017-03-20T01:18:00Z">
        <w:r w:rsidRPr="00C32215" w:rsidDel="00F30960">
          <w:rPr>
            <w:i w:val="0"/>
            <w:noProof/>
            <w:color w:val="000000"/>
          </w:rPr>
          <w:delText>3.7.2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Test cases </w:delText>
        </w:r>
        <w:r w:rsidR="00C5259D" w:rsidRPr="00C32215" w:rsidDel="00F30960">
          <w:rPr>
            <w:noProof/>
          </w:rPr>
          <w:delText>description</w:delText>
        </w:r>
        <w:r w:rsidRPr="00C32215" w:rsidDel="00F30960">
          <w:rPr>
            <w:noProof/>
          </w:rPr>
          <w:tab/>
          <w:delText>9</w:delText>
        </w:r>
      </w:del>
    </w:p>
    <w:p w14:paraId="314496C7" w14:textId="77777777" w:rsidR="00C75DDD" w:rsidRPr="00C32215" w:rsidDel="00F30960" w:rsidRDefault="00C75DDD">
      <w:pPr>
        <w:pStyle w:val="TOC2"/>
        <w:rPr>
          <w:del w:id="503" w:author="Victor Cameo" w:date="2017-03-20T01:18:00Z"/>
          <w:rFonts w:asciiTheme="minorHAnsi" w:eastAsiaTheme="minorEastAsia" w:hAnsiTheme="minorHAnsi" w:cstheme="minorBidi"/>
          <w:b w:val="0"/>
          <w:bCs w:val="0"/>
          <w:sz w:val="24"/>
          <w:szCs w:val="24"/>
          <w:lang w:eastAsia="en-US"/>
        </w:rPr>
      </w:pPr>
      <w:del w:id="504" w:author="Victor Cameo" w:date="2017-03-20T01:18:00Z">
        <w:r w:rsidRPr="00C32215" w:rsidDel="00F30960">
          <w:delText>3.8</w:delText>
        </w:r>
        <w:r w:rsidRPr="00C32215" w:rsidDel="00F30960">
          <w:rPr>
            <w:rFonts w:asciiTheme="minorHAnsi" w:eastAsiaTheme="minorEastAsia" w:hAnsiTheme="minorHAnsi" w:cstheme="minorBidi"/>
            <w:b w:val="0"/>
            <w:bCs w:val="0"/>
            <w:sz w:val="24"/>
            <w:szCs w:val="24"/>
            <w:lang w:eastAsia="en-US"/>
          </w:rPr>
          <w:tab/>
        </w:r>
        <w:r w:rsidRPr="00C32215" w:rsidDel="00F30960">
          <w:delText>QCD</w:delText>
        </w:r>
        <w:r w:rsidRPr="00C32215" w:rsidDel="00F30960">
          <w:tab/>
          <w:delText>10</w:delText>
        </w:r>
      </w:del>
    </w:p>
    <w:p w14:paraId="2F592DE1" w14:textId="032D9C05" w:rsidR="00C75DDD" w:rsidRPr="00C32215" w:rsidDel="00F30960" w:rsidRDefault="00C75DDD">
      <w:pPr>
        <w:pStyle w:val="TOC3"/>
        <w:rPr>
          <w:del w:id="505" w:author="Victor Cameo" w:date="2017-03-20T01:18:00Z"/>
          <w:rFonts w:asciiTheme="minorHAnsi" w:eastAsiaTheme="minorEastAsia" w:hAnsiTheme="minorHAnsi" w:cstheme="minorBidi"/>
          <w:i w:val="0"/>
          <w:noProof/>
          <w:sz w:val="24"/>
          <w:szCs w:val="24"/>
          <w:lang w:eastAsia="en-US"/>
        </w:rPr>
      </w:pPr>
      <w:del w:id="506" w:author="Victor Cameo" w:date="2017-03-20T01:18:00Z">
        <w:r w:rsidRPr="00C32215" w:rsidDel="00F30960">
          <w:rPr>
            <w:i w:val="0"/>
            <w:noProof/>
            <w:color w:val="000000"/>
          </w:rPr>
          <w:delText>3.8.1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10</w:delText>
        </w:r>
      </w:del>
    </w:p>
    <w:p w14:paraId="0B41E590" w14:textId="79F79539" w:rsidR="00C75DDD" w:rsidRPr="00C32215" w:rsidDel="00F30960" w:rsidRDefault="00C75DDD">
      <w:pPr>
        <w:pStyle w:val="TOC3"/>
        <w:rPr>
          <w:del w:id="507" w:author="Victor Cameo" w:date="2017-03-20T01:18:00Z"/>
          <w:rFonts w:asciiTheme="minorHAnsi" w:eastAsiaTheme="minorEastAsia" w:hAnsiTheme="minorHAnsi" w:cstheme="minorBidi"/>
          <w:i w:val="0"/>
          <w:noProof/>
          <w:sz w:val="24"/>
          <w:szCs w:val="24"/>
          <w:lang w:eastAsia="en-US"/>
        </w:rPr>
      </w:pPr>
      <w:del w:id="508" w:author="Victor Cameo" w:date="2017-03-20T01:18:00Z">
        <w:r w:rsidRPr="00C32215" w:rsidDel="00F30960">
          <w:rPr>
            <w:i w:val="0"/>
            <w:noProof/>
            <w:color w:val="000000"/>
          </w:rPr>
          <w:delText>3.8.2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Test cases </w:delText>
        </w:r>
        <w:r w:rsidR="00C5259D" w:rsidRPr="00C32215" w:rsidDel="00F30960">
          <w:rPr>
            <w:noProof/>
          </w:rPr>
          <w:delText>description</w:delText>
        </w:r>
        <w:r w:rsidRPr="00C32215" w:rsidDel="00F30960">
          <w:rPr>
            <w:noProof/>
          </w:rPr>
          <w:tab/>
          <w:delText>11</w:delText>
        </w:r>
      </w:del>
    </w:p>
    <w:p w14:paraId="7A106A19" w14:textId="77777777" w:rsidR="00C75DDD" w:rsidRPr="00C32215" w:rsidDel="00F30960" w:rsidRDefault="00C75DDD">
      <w:pPr>
        <w:pStyle w:val="TOC2"/>
        <w:rPr>
          <w:del w:id="509" w:author="Victor Cameo" w:date="2017-03-20T01:18:00Z"/>
          <w:rFonts w:asciiTheme="minorHAnsi" w:eastAsiaTheme="minorEastAsia" w:hAnsiTheme="minorHAnsi" w:cstheme="minorBidi"/>
          <w:b w:val="0"/>
          <w:bCs w:val="0"/>
          <w:sz w:val="24"/>
          <w:szCs w:val="24"/>
          <w:lang w:eastAsia="en-US"/>
        </w:rPr>
      </w:pPr>
      <w:del w:id="510" w:author="Victor Cameo" w:date="2017-03-20T01:18:00Z">
        <w:r w:rsidRPr="00C32215" w:rsidDel="00F30960">
          <w:lastRenderedPageBreak/>
          <w:delText>3.9</w:delText>
        </w:r>
        <w:r w:rsidRPr="00C32215" w:rsidDel="00F30960">
          <w:rPr>
            <w:rFonts w:asciiTheme="minorHAnsi" w:eastAsiaTheme="minorEastAsia" w:hAnsiTheme="minorHAnsi" w:cstheme="minorBidi"/>
            <w:b w:val="0"/>
            <w:bCs w:val="0"/>
            <w:sz w:val="24"/>
            <w:szCs w:val="24"/>
            <w:lang w:eastAsia="en-US"/>
          </w:rPr>
          <w:tab/>
        </w:r>
        <w:r w:rsidRPr="00C32215" w:rsidDel="00F30960">
          <w:delText>Quantum Espresso</w:delText>
        </w:r>
        <w:r w:rsidRPr="00C32215" w:rsidDel="00F30960">
          <w:tab/>
          <w:delText>11</w:delText>
        </w:r>
      </w:del>
    </w:p>
    <w:p w14:paraId="62C34867" w14:textId="5B650511" w:rsidR="00C75DDD" w:rsidRPr="00C32215" w:rsidDel="00F30960" w:rsidRDefault="00C75DDD">
      <w:pPr>
        <w:pStyle w:val="TOC3"/>
        <w:rPr>
          <w:del w:id="511" w:author="Victor Cameo" w:date="2017-03-20T01:18:00Z"/>
          <w:rFonts w:asciiTheme="minorHAnsi" w:eastAsiaTheme="minorEastAsia" w:hAnsiTheme="minorHAnsi" w:cstheme="minorBidi"/>
          <w:i w:val="0"/>
          <w:noProof/>
          <w:sz w:val="24"/>
          <w:szCs w:val="24"/>
          <w:lang w:eastAsia="en-US"/>
        </w:rPr>
      </w:pPr>
      <w:del w:id="512" w:author="Victor Cameo" w:date="2017-03-20T01:18:00Z">
        <w:r w:rsidRPr="00C32215" w:rsidDel="00F30960">
          <w:rPr>
            <w:i w:val="0"/>
            <w:noProof/>
            <w:color w:val="000000"/>
          </w:rPr>
          <w:delText>3.9.1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11</w:delText>
        </w:r>
      </w:del>
    </w:p>
    <w:p w14:paraId="78BD730D" w14:textId="4FA24E63" w:rsidR="00C75DDD" w:rsidRPr="00C32215" w:rsidDel="00F30960" w:rsidRDefault="00C75DDD">
      <w:pPr>
        <w:pStyle w:val="TOC3"/>
        <w:rPr>
          <w:del w:id="513" w:author="Victor Cameo" w:date="2017-03-20T01:18:00Z"/>
          <w:rFonts w:asciiTheme="minorHAnsi" w:eastAsiaTheme="minorEastAsia" w:hAnsiTheme="minorHAnsi" w:cstheme="minorBidi"/>
          <w:i w:val="0"/>
          <w:noProof/>
          <w:sz w:val="24"/>
          <w:szCs w:val="24"/>
          <w:lang w:eastAsia="en-US"/>
        </w:rPr>
      </w:pPr>
      <w:del w:id="514" w:author="Victor Cameo" w:date="2017-03-20T01:18:00Z">
        <w:r w:rsidRPr="00C32215" w:rsidDel="00F30960">
          <w:rPr>
            <w:i w:val="0"/>
            <w:noProof/>
            <w:color w:val="000000"/>
          </w:rPr>
          <w:delText>3.9.2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Test cases </w:delText>
        </w:r>
        <w:r w:rsidR="00C5259D" w:rsidRPr="00C32215" w:rsidDel="00F30960">
          <w:rPr>
            <w:noProof/>
          </w:rPr>
          <w:delText>description</w:delText>
        </w:r>
        <w:r w:rsidRPr="00C32215" w:rsidDel="00F30960">
          <w:rPr>
            <w:noProof/>
          </w:rPr>
          <w:tab/>
          <w:delText>12</w:delText>
        </w:r>
      </w:del>
    </w:p>
    <w:p w14:paraId="16F3BF8C" w14:textId="77777777" w:rsidR="00C75DDD" w:rsidRPr="00C32215" w:rsidDel="00F30960" w:rsidRDefault="00C75DDD">
      <w:pPr>
        <w:pStyle w:val="TOC2"/>
        <w:rPr>
          <w:del w:id="515" w:author="Victor Cameo" w:date="2017-03-20T01:18:00Z"/>
          <w:rFonts w:asciiTheme="minorHAnsi" w:eastAsiaTheme="minorEastAsia" w:hAnsiTheme="minorHAnsi" w:cstheme="minorBidi"/>
          <w:b w:val="0"/>
          <w:bCs w:val="0"/>
          <w:sz w:val="24"/>
          <w:szCs w:val="24"/>
          <w:lang w:eastAsia="en-US"/>
        </w:rPr>
      </w:pPr>
      <w:del w:id="516" w:author="Victor Cameo" w:date="2017-03-20T01:18:00Z">
        <w:r w:rsidRPr="00C32215" w:rsidDel="00F30960">
          <w:delText>3.10</w:delText>
        </w:r>
        <w:r w:rsidRPr="00C32215" w:rsidDel="00F30960">
          <w:rPr>
            <w:rFonts w:asciiTheme="minorHAnsi" w:eastAsiaTheme="minorEastAsia" w:hAnsiTheme="minorHAnsi" w:cstheme="minorBidi"/>
            <w:b w:val="0"/>
            <w:bCs w:val="0"/>
            <w:sz w:val="24"/>
            <w:szCs w:val="24"/>
            <w:lang w:eastAsia="en-US"/>
          </w:rPr>
          <w:tab/>
        </w:r>
        <w:r w:rsidRPr="00C32215" w:rsidDel="00F30960">
          <w:delText>Synthetic benchmarks -- SHOC</w:delText>
        </w:r>
        <w:r w:rsidRPr="00C32215" w:rsidDel="00F30960">
          <w:tab/>
          <w:delText>12</w:delText>
        </w:r>
      </w:del>
    </w:p>
    <w:p w14:paraId="20082139" w14:textId="1A707613" w:rsidR="00C75DDD" w:rsidRPr="00C32215" w:rsidDel="00F30960" w:rsidRDefault="00C75DDD">
      <w:pPr>
        <w:pStyle w:val="TOC3"/>
        <w:tabs>
          <w:tab w:val="left" w:pos="1680"/>
        </w:tabs>
        <w:rPr>
          <w:del w:id="517" w:author="Victor Cameo" w:date="2017-03-20T01:18:00Z"/>
          <w:rFonts w:asciiTheme="minorHAnsi" w:eastAsiaTheme="minorEastAsia" w:hAnsiTheme="minorHAnsi" w:cstheme="minorBidi"/>
          <w:i w:val="0"/>
          <w:noProof/>
          <w:sz w:val="24"/>
          <w:szCs w:val="24"/>
          <w:lang w:eastAsia="en-US"/>
        </w:rPr>
      </w:pPr>
      <w:del w:id="518" w:author="Victor Cameo" w:date="2017-03-20T01:18:00Z">
        <w:r w:rsidRPr="00C32215" w:rsidDel="00F30960">
          <w:rPr>
            <w:i w:val="0"/>
            <w:noProof/>
            <w:color w:val="000000"/>
          </w:rPr>
          <w:delText>3.10.1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 xml:space="preserve">Code </w:delText>
        </w:r>
        <w:r w:rsidR="00C5259D" w:rsidRPr="00C32215" w:rsidDel="00F30960">
          <w:rPr>
            <w:noProof/>
          </w:rPr>
          <w:delText>description</w:delText>
        </w:r>
        <w:r w:rsidRPr="00C32215" w:rsidDel="00F30960">
          <w:rPr>
            <w:noProof/>
          </w:rPr>
          <w:tab/>
          <w:delText>12</w:delText>
        </w:r>
      </w:del>
    </w:p>
    <w:p w14:paraId="72EF467F" w14:textId="77777777" w:rsidR="00C75DDD" w:rsidRPr="00C32215" w:rsidDel="00F30960" w:rsidRDefault="00C75DDD">
      <w:pPr>
        <w:pStyle w:val="TOC3"/>
        <w:tabs>
          <w:tab w:val="left" w:pos="1680"/>
        </w:tabs>
        <w:rPr>
          <w:del w:id="519" w:author="Victor Cameo" w:date="2017-03-20T01:18:00Z"/>
          <w:rFonts w:asciiTheme="minorHAnsi" w:eastAsiaTheme="minorEastAsia" w:hAnsiTheme="minorHAnsi" w:cstheme="minorBidi"/>
          <w:i w:val="0"/>
          <w:noProof/>
          <w:sz w:val="24"/>
          <w:szCs w:val="24"/>
          <w:lang w:eastAsia="en-US"/>
        </w:rPr>
      </w:pPr>
      <w:del w:id="520" w:author="Victor Cameo" w:date="2017-03-20T01:18:00Z">
        <w:r w:rsidRPr="00C32215" w:rsidDel="00F30960">
          <w:rPr>
            <w:i w:val="0"/>
            <w:noProof/>
            <w:color w:val="000000"/>
          </w:rPr>
          <w:delText>3.10.2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Test cases description</w:delText>
        </w:r>
        <w:r w:rsidRPr="00C32215" w:rsidDel="00F30960">
          <w:rPr>
            <w:noProof/>
          </w:rPr>
          <w:tab/>
          <w:delText>13</w:delText>
        </w:r>
      </w:del>
    </w:p>
    <w:p w14:paraId="60705837" w14:textId="77777777" w:rsidR="00C75DDD" w:rsidRPr="00C32215" w:rsidDel="00F30960" w:rsidRDefault="00C75DDD">
      <w:pPr>
        <w:pStyle w:val="TOC2"/>
        <w:rPr>
          <w:del w:id="521" w:author="Victor Cameo" w:date="2017-03-20T01:18:00Z"/>
          <w:rFonts w:asciiTheme="minorHAnsi" w:eastAsiaTheme="minorEastAsia" w:hAnsiTheme="minorHAnsi" w:cstheme="minorBidi"/>
          <w:b w:val="0"/>
          <w:bCs w:val="0"/>
          <w:sz w:val="24"/>
          <w:szCs w:val="24"/>
          <w:lang w:eastAsia="en-US"/>
        </w:rPr>
      </w:pPr>
      <w:del w:id="522" w:author="Victor Cameo" w:date="2017-03-20T01:18:00Z">
        <w:r w:rsidRPr="00C32215" w:rsidDel="00F30960">
          <w:delText>3.11</w:delText>
        </w:r>
        <w:r w:rsidRPr="00C32215" w:rsidDel="00F30960">
          <w:rPr>
            <w:rFonts w:asciiTheme="minorHAnsi" w:eastAsiaTheme="minorEastAsia" w:hAnsiTheme="minorHAnsi" w:cstheme="minorBidi"/>
            <w:b w:val="0"/>
            <w:bCs w:val="0"/>
            <w:sz w:val="24"/>
            <w:szCs w:val="24"/>
            <w:lang w:eastAsia="en-US"/>
          </w:rPr>
          <w:tab/>
        </w:r>
        <w:r w:rsidRPr="00C32215" w:rsidDel="00F30960">
          <w:delText>SPECFEM3D</w:delText>
        </w:r>
        <w:r w:rsidRPr="00C32215" w:rsidDel="00F30960">
          <w:tab/>
          <w:delText>13</w:delText>
        </w:r>
      </w:del>
    </w:p>
    <w:p w14:paraId="50F52D57" w14:textId="77777777" w:rsidR="00C75DDD" w:rsidRPr="00C32215" w:rsidDel="00F30960" w:rsidRDefault="00C75DDD">
      <w:pPr>
        <w:pStyle w:val="TOC3"/>
        <w:tabs>
          <w:tab w:val="left" w:pos="1680"/>
        </w:tabs>
        <w:rPr>
          <w:del w:id="523" w:author="Victor Cameo" w:date="2017-03-20T01:18:00Z"/>
          <w:rFonts w:asciiTheme="minorHAnsi" w:eastAsiaTheme="minorEastAsia" w:hAnsiTheme="minorHAnsi" w:cstheme="minorBidi"/>
          <w:i w:val="0"/>
          <w:noProof/>
          <w:sz w:val="24"/>
          <w:szCs w:val="24"/>
          <w:lang w:eastAsia="en-US"/>
        </w:rPr>
      </w:pPr>
      <w:del w:id="524" w:author="Victor Cameo" w:date="2017-03-20T01:18:00Z">
        <w:r w:rsidRPr="00C32215" w:rsidDel="00F30960">
          <w:rPr>
            <w:i w:val="0"/>
            <w:noProof/>
            <w:color w:val="000000"/>
          </w:rPr>
          <w:delText>3.11.1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Test cases definition</w:delText>
        </w:r>
        <w:r w:rsidRPr="00C32215" w:rsidDel="00F30960">
          <w:rPr>
            <w:noProof/>
          </w:rPr>
          <w:tab/>
          <w:delText>13</w:delText>
        </w:r>
      </w:del>
    </w:p>
    <w:p w14:paraId="68D94A01" w14:textId="77777777" w:rsidR="00C75DDD" w:rsidRPr="00C32215" w:rsidDel="00F30960" w:rsidRDefault="00C75DDD">
      <w:pPr>
        <w:pStyle w:val="TOC1"/>
        <w:tabs>
          <w:tab w:val="left" w:pos="442"/>
        </w:tabs>
        <w:rPr>
          <w:del w:id="525" w:author="Victor Cameo" w:date="2017-03-20T01:18:00Z"/>
          <w:rFonts w:asciiTheme="minorHAnsi" w:eastAsiaTheme="minorEastAsia" w:hAnsiTheme="minorHAnsi" w:cstheme="minorBidi"/>
          <w:b w:val="0"/>
          <w:noProof/>
          <w:sz w:val="24"/>
          <w:lang w:eastAsia="en-US"/>
        </w:rPr>
      </w:pPr>
      <w:del w:id="526" w:author="Victor Cameo" w:date="2017-03-20T01:18:00Z">
        <w:r w:rsidRPr="00C32215" w:rsidDel="00F30960">
          <w:rPr>
            <w:noProof/>
          </w:rPr>
          <w:delText>4</w:delText>
        </w:r>
        <w:r w:rsidRPr="00C32215" w:rsidDel="00F30960">
          <w:rPr>
            <w:rFonts w:asciiTheme="minorHAnsi" w:eastAsiaTheme="minorEastAsia" w:hAnsiTheme="minorHAnsi" w:cstheme="minorBidi"/>
            <w:b w:val="0"/>
            <w:noProof/>
            <w:sz w:val="24"/>
            <w:lang w:eastAsia="en-US"/>
          </w:rPr>
          <w:tab/>
        </w:r>
        <w:r w:rsidRPr="00C32215" w:rsidDel="00F30960">
          <w:rPr>
            <w:noProof/>
          </w:rPr>
          <w:delText>Applications performances</w:delText>
        </w:r>
        <w:r w:rsidRPr="00C32215" w:rsidDel="00F30960">
          <w:rPr>
            <w:noProof/>
          </w:rPr>
          <w:tab/>
          <w:delText>14</w:delText>
        </w:r>
      </w:del>
    </w:p>
    <w:p w14:paraId="72F8FBAD" w14:textId="77777777" w:rsidR="00C75DDD" w:rsidRPr="00C32215" w:rsidDel="00F30960" w:rsidRDefault="00C75DDD">
      <w:pPr>
        <w:pStyle w:val="TOC2"/>
        <w:rPr>
          <w:del w:id="527" w:author="Victor Cameo" w:date="2017-03-20T01:18:00Z"/>
          <w:rFonts w:asciiTheme="minorHAnsi" w:eastAsiaTheme="minorEastAsia" w:hAnsiTheme="minorHAnsi" w:cstheme="minorBidi"/>
          <w:b w:val="0"/>
          <w:bCs w:val="0"/>
          <w:sz w:val="24"/>
          <w:szCs w:val="24"/>
          <w:lang w:eastAsia="en-US"/>
        </w:rPr>
      </w:pPr>
      <w:del w:id="528" w:author="Victor Cameo" w:date="2017-03-20T01:18:00Z">
        <w:r w:rsidRPr="00C32215" w:rsidDel="00F30960">
          <w:delText>4.1</w:delText>
        </w:r>
        <w:r w:rsidRPr="00C32215" w:rsidDel="00F30960">
          <w:rPr>
            <w:rFonts w:asciiTheme="minorHAnsi" w:eastAsiaTheme="minorEastAsia" w:hAnsiTheme="minorHAnsi" w:cstheme="minorBidi"/>
            <w:b w:val="0"/>
            <w:bCs w:val="0"/>
            <w:sz w:val="24"/>
            <w:szCs w:val="24"/>
            <w:lang w:eastAsia="en-US"/>
          </w:rPr>
          <w:tab/>
        </w:r>
        <w:r w:rsidRPr="00C32215" w:rsidDel="00F30960">
          <w:delText>ALYA</w:delText>
        </w:r>
        <w:r w:rsidRPr="00C32215" w:rsidDel="00F30960">
          <w:tab/>
          <w:delText>15</w:delText>
        </w:r>
      </w:del>
    </w:p>
    <w:p w14:paraId="54DC0A97" w14:textId="77777777" w:rsidR="00C75DDD" w:rsidRPr="00C32215" w:rsidDel="00F30960" w:rsidRDefault="00C75DDD">
      <w:pPr>
        <w:pStyle w:val="TOC2"/>
        <w:rPr>
          <w:del w:id="529" w:author="Victor Cameo" w:date="2017-03-20T01:18:00Z"/>
          <w:rFonts w:asciiTheme="minorHAnsi" w:eastAsiaTheme="minorEastAsia" w:hAnsiTheme="minorHAnsi" w:cstheme="minorBidi"/>
          <w:b w:val="0"/>
          <w:bCs w:val="0"/>
          <w:sz w:val="24"/>
          <w:szCs w:val="24"/>
          <w:lang w:eastAsia="en-US"/>
        </w:rPr>
      </w:pPr>
      <w:del w:id="530" w:author="Victor Cameo" w:date="2017-03-20T01:18:00Z">
        <w:r w:rsidRPr="00C32215" w:rsidDel="00F30960">
          <w:delText>4.2</w:delText>
        </w:r>
        <w:r w:rsidRPr="00C32215" w:rsidDel="00F30960">
          <w:rPr>
            <w:rFonts w:asciiTheme="minorHAnsi" w:eastAsiaTheme="minorEastAsia" w:hAnsiTheme="minorHAnsi" w:cstheme="minorBidi"/>
            <w:b w:val="0"/>
            <w:bCs w:val="0"/>
            <w:sz w:val="24"/>
            <w:szCs w:val="24"/>
            <w:lang w:eastAsia="en-US"/>
          </w:rPr>
          <w:tab/>
        </w:r>
        <w:r w:rsidRPr="00C32215" w:rsidDel="00F30960">
          <w:delText>Code_Saturne</w:delText>
        </w:r>
        <w:r w:rsidRPr="00C32215" w:rsidDel="00F30960">
          <w:tab/>
          <w:delText>16</w:delText>
        </w:r>
      </w:del>
    </w:p>
    <w:p w14:paraId="188F2EAE" w14:textId="77777777" w:rsidR="00C75DDD" w:rsidRPr="00C32215" w:rsidDel="00F30960" w:rsidRDefault="00C75DDD">
      <w:pPr>
        <w:pStyle w:val="TOC2"/>
        <w:rPr>
          <w:del w:id="531" w:author="Victor Cameo" w:date="2017-03-20T01:18:00Z"/>
          <w:rFonts w:asciiTheme="minorHAnsi" w:eastAsiaTheme="minorEastAsia" w:hAnsiTheme="minorHAnsi" w:cstheme="minorBidi"/>
          <w:b w:val="0"/>
          <w:bCs w:val="0"/>
          <w:sz w:val="24"/>
          <w:szCs w:val="24"/>
          <w:lang w:eastAsia="en-US"/>
        </w:rPr>
      </w:pPr>
      <w:del w:id="532" w:author="Victor Cameo" w:date="2017-03-20T01:18:00Z">
        <w:r w:rsidRPr="00C32215" w:rsidDel="00F30960">
          <w:delText>4.3</w:delText>
        </w:r>
        <w:r w:rsidRPr="00C32215" w:rsidDel="00F30960">
          <w:rPr>
            <w:rFonts w:asciiTheme="minorHAnsi" w:eastAsiaTheme="minorEastAsia" w:hAnsiTheme="minorHAnsi" w:cstheme="minorBidi"/>
            <w:b w:val="0"/>
            <w:bCs w:val="0"/>
            <w:sz w:val="24"/>
            <w:szCs w:val="24"/>
            <w:lang w:eastAsia="en-US"/>
          </w:rPr>
          <w:tab/>
        </w:r>
        <w:r w:rsidRPr="00C32215" w:rsidDel="00F30960">
          <w:delText>CP2K</w:delText>
        </w:r>
        <w:r w:rsidRPr="00C32215" w:rsidDel="00F30960">
          <w:tab/>
          <w:delText>16</w:delText>
        </w:r>
      </w:del>
    </w:p>
    <w:p w14:paraId="47FE8B4C" w14:textId="77777777" w:rsidR="00C75DDD" w:rsidRPr="00C32215" w:rsidDel="00F30960" w:rsidRDefault="00C75DDD">
      <w:pPr>
        <w:pStyle w:val="TOC2"/>
        <w:rPr>
          <w:del w:id="533" w:author="Victor Cameo" w:date="2017-03-20T01:18:00Z"/>
          <w:rFonts w:asciiTheme="minorHAnsi" w:eastAsiaTheme="minorEastAsia" w:hAnsiTheme="minorHAnsi" w:cstheme="minorBidi"/>
          <w:b w:val="0"/>
          <w:bCs w:val="0"/>
          <w:sz w:val="24"/>
          <w:szCs w:val="24"/>
          <w:lang w:eastAsia="en-US"/>
        </w:rPr>
      </w:pPr>
      <w:del w:id="534" w:author="Victor Cameo" w:date="2017-03-20T01:18:00Z">
        <w:r w:rsidRPr="00C32215" w:rsidDel="00F30960">
          <w:delText>4.4</w:delText>
        </w:r>
        <w:r w:rsidRPr="00C32215" w:rsidDel="00F30960">
          <w:rPr>
            <w:rFonts w:asciiTheme="minorHAnsi" w:eastAsiaTheme="minorEastAsia" w:hAnsiTheme="minorHAnsi" w:cstheme="minorBidi"/>
            <w:b w:val="0"/>
            <w:bCs w:val="0"/>
            <w:sz w:val="24"/>
            <w:szCs w:val="24"/>
            <w:lang w:eastAsia="en-US"/>
          </w:rPr>
          <w:tab/>
        </w:r>
        <w:r w:rsidRPr="00C32215" w:rsidDel="00F30960">
          <w:delText>GPAW</w:delText>
        </w:r>
        <w:r w:rsidRPr="00C32215" w:rsidDel="00F30960">
          <w:tab/>
          <w:delText>17</w:delText>
        </w:r>
      </w:del>
    </w:p>
    <w:p w14:paraId="0B32C465" w14:textId="77777777" w:rsidR="00C75DDD" w:rsidRPr="00C32215" w:rsidDel="00F30960" w:rsidRDefault="00C75DDD">
      <w:pPr>
        <w:pStyle w:val="TOC2"/>
        <w:rPr>
          <w:del w:id="535" w:author="Victor Cameo" w:date="2017-03-20T01:18:00Z"/>
          <w:rFonts w:asciiTheme="minorHAnsi" w:eastAsiaTheme="minorEastAsia" w:hAnsiTheme="minorHAnsi" w:cstheme="minorBidi"/>
          <w:b w:val="0"/>
          <w:bCs w:val="0"/>
          <w:sz w:val="24"/>
          <w:szCs w:val="24"/>
          <w:lang w:eastAsia="en-US"/>
        </w:rPr>
      </w:pPr>
      <w:del w:id="536" w:author="Victor Cameo" w:date="2017-03-20T01:18:00Z">
        <w:r w:rsidRPr="00C32215" w:rsidDel="00F30960">
          <w:delText>4.5</w:delText>
        </w:r>
        <w:r w:rsidRPr="00C32215" w:rsidDel="00F30960">
          <w:rPr>
            <w:rFonts w:asciiTheme="minorHAnsi" w:eastAsiaTheme="minorEastAsia" w:hAnsiTheme="minorHAnsi" w:cstheme="minorBidi"/>
            <w:b w:val="0"/>
            <w:bCs w:val="0"/>
            <w:sz w:val="24"/>
            <w:szCs w:val="24"/>
            <w:lang w:eastAsia="en-US"/>
          </w:rPr>
          <w:tab/>
        </w:r>
        <w:r w:rsidRPr="00C32215" w:rsidDel="00F30960">
          <w:delText>GROMACS</w:delText>
        </w:r>
        <w:r w:rsidRPr="00C32215" w:rsidDel="00F30960">
          <w:tab/>
          <w:delText>18</w:delText>
        </w:r>
      </w:del>
    </w:p>
    <w:p w14:paraId="35A50BBE" w14:textId="77777777" w:rsidR="00C75DDD" w:rsidRPr="00C32215" w:rsidDel="00F30960" w:rsidRDefault="00C75DDD">
      <w:pPr>
        <w:pStyle w:val="TOC2"/>
        <w:rPr>
          <w:del w:id="537" w:author="Victor Cameo" w:date="2017-03-20T01:18:00Z"/>
          <w:rFonts w:asciiTheme="minorHAnsi" w:eastAsiaTheme="minorEastAsia" w:hAnsiTheme="minorHAnsi" w:cstheme="minorBidi"/>
          <w:b w:val="0"/>
          <w:bCs w:val="0"/>
          <w:sz w:val="24"/>
          <w:szCs w:val="24"/>
          <w:lang w:eastAsia="en-US"/>
        </w:rPr>
      </w:pPr>
      <w:del w:id="538" w:author="Victor Cameo" w:date="2017-03-20T01:18:00Z">
        <w:r w:rsidRPr="00C32215" w:rsidDel="00F30960">
          <w:delText>4.6</w:delText>
        </w:r>
        <w:r w:rsidRPr="00C32215" w:rsidDel="00F30960">
          <w:rPr>
            <w:rFonts w:asciiTheme="minorHAnsi" w:eastAsiaTheme="minorEastAsia" w:hAnsiTheme="minorHAnsi" w:cstheme="minorBidi"/>
            <w:b w:val="0"/>
            <w:bCs w:val="0"/>
            <w:sz w:val="24"/>
            <w:szCs w:val="24"/>
            <w:lang w:eastAsia="en-US"/>
          </w:rPr>
          <w:tab/>
        </w:r>
        <w:r w:rsidRPr="00C32215" w:rsidDel="00F30960">
          <w:delText>NAMD</w:delText>
        </w:r>
        <w:r w:rsidRPr="00C32215" w:rsidDel="00F30960">
          <w:tab/>
          <w:delText>19</w:delText>
        </w:r>
      </w:del>
    </w:p>
    <w:p w14:paraId="17C04294" w14:textId="77777777" w:rsidR="00C75DDD" w:rsidRPr="00C32215" w:rsidDel="00F30960" w:rsidRDefault="00C75DDD">
      <w:pPr>
        <w:pStyle w:val="TOC2"/>
        <w:rPr>
          <w:del w:id="539" w:author="Victor Cameo" w:date="2017-03-20T01:18:00Z"/>
          <w:rFonts w:asciiTheme="minorHAnsi" w:eastAsiaTheme="minorEastAsia" w:hAnsiTheme="minorHAnsi" w:cstheme="minorBidi"/>
          <w:b w:val="0"/>
          <w:bCs w:val="0"/>
          <w:sz w:val="24"/>
          <w:szCs w:val="24"/>
          <w:lang w:eastAsia="en-US"/>
        </w:rPr>
      </w:pPr>
      <w:del w:id="540" w:author="Victor Cameo" w:date="2017-03-20T01:18:00Z">
        <w:r w:rsidRPr="00C32215" w:rsidDel="00F30960">
          <w:delText>4.7</w:delText>
        </w:r>
        <w:r w:rsidRPr="00C32215" w:rsidDel="00F30960">
          <w:rPr>
            <w:rFonts w:asciiTheme="minorHAnsi" w:eastAsiaTheme="minorEastAsia" w:hAnsiTheme="minorHAnsi" w:cstheme="minorBidi"/>
            <w:b w:val="0"/>
            <w:bCs w:val="0"/>
            <w:sz w:val="24"/>
            <w:szCs w:val="24"/>
            <w:lang w:eastAsia="en-US"/>
          </w:rPr>
          <w:tab/>
        </w:r>
        <w:r w:rsidRPr="00C32215" w:rsidDel="00F30960">
          <w:delText>PFARM</w:delText>
        </w:r>
        <w:r w:rsidRPr="00C32215" w:rsidDel="00F30960">
          <w:tab/>
          <w:delText>20</w:delText>
        </w:r>
      </w:del>
    </w:p>
    <w:p w14:paraId="45C6F757" w14:textId="77777777" w:rsidR="00C75DDD" w:rsidRPr="00C32215" w:rsidDel="00F30960" w:rsidRDefault="00C75DDD">
      <w:pPr>
        <w:pStyle w:val="TOC2"/>
        <w:rPr>
          <w:del w:id="541" w:author="Victor Cameo" w:date="2017-03-20T01:18:00Z"/>
          <w:rFonts w:asciiTheme="minorHAnsi" w:eastAsiaTheme="minorEastAsia" w:hAnsiTheme="minorHAnsi" w:cstheme="minorBidi"/>
          <w:b w:val="0"/>
          <w:bCs w:val="0"/>
          <w:sz w:val="24"/>
          <w:szCs w:val="24"/>
          <w:lang w:eastAsia="en-US"/>
        </w:rPr>
      </w:pPr>
      <w:del w:id="542" w:author="Victor Cameo" w:date="2017-03-20T01:18:00Z">
        <w:r w:rsidRPr="00C32215" w:rsidDel="00F30960">
          <w:delText>4.8</w:delText>
        </w:r>
        <w:r w:rsidRPr="00C32215" w:rsidDel="00F30960">
          <w:rPr>
            <w:rFonts w:asciiTheme="minorHAnsi" w:eastAsiaTheme="minorEastAsia" w:hAnsiTheme="minorHAnsi" w:cstheme="minorBidi"/>
            <w:b w:val="0"/>
            <w:bCs w:val="0"/>
            <w:sz w:val="24"/>
            <w:szCs w:val="24"/>
            <w:lang w:eastAsia="en-US"/>
          </w:rPr>
          <w:tab/>
        </w:r>
        <w:r w:rsidRPr="00C32215" w:rsidDel="00F30960">
          <w:delText>QCD</w:delText>
        </w:r>
        <w:r w:rsidRPr="00C32215" w:rsidDel="00F30960">
          <w:tab/>
          <w:delText>21</w:delText>
        </w:r>
      </w:del>
    </w:p>
    <w:p w14:paraId="7D0B9AB2" w14:textId="77777777" w:rsidR="00C75DDD" w:rsidRPr="00C32215" w:rsidDel="00F30960" w:rsidRDefault="00C75DDD">
      <w:pPr>
        <w:pStyle w:val="TOC3"/>
        <w:rPr>
          <w:del w:id="543" w:author="Victor Cameo" w:date="2017-03-20T01:18:00Z"/>
          <w:rFonts w:asciiTheme="minorHAnsi" w:eastAsiaTheme="minorEastAsia" w:hAnsiTheme="minorHAnsi" w:cstheme="minorBidi"/>
          <w:i w:val="0"/>
          <w:noProof/>
          <w:sz w:val="24"/>
          <w:szCs w:val="24"/>
          <w:lang w:eastAsia="en-US"/>
        </w:rPr>
      </w:pPr>
      <w:del w:id="544" w:author="Victor Cameo" w:date="2017-03-20T01:18:00Z">
        <w:r w:rsidRPr="00C32215" w:rsidDel="00F30960">
          <w:rPr>
            <w:i w:val="0"/>
            <w:noProof/>
            <w:color w:val="000000"/>
          </w:rPr>
          <w:delText>4.8.1</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First implementation</w:delText>
        </w:r>
        <w:r w:rsidRPr="00C32215" w:rsidDel="00F30960">
          <w:rPr>
            <w:noProof/>
          </w:rPr>
          <w:tab/>
          <w:delText>21</w:delText>
        </w:r>
      </w:del>
    </w:p>
    <w:p w14:paraId="413A938D" w14:textId="77777777" w:rsidR="00C75DDD" w:rsidRPr="00C32215" w:rsidDel="00F30960" w:rsidRDefault="00C75DDD">
      <w:pPr>
        <w:pStyle w:val="TOC3"/>
        <w:rPr>
          <w:del w:id="545" w:author="Victor Cameo" w:date="2017-03-20T01:18:00Z"/>
          <w:rFonts w:asciiTheme="minorHAnsi" w:eastAsiaTheme="minorEastAsia" w:hAnsiTheme="minorHAnsi" w:cstheme="minorBidi"/>
          <w:i w:val="0"/>
          <w:noProof/>
          <w:sz w:val="24"/>
          <w:szCs w:val="24"/>
          <w:lang w:eastAsia="en-US"/>
        </w:rPr>
      </w:pPr>
      <w:del w:id="546" w:author="Victor Cameo" w:date="2017-03-20T01:18:00Z">
        <w:r w:rsidRPr="00C32215" w:rsidDel="00F30960">
          <w:rPr>
            <w:i w:val="0"/>
            <w:noProof/>
            <w:color w:val="000000"/>
          </w:rPr>
          <w:delText>4.8.2</w:delText>
        </w:r>
        <w:r w:rsidRPr="00C32215" w:rsidDel="00F30960">
          <w:rPr>
            <w:rFonts w:asciiTheme="minorHAnsi" w:eastAsiaTheme="minorEastAsia" w:hAnsiTheme="minorHAnsi" w:cstheme="minorBidi"/>
            <w:i w:val="0"/>
            <w:noProof/>
            <w:sz w:val="24"/>
            <w:szCs w:val="24"/>
            <w:lang w:eastAsia="en-US"/>
          </w:rPr>
          <w:tab/>
        </w:r>
        <w:r w:rsidRPr="00C32215" w:rsidDel="00F30960">
          <w:rPr>
            <w:noProof/>
          </w:rPr>
          <w:delText>Second implementation</w:delText>
        </w:r>
        <w:r w:rsidRPr="00C32215" w:rsidDel="00F30960">
          <w:rPr>
            <w:noProof/>
          </w:rPr>
          <w:tab/>
          <w:delText>22</w:delText>
        </w:r>
      </w:del>
    </w:p>
    <w:p w14:paraId="7F3B6FD8" w14:textId="77777777" w:rsidR="00C75DDD" w:rsidRPr="00C32215" w:rsidDel="00F30960" w:rsidRDefault="00C75DDD">
      <w:pPr>
        <w:pStyle w:val="TOC2"/>
        <w:rPr>
          <w:del w:id="547" w:author="Victor Cameo" w:date="2017-03-20T01:18:00Z"/>
          <w:rFonts w:asciiTheme="minorHAnsi" w:eastAsiaTheme="minorEastAsia" w:hAnsiTheme="minorHAnsi" w:cstheme="minorBidi"/>
          <w:b w:val="0"/>
          <w:bCs w:val="0"/>
          <w:sz w:val="24"/>
          <w:szCs w:val="24"/>
          <w:lang w:eastAsia="en-US"/>
        </w:rPr>
      </w:pPr>
      <w:del w:id="548" w:author="Victor Cameo" w:date="2017-03-20T01:18:00Z">
        <w:r w:rsidRPr="00C32215" w:rsidDel="00F30960">
          <w:delText>4.9</w:delText>
        </w:r>
        <w:r w:rsidRPr="00C32215" w:rsidDel="00F30960">
          <w:rPr>
            <w:rFonts w:asciiTheme="minorHAnsi" w:eastAsiaTheme="minorEastAsia" w:hAnsiTheme="minorHAnsi" w:cstheme="minorBidi"/>
            <w:b w:val="0"/>
            <w:bCs w:val="0"/>
            <w:sz w:val="24"/>
            <w:szCs w:val="24"/>
            <w:lang w:eastAsia="en-US"/>
          </w:rPr>
          <w:tab/>
        </w:r>
        <w:r w:rsidRPr="00C32215" w:rsidDel="00F30960">
          <w:delText>Quantum Espresso</w:delText>
        </w:r>
        <w:r w:rsidRPr="00C32215" w:rsidDel="00F30960">
          <w:tab/>
          <w:delText>29</w:delText>
        </w:r>
      </w:del>
    </w:p>
    <w:p w14:paraId="263EB9B1" w14:textId="77777777" w:rsidR="00C75DDD" w:rsidRPr="00C32215" w:rsidDel="00F30960" w:rsidRDefault="00C75DDD">
      <w:pPr>
        <w:pStyle w:val="TOC2"/>
        <w:rPr>
          <w:del w:id="549" w:author="Victor Cameo" w:date="2017-03-20T01:18:00Z"/>
          <w:rFonts w:asciiTheme="minorHAnsi" w:eastAsiaTheme="minorEastAsia" w:hAnsiTheme="minorHAnsi" w:cstheme="minorBidi"/>
          <w:b w:val="0"/>
          <w:bCs w:val="0"/>
          <w:sz w:val="24"/>
          <w:szCs w:val="24"/>
          <w:lang w:eastAsia="en-US"/>
        </w:rPr>
      </w:pPr>
      <w:del w:id="550" w:author="Victor Cameo" w:date="2017-03-20T01:18:00Z">
        <w:r w:rsidRPr="00C32215" w:rsidDel="00F30960">
          <w:delText>4.10</w:delText>
        </w:r>
        <w:r w:rsidRPr="00C32215" w:rsidDel="00F30960">
          <w:rPr>
            <w:rFonts w:asciiTheme="minorHAnsi" w:eastAsiaTheme="minorEastAsia" w:hAnsiTheme="minorHAnsi" w:cstheme="minorBidi"/>
            <w:b w:val="0"/>
            <w:bCs w:val="0"/>
            <w:sz w:val="24"/>
            <w:szCs w:val="24"/>
            <w:lang w:eastAsia="en-US"/>
          </w:rPr>
          <w:tab/>
        </w:r>
        <w:r w:rsidRPr="00C32215" w:rsidDel="00F30960">
          <w:delText>Synthetic benchmarks (SHOC)</w:delText>
        </w:r>
        <w:r w:rsidRPr="00C32215" w:rsidDel="00F30960">
          <w:tab/>
          <w:delText>30</w:delText>
        </w:r>
      </w:del>
    </w:p>
    <w:p w14:paraId="4F667778" w14:textId="77777777" w:rsidR="00C75DDD" w:rsidRPr="00C32215" w:rsidDel="00F30960" w:rsidRDefault="00C75DDD">
      <w:pPr>
        <w:pStyle w:val="TOC2"/>
        <w:rPr>
          <w:del w:id="551" w:author="Victor Cameo" w:date="2017-03-20T01:18:00Z"/>
          <w:rFonts w:asciiTheme="minorHAnsi" w:eastAsiaTheme="minorEastAsia" w:hAnsiTheme="minorHAnsi" w:cstheme="minorBidi"/>
          <w:b w:val="0"/>
          <w:bCs w:val="0"/>
          <w:sz w:val="24"/>
          <w:szCs w:val="24"/>
          <w:lang w:eastAsia="en-US"/>
        </w:rPr>
      </w:pPr>
      <w:del w:id="552" w:author="Victor Cameo" w:date="2017-03-20T01:18:00Z">
        <w:r w:rsidRPr="00C32215" w:rsidDel="00F30960">
          <w:delText>4.11</w:delText>
        </w:r>
        <w:r w:rsidRPr="00C32215" w:rsidDel="00F30960">
          <w:rPr>
            <w:rFonts w:asciiTheme="minorHAnsi" w:eastAsiaTheme="minorEastAsia" w:hAnsiTheme="minorHAnsi" w:cstheme="minorBidi"/>
            <w:b w:val="0"/>
            <w:bCs w:val="0"/>
            <w:sz w:val="24"/>
            <w:szCs w:val="24"/>
            <w:lang w:eastAsia="en-US"/>
          </w:rPr>
          <w:tab/>
        </w:r>
        <w:r w:rsidRPr="00C32215" w:rsidDel="00F30960">
          <w:delText>SPECFEM3D</w:delText>
        </w:r>
        <w:r w:rsidRPr="00C32215" w:rsidDel="00F30960">
          <w:tab/>
          <w:delText>30</w:delText>
        </w:r>
      </w:del>
    </w:p>
    <w:p w14:paraId="29020AF7" w14:textId="77777777" w:rsidR="00C75DDD" w:rsidRPr="00C32215" w:rsidDel="00F30960" w:rsidRDefault="00C75DDD">
      <w:pPr>
        <w:pStyle w:val="TOC1"/>
        <w:tabs>
          <w:tab w:val="left" w:pos="442"/>
        </w:tabs>
        <w:rPr>
          <w:del w:id="553" w:author="Victor Cameo" w:date="2017-03-20T01:18:00Z"/>
          <w:rFonts w:asciiTheme="minorHAnsi" w:eastAsiaTheme="minorEastAsia" w:hAnsiTheme="minorHAnsi" w:cstheme="minorBidi"/>
          <w:b w:val="0"/>
          <w:noProof/>
          <w:sz w:val="24"/>
          <w:lang w:eastAsia="en-US"/>
        </w:rPr>
      </w:pPr>
      <w:del w:id="554" w:author="Victor Cameo" w:date="2017-03-20T01:18:00Z">
        <w:r w:rsidRPr="00C32215" w:rsidDel="00F30960">
          <w:rPr>
            <w:noProof/>
          </w:rPr>
          <w:delText>5</w:delText>
        </w:r>
        <w:r w:rsidRPr="00C32215" w:rsidDel="00F30960">
          <w:rPr>
            <w:rFonts w:asciiTheme="minorHAnsi" w:eastAsiaTheme="minorEastAsia" w:hAnsiTheme="minorHAnsi" w:cstheme="minorBidi"/>
            <w:b w:val="0"/>
            <w:noProof/>
            <w:sz w:val="24"/>
            <w:lang w:eastAsia="en-US"/>
          </w:rPr>
          <w:tab/>
        </w:r>
        <w:r w:rsidRPr="00C32215" w:rsidDel="00F30960">
          <w:rPr>
            <w:noProof/>
          </w:rPr>
          <w:delText>Conclusion and future work</w:delText>
        </w:r>
        <w:r w:rsidRPr="00C32215" w:rsidDel="00F30960">
          <w:rPr>
            <w:noProof/>
          </w:rPr>
          <w:tab/>
          <w:delText>30</w:delText>
        </w:r>
      </w:del>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555" w:name="_Toc194478743"/>
      <w:bookmarkStart w:id="556" w:name="_Toc376680005"/>
      <w:bookmarkStart w:id="557" w:name="_Toc477736043"/>
      <w:r w:rsidRPr="00C32215">
        <w:t>L</w:t>
      </w:r>
      <w:bookmarkStart w:id="558" w:name="_Toc75287373"/>
      <w:r w:rsidRPr="00C32215">
        <w:t>ist of Figures</w:t>
      </w:r>
      <w:bookmarkEnd w:id="555"/>
      <w:bookmarkEnd w:id="556"/>
      <w:bookmarkEnd w:id="558"/>
      <w:bookmarkEnd w:id="557"/>
    </w:p>
    <w:p w14:paraId="13A5D142" w14:textId="77777777" w:rsidR="00F30960" w:rsidRDefault="00A72824">
      <w:pPr>
        <w:pStyle w:val="TableofFigures"/>
        <w:tabs>
          <w:tab w:val="right" w:leader="dot" w:pos="9060"/>
        </w:tabs>
        <w:rPr>
          <w:ins w:id="559" w:author="Victor Cameo" w:date="2017-03-20T01:18: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ins w:id="560" w:author="Victor Cameo" w:date="2017-03-20T01:18:00Z">
        <w:r w:rsidR="00F30960" w:rsidRPr="000F02ED">
          <w:rPr>
            <w:rStyle w:val="Hyperlink"/>
            <w:noProof/>
          </w:rPr>
          <w:fldChar w:fldCharType="begin"/>
        </w:r>
        <w:r w:rsidR="00F30960" w:rsidRPr="000F02ED">
          <w:rPr>
            <w:rStyle w:val="Hyperlink"/>
            <w:noProof/>
          </w:rPr>
          <w:instrText xml:space="preserve"> </w:instrText>
        </w:r>
        <w:r w:rsidR="00F30960">
          <w:rPr>
            <w:noProof/>
          </w:rPr>
          <w:instrText>HYPERLINK \l "_Toc477736112"</w:instrText>
        </w:r>
        <w:r w:rsidR="00F30960" w:rsidRPr="000F02ED">
          <w:rPr>
            <w:rStyle w:val="Hyperlink"/>
            <w:noProof/>
          </w:rPr>
          <w:instrText xml:space="preserve"> </w:instrText>
        </w:r>
        <w:r w:rsidR="00F30960" w:rsidRPr="000F02ED">
          <w:rPr>
            <w:rStyle w:val="Hyperlink"/>
            <w:noProof/>
          </w:rPr>
        </w:r>
        <w:r w:rsidR="00F30960" w:rsidRPr="000F02ED">
          <w:rPr>
            <w:rStyle w:val="Hyperlink"/>
            <w:noProof/>
          </w:rPr>
          <w:fldChar w:fldCharType="separate"/>
        </w:r>
        <w:r w:rsidR="00F30960" w:rsidRPr="000F02ED">
          <w:rPr>
            <w:rStyle w:val="Hyperlink"/>
            <w:noProof/>
          </w:rPr>
          <w:t>Figure 1 ALYA benchmark results</w:t>
        </w:r>
        <w:r w:rsidR="00F30960">
          <w:rPr>
            <w:noProof/>
            <w:webHidden/>
          </w:rPr>
          <w:tab/>
        </w:r>
        <w:r w:rsidR="00F30960">
          <w:rPr>
            <w:noProof/>
            <w:webHidden/>
          </w:rPr>
          <w:fldChar w:fldCharType="begin"/>
        </w:r>
        <w:r w:rsidR="00F30960">
          <w:rPr>
            <w:noProof/>
            <w:webHidden/>
          </w:rPr>
          <w:instrText xml:space="preserve"> PAGEREF _Toc477736112 \h </w:instrText>
        </w:r>
        <w:r w:rsidR="00F30960">
          <w:rPr>
            <w:noProof/>
            <w:webHidden/>
          </w:rPr>
        </w:r>
      </w:ins>
      <w:r w:rsidR="00F30960">
        <w:rPr>
          <w:noProof/>
          <w:webHidden/>
        </w:rPr>
        <w:fldChar w:fldCharType="separate"/>
      </w:r>
      <w:ins w:id="561" w:author="Victor Cameo" w:date="2017-03-20T01:18:00Z">
        <w:r w:rsidR="00F30960">
          <w:rPr>
            <w:noProof/>
            <w:webHidden/>
          </w:rPr>
          <w:t>15</w:t>
        </w:r>
        <w:r w:rsidR="00F30960">
          <w:rPr>
            <w:noProof/>
            <w:webHidden/>
          </w:rPr>
          <w:fldChar w:fldCharType="end"/>
        </w:r>
        <w:r w:rsidR="00F30960" w:rsidRPr="000F02ED">
          <w:rPr>
            <w:rStyle w:val="Hyperlink"/>
            <w:noProof/>
          </w:rPr>
          <w:fldChar w:fldCharType="end"/>
        </w:r>
      </w:ins>
    </w:p>
    <w:p w14:paraId="5B59928A" w14:textId="77777777" w:rsidR="00F30960" w:rsidRDefault="00F30960">
      <w:pPr>
        <w:pStyle w:val="TableofFigures"/>
        <w:tabs>
          <w:tab w:val="right" w:leader="dot" w:pos="9060"/>
        </w:tabs>
        <w:rPr>
          <w:ins w:id="562" w:author="Victor Cameo" w:date="2017-03-20T01:18:00Z"/>
          <w:rFonts w:asciiTheme="minorHAnsi" w:eastAsiaTheme="minorEastAsia" w:hAnsiTheme="minorHAnsi" w:cstheme="minorBidi"/>
          <w:noProof/>
          <w:sz w:val="24"/>
          <w:szCs w:val="24"/>
          <w:lang w:val="en-US" w:eastAsia="en-US"/>
        </w:rPr>
      </w:pPr>
      <w:ins w:id="563"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"_Toc477736113"</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_Toc477736113 \h </w:instrText>
        </w:r>
        <w:r>
          <w:rPr>
            <w:noProof/>
            <w:webHidden/>
          </w:rPr>
        </w:r>
      </w:ins>
      <w:r>
        <w:rPr>
          <w:noProof/>
          <w:webHidden/>
        </w:rPr>
        <w:fldChar w:fldCharType="separate"/>
      </w:r>
      <w:ins w:id="564" w:author="Victor Cameo" w:date="2017-03-20T01:18:00Z">
        <w:r>
          <w:rPr>
            <w:noProof/>
            <w:webHidden/>
          </w:rPr>
          <w:t>16</w:t>
        </w:r>
        <w:r>
          <w:rPr>
            <w:noProof/>
            <w:webHidden/>
          </w:rPr>
          <w:fldChar w:fldCharType="end"/>
        </w:r>
        <w:r w:rsidRPr="000F02ED">
          <w:rPr>
            <w:rStyle w:val="Hyperlink"/>
            <w:noProof/>
          </w:rPr>
          <w:fldChar w:fldCharType="end"/>
        </w:r>
      </w:ins>
    </w:p>
    <w:p w14:paraId="16578F81" w14:textId="77777777" w:rsidR="00F30960" w:rsidRDefault="00F30960">
      <w:pPr>
        <w:pStyle w:val="TableofFigures"/>
        <w:tabs>
          <w:tab w:val="right" w:leader="dot" w:pos="9060"/>
        </w:tabs>
        <w:rPr>
          <w:ins w:id="565" w:author="Victor Cameo" w:date="2017-03-20T01:18:00Z"/>
          <w:rFonts w:asciiTheme="minorHAnsi" w:eastAsiaTheme="minorEastAsia" w:hAnsiTheme="minorHAnsi" w:cstheme="minorBidi"/>
          <w:noProof/>
          <w:sz w:val="24"/>
          <w:szCs w:val="24"/>
          <w:lang w:val="en-US" w:eastAsia="en-US"/>
        </w:rPr>
      </w:pPr>
      <w:ins w:id="566"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"_Toc477736114"</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3 Test case 1 of CP2K on the ARCHER cluster</w:t>
        </w:r>
        <w:r>
          <w:rPr>
            <w:noProof/>
            <w:webHidden/>
          </w:rPr>
          <w:tab/>
        </w:r>
        <w:r>
          <w:rPr>
            <w:noProof/>
            <w:webHidden/>
          </w:rPr>
          <w:fldChar w:fldCharType="begin"/>
        </w:r>
        <w:r>
          <w:rPr>
            <w:noProof/>
            <w:webHidden/>
          </w:rPr>
          <w:instrText xml:space="preserve"> PAGEREF _Toc477736114 \h </w:instrText>
        </w:r>
        <w:r>
          <w:rPr>
            <w:noProof/>
            <w:webHidden/>
          </w:rPr>
        </w:r>
      </w:ins>
      <w:r>
        <w:rPr>
          <w:noProof/>
          <w:webHidden/>
        </w:rPr>
        <w:fldChar w:fldCharType="separate"/>
      </w:r>
      <w:ins w:id="567" w:author="Victor Cameo" w:date="2017-03-20T01:18:00Z">
        <w:r>
          <w:rPr>
            <w:noProof/>
            <w:webHidden/>
          </w:rPr>
          <w:t>17</w:t>
        </w:r>
        <w:r>
          <w:rPr>
            <w:noProof/>
            <w:webHidden/>
          </w:rPr>
          <w:fldChar w:fldCharType="end"/>
        </w:r>
        <w:r w:rsidRPr="000F02ED">
          <w:rPr>
            <w:rStyle w:val="Hyperlink"/>
            <w:noProof/>
          </w:rPr>
          <w:fldChar w:fldCharType="end"/>
        </w:r>
      </w:ins>
    </w:p>
    <w:p w14:paraId="3828F366" w14:textId="77777777" w:rsidR="00F30960" w:rsidRDefault="00F30960">
      <w:pPr>
        <w:pStyle w:val="TableofFigures"/>
        <w:tabs>
          <w:tab w:val="right" w:leader="dot" w:pos="9060"/>
        </w:tabs>
        <w:rPr>
          <w:ins w:id="568" w:author="Victor Cameo" w:date="2017-03-20T01:18:00Z"/>
          <w:rFonts w:asciiTheme="minorHAnsi" w:eastAsiaTheme="minorEastAsia" w:hAnsiTheme="minorHAnsi" w:cstheme="minorBidi"/>
          <w:noProof/>
          <w:sz w:val="24"/>
          <w:szCs w:val="24"/>
          <w:lang w:val="en-US" w:eastAsia="en-US"/>
        </w:rPr>
      </w:pPr>
      <w:ins w:id="569"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"_Toc477736115"</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4 Parallel scaling of GPAW</w:t>
        </w:r>
        <w:r>
          <w:rPr>
            <w:noProof/>
            <w:webHidden/>
          </w:rPr>
          <w:tab/>
        </w:r>
        <w:r>
          <w:rPr>
            <w:noProof/>
            <w:webHidden/>
          </w:rPr>
          <w:fldChar w:fldCharType="begin"/>
        </w:r>
        <w:r>
          <w:rPr>
            <w:noProof/>
            <w:webHidden/>
          </w:rPr>
          <w:instrText xml:space="preserve"> PAGEREF _Toc477736115 \h </w:instrText>
        </w:r>
        <w:r>
          <w:rPr>
            <w:noProof/>
            <w:webHidden/>
          </w:rPr>
        </w:r>
      </w:ins>
      <w:r>
        <w:rPr>
          <w:noProof/>
          <w:webHidden/>
        </w:rPr>
        <w:fldChar w:fldCharType="separate"/>
      </w:r>
      <w:ins w:id="570" w:author="Victor Cameo" w:date="2017-03-20T01:18:00Z">
        <w:r>
          <w:rPr>
            <w:noProof/>
            <w:webHidden/>
          </w:rPr>
          <w:t>18</w:t>
        </w:r>
        <w:r>
          <w:rPr>
            <w:noProof/>
            <w:webHidden/>
          </w:rPr>
          <w:fldChar w:fldCharType="end"/>
        </w:r>
        <w:r w:rsidRPr="000F02ED">
          <w:rPr>
            <w:rStyle w:val="Hyperlink"/>
            <w:noProof/>
          </w:rPr>
          <w:fldChar w:fldCharType="end"/>
        </w:r>
      </w:ins>
    </w:p>
    <w:p w14:paraId="160E57FD" w14:textId="77777777" w:rsidR="00F30960" w:rsidRDefault="00F30960">
      <w:pPr>
        <w:pStyle w:val="TableofFigures"/>
        <w:tabs>
          <w:tab w:val="right" w:leader="dot" w:pos="9060"/>
        </w:tabs>
        <w:rPr>
          <w:ins w:id="571" w:author="Victor Cameo" w:date="2017-03-20T01:18:00Z"/>
          <w:rFonts w:asciiTheme="minorHAnsi" w:eastAsiaTheme="minorEastAsia" w:hAnsiTheme="minorHAnsi" w:cstheme="minorBidi"/>
          <w:noProof/>
          <w:sz w:val="24"/>
          <w:szCs w:val="24"/>
          <w:lang w:val="en-US" w:eastAsia="en-US"/>
        </w:rPr>
      </w:pPr>
      <w:ins w:id="572"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"_Toc477736116"</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5 Scalability for GROMACS test case GluCL Ion Channel</w:t>
        </w:r>
        <w:r>
          <w:rPr>
            <w:noProof/>
            <w:webHidden/>
          </w:rPr>
          <w:tab/>
        </w:r>
        <w:r>
          <w:rPr>
            <w:noProof/>
            <w:webHidden/>
          </w:rPr>
          <w:fldChar w:fldCharType="begin"/>
        </w:r>
        <w:r>
          <w:rPr>
            <w:noProof/>
            <w:webHidden/>
          </w:rPr>
          <w:instrText xml:space="preserve"> PAGEREF _Toc477736116 \h </w:instrText>
        </w:r>
        <w:r>
          <w:rPr>
            <w:noProof/>
            <w:webHidden/>
          </w:rPr>
        </w:r>
      </w:ins>
      <w:r>
        <w:rPr>
          <w:noProof/>
          <w:webHidden/>
        </w:rPr>
        <w:fldChar w:fldCharType="separate"/>
      </w:r>
      <w:ins w:id="573" w:author="Victor Cameo" w:date="2017-03-20T01:18:00Z">
        <w:r>
          <w:rPr>
            <w:noProof/>
            <w:webHidden/>
          </w:rPr>
          <w:t>19</w:t>
        </w:r>
        <w:r>
          <w:rPr>
            <w:noProof/>
            <w:webHidden/>
          </w:rPr>
          <w:fldChar w:fldCharType="end"/>
        </w:r>
        <w:r w:rsidRPr="000F02ED">
          <w:rPr>
            <w:rStyle w:val="Hyperlink"/>
            <w:noProof/>
          </w:rPr>
          <w:fldChar w:fldCharType="end"/>
        </w:r>
      </w:ins>
    </w:p>
    <w:p w14:paraId="3F5246C6" w14:textId="77777777" w:rsidR="00F30960" w:rsidRDefault="00F30960">
      <w:pPr>
        <w:pStyle w:val="TableofFigures"/>
        <w:tabs>
          <w:tab w:val="right" w:leader="dot" w:pos="9060"/>
        </w:tabs>
        <w:rPr>
          <w:ins w:id="574" w:author="Victor Cameo" w:date="2017-03-20T01:18:00Z"/>
          <w:rFonts w:asciiTheme="minorHAnsi" w:eastAsiaTheme="minorEastAsia" w:hAnsiTheme="minorHAnsi" w:cstheme="minorBidi"/>
          <w:noProof/>
          <w:sz w:val="24"/>
          <w:szCs w:val="24"/>
          <w:lang w:val="en-US" w:eastAsia="en-US"/>
        </w:rPr>
      </w:pPr>
      <w:ins w:id="575"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"_Toc477736117"</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7 Scalability for NAMD test case STMV.1M</w:t>
        </w:r>
        <w:r>
          <w:rPr>
            <w:noProof/>
            <w:webHidden/>
          </w:rPr>
          <w:tab/>
        </w:r>
        <w:r>
          <w:rPr>
            <w:noProof/>
            <w:webHidden/>
          </w:rPr>
          <w:fldChar w:fldCharType="begin"/>
        </w:r>
        <w:r>
          <w:rPr>
            <w:noProof/>
            <w:webHidden/>
          </w:rPr>
          <w:instrText xml:space="preserve"> PAGEREF _Toc477736117 \h </w:instrText>
        </w:r>
        <w:r>
          <w:rPr>
            <w:noProof/>
            <w:webHidden/>
          </w:rPr>
        </w:r>
      </w:ins>
      <w:r>
        <w:rPr>
          <w:noProof/>
          <w:webHidden/>
        </w:rPr>
        <w:fldChar w:fldCharType="separate"/>
      </w:r>
      <w:ins w:id="576" w:author="Victor Cameo" w:date="2017-03-20T01:18:00Z">
        <w:r>
          <w:rPr>
            <w:noProof/>
            <w:webHidden/>
          </w:rPr>
          <w:t>21</w:t>
        </w:r>
        <w:r>
          <w:rPr>
            <w:noProof/>
            <w:webHidden/>
          </w:rPr>
          <w:fldChar w:fldCharType="end"/>
        </w:r>
        <w:r w:rsidRPr="000F02ED">
          <w:rPr>
            <w:rStyle w:val="Hyperlink"/>
            <w:noProof/>
          </w:rPr>
          <w:fldChar w:fldCharType="end"/>
        </w:r>
      </w:ins>
    </w:p>
    <w:p w14:paraId="5271E6CE" w14:textId="77777777" w:rsidR="00F30960" w:rsidRDefault="00F30960">
      <w:pPr>
        <w:pStyle w:val="TableofFigures"/>
        <w:tabs>
          <w:tab w:val="right" w:leader="dot" w:pos="9060"/>
        </w:tabs>
        <w:rPr>
          <w:ins w:id="577" w:author="Victor Cameo" w:date="2017-03-20T01:18:00Z"/>
          <w:rFonts w:asciiTheme="minorHAnsi" w:eastAsiaTheme="minorEastAsia" w:hAnsiTheme="minorHAnsi" w:cstheme="minorBidi"/>
          <w:noProof/>
          <w:sz w:val="24"/>
          <w:szCs w:val="24"/>
          <w:lang w:val="en-US" w:eastAsia="en-US"/>
        </w:rPr>
      </w:pPr>
      <w:ins w:id="578"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"_Toc477736118"</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8 Scalability for NAMD test case STMV.8M</w:t>
        </w:r>
        <w:r>
          <w:rPr>
            <w:noProof/>
            <w:webHidden/>
          </w:rPr>
          <w:tab/>
        </w:r>
        <w:r>
          <w:rPr>
            <w:noProof/>
            <w:webHidden/>
          </w:rPr>
          <w:fldChar w:fldCharType="begin"/>
        </w:r>
        <w:r>
          <w:rPr>
            <w:noProof/>
            <w:webHidden/>
          </w:rPr>
          <w:instrText xml:space="preserve"> PAGEREF _Toc477736118 \h </w:instrText>
        </w:r>
        <w:r>
          <w:rPr>
            <w:noProof/>
            <w:webHidden/>
          </w:rPr>
        </w:r>
      </w:ins>
      <w:r>
        <w:rPr>
          <w:noProof/>
          <w:webHidden/>
        </w:rPr>
        <w:fldChar w:fldCharType="separate"/>
      </w:r>
      <w:ins w:id="579" w:author="Victor Cameo" w:date="2017-03-20T01:18:00Z">
        <w:r>
          <w:rPr>
            <w:noProof/>
            <w:webHidden/>
          </w:rPr>
          <w:t>21</w:t>
        </w:r>
        <w:r>
          <w:rPr>
            <w:noProof/>
            <w:webHidden/>
          </w:rPr>
          <w:fldChar w:fldCharType="end"/>
        </w:r>
        <w:r w:rsidRPr="000F02ED">
          <w:rPr>
            <w:rStyle w:val="Hyperlink"/>
            <w:noProof/>
          </w:rPr>
          <w:fldChar w:fldCharType="end"/>
        </w:r>
      </w:ins>
    </w:p>
    <w:p w14:paraId="76B0549C" w14:textId="77777777" w:rsidR="00F30960" w:rsidRDefault="00F30960">
      <w:pPr>
        <w:pStyle w:val="TableofFigures"/>
        <w:tabs>
          <w:tab w:val="right" w:leader="dot" w:pos="9060"/>
        </w:tabs>
        <w:rPr>
          <w:ins w:id="580" w:author="Victor Cameo" w:date="2017-03-20T01:18:00Z"/>
          <w:rFonts w:asciiTheme="minorHAnsi" w:eastAsiaTheme="minorEastAsia" w:hAnsiTheme="minorHAnsi" w:cstheme="minorBidi"/>
          <w:noProof/>
          <w:sz w:val="24"/>
          <w:szCs w:val="24"/>
          <w:lang w:val="en-US" w:eastAsia="en-US"/>
        </w:rPr>
      </w:pPr>
      <w:ins w:id="581"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"_Toc477736119"</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8 PFARM results on Xeon Phi KNC</w:t>
        </w:r>
        <w:r>
          <w:rPr>
            <w:noProof/>
            <w:webHidden/>
          </w:rPr>
          <w:tab/>
        </w:r>
        <w:r>
          <w:rPr>
            <w:noProof/>
            <w:webHidden/>
          </w:rPr>
          <w:fldChar w:fldCharType="begin"/>
        </w:r>
        <w:r>
          <w:rPr>
            <w:noProof/>
            <w:webHidden/>
          </w:rPr>
          <w:instrText xml:space="preserve"> PAGEREF _Toc477736119 \h </w:instrText>
        </w:r>
        <w:r>
          <w:rPr>
            <w:noProof/>
            <w:webHidden/>
          </w:rPr>
        </w:r>
      </w:ins>
      <w:r>
        <w:rPr>
          <w:noProof/>
          <w:webHidden/>
        </w:rPr>
        <w:fldChar w:fldCharType="separate"/>
      </w:r>
      <w:ins w:id="582" w:author="Victor Cameo" w:date="2017-03-20T01:18:00Z">
        <w:r>
          <w:rPr>
            <w:noProof/>
            <w:webHidden/>
          </w:rPr>
          <w:t>24</w:t>
        </w:r>
        <w:r>
          <w:rPr>
            <w:noProof/>
            <w:webHidden/>
          </w:rPr>
          <w:fldChar w:fldCharType="end"/>
        </w:r>
        <w:r w:rsidRPr="000F02ED">
          <w:rPr>
            <w:rStyle w:val="Hyperlink"/>
            <w:noProof/>
          </w:rPr>
          <w:fldChar w:fldCharType="end"/>
        </w:r>
      </w:ins>
    </w:p>
    <w:p w14:paraId="65AAD477" w14:textId="77777777" w:rsidR="00F30960" w:rsidRDefault="00F30960">
      <w:pPr>
        <w:pStyle w:val="TableofFigures"/>
        <w:tabs>
          <w:tab w:val="right" w:leader="dot" w:pos="9060"/>
        </w:tabs>
        <w:rPr>
          <w:ins w:id="583" w:author="Victor Cameo" w:date="2017-03-20T01:18:00Z"/>
          <w:rFonts w:asciiTheme="minorHAnsi" w:eastAsiaTheme="minorEastAsia" w:hAnsiTheme="minorHAnsi" w:cstheme="minorBidi"/>
          <w:noProof/>
          <w:sz w:val="24"/>
          <w:szCs w:val="24"/>
          <w:lang w:val="en-US" w:eastAsia="en-US"/>
        </w:rPr>
      </w:pPr>
      <w:ins w:id="584"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"_Toc477736120"</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9 PFARM results on GPU</w:t>
        </w:r>
        <w:r>
          <w:rPr>
            <w:noProof/>
            <w:webHidden/>
          </w:rPr>
          <w:tab/>
        </w:r>
        <w:r>
          <w:rPr>
            <w:noProof/>
            <w:webHidden/>
          </w:rPr>
          <w:fldChar w:fldCharType="begin"/>
        </w:r>
        <w:r>
          <w:rPr>
            <w:noProof/>
            <w:webHidden/>
          </w:rPr>
          <w:instrText xml:space="preserve"> PAGEREF _Toc477736120 \h </w:instrText>
        </w:r>
        <w:r>
          <w:rPr>
            <w:noProof/>
            <w:webHidden/>
          </w:rPr>
        </w:r>
      </w:ins>
      <w:r>
        <w:rPr>
          <w:noProof/>
          <w:webHidden/>
        </w:rPr>
        <w:fldChar w:fldCharType="separate"/>
      </w:r>
      <w:ins w:id="585" w:author="Victor Cameo" w:date="2017-03-20T01:18:00Z">
        <w:r>
          <w:rPr>
            <w:noProof/>
            <w:webHidden/>
          </w:rPr>
          <w:t>24</w:t>
        </w:r>
        <w:r>
          <w:rPr>
            <w:noProof/>
            <w:webHidden/>
          </w:rPr>
          <w:fldChar w:fldCharType="end"/>
        </w:r>
        <w:r w:rsidRPr="000F02ED">
          <w:rPr>
            <w:rStyle w:val="Hyperlink"/>
            <w:noProof/>
          </w:rPr>
          <w:fldChar w:fldCharType="end"/>
        </w:r>
      </w:ins>
    </w:p>
    <w:p w14:paraId="65A5B35E" w14:textId="77777777" w:rsidR="00F30960" w:rsidRDefault="00F30960">
      <w:pPr>
        <w:pStyle w:val="TableofFigures"/>
        <w:tabs>
          <w:tab w:val="right" w:leader="dot" w:pos="9060"/>
        </w:tabs>
        <w:rPr>
          <w:ins w:id="586" w:author="Victor Cameo" w:date="2017-03-20T01:18:00Z"/>
          <w:rFonts w:asciiTheme="minorHAnsi" w:eastAsiaTheme="minorEastAsia" w:hAnsiTheme="minorHAnsi" w:cstheme="minorBidi"/>
          <w:noProof/>
          <w:sz w:val="24"/>
          <w:szCs w:val="24"/>
          <w:lang w:val="en-US" w:eastAsia="en-US"/>
        </w:rPr>
      </w:pPr>
      <w:ins w:id="587"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"_Toc477736121"</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10 Results on Titan</w:t>
        </w:r>
        <w:r>
          <w:rPr>
            <w:noProof/>
            <w:webHidden/>
          </w:rPr>
          <w:tab/>
        </w:r>
        <w:r>
          <w:rPr>
            <w:noProof/>
            <w:webHidden/>
          </w:rPr>
          <w:fldChar w:fldCharType="begin"/>
        </w:r>
        <w:r>
          <w:rPr>
            <w:noProof/>
            <w:webHidden/>
          </w:rPr>
          <w:instrText xml:space="preserve"> PAGEREF _Toc477736121 \h </w:instrText>
        </w:r>
        <w:r>
          <w:rPr>
            <w:noProof/>
            <w:webHidden/>
          </w:rPr>
        </w:r>
      </w:ins>
      <w:r>
        <w:rPr>
          <w:noProof/>
          <w:webHidden/>
        </w:rPr>
        <w:fldChar w:fldCharType="separate"/>
      </w:r>
      <w:ins w:id="588" w:author="Victor Cameo" w:date="2017-03-20T01:18:00Z">
        <w:r>
          <w:rPr>
            <w:noProof/>
            <w:webHidden/>
          </w:rPr>
          <w:t>25</w:t>
        </w:r>
        <w:r>
          <w:rPr>
            <w:noProof/>
            <w:webHidden/>
          </w:rPr>
          <w:fldChar w:fldCharType="end"/>
        </w:r>
        <w:r w:rsidRPr="000F02ED">
          <w:rPr>
            <w:rStyle w:val="Hyperlink"/>
            <w:noProof/>
          </w:rPr>
          <w:fldChar w:fldCharType="end"/>
        </w:r>
      </w:ins>
    </w:p>
    <w:p w14:paraId="20DF0AB2" w14:textId="77777777" w:rsidR="00F30960" w:rsidRDefault="00F30960">
      <w:pPr>
        <w:pStyle w:val="TableofFigures"/>
        <w:tabs>
          <w:tab w:val="right" w:leader="dot" w:pos="9060"/>
        </w:tabs>
        <w:rPr>
          <w:ins w:id="589" w:author="Victor Cameo" w:date="2017-03-20T01:18:00Z"/>
          <w:rFonts w:asciiTheme="minorHAnsi" w:eastAsiaTheme="minorEastAsia" w:hAnsiTheme="minorHAnsi" w:cstheme="minorBidi"/>
          <w:noProof/>
          <w:sz w:val="24"/>
          <w:szCs w:val="24"/>
          <w:lang w:val="en-US" w:eastAsia="en-US"/>
        </w:rPr>
      </w:pPr>
      <w:ins w:id="590"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"_Toc477736122"</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11 New architecture results</w:t>
        </w:r>
        <w:r>
          <w:rPr>
            <w:noProof/>
            <w:webHidden/>
          </w:rPr>
          <w:tab/>
        </w:r>
        <w:r>
          <w:rPr>
            <w:noProof/>
            <w:webHidden/>
          </w:rPr>
          <w:fldChar w:fldCharType="begin"/>
        </w:r>
        <w:r>
          <w:rPr>
            <w:noProof/>
            <w:webHidden/>
          </w:rPr>
          <w:instrText xml:space="preserve"> PAGEREF _Toc477736122 \h </w:instrText>
        </w:r>
        <w:r>
          <w:rPr>
            <w:noProof/>
            <w:webHidden/>
          </w:rPr>
        </w:r>
      </w:ins>
      <w:r>
        <w:rPr>
          <w:noProof/>
          <w:webHidden/>
        </w:rPr>
        <w:fldChar w:fldCharType="separate"/>
      </w:r>
      <w:ins w:id="591" w:author="Victor Cameo" w:date="2017-03-20T01:18:00Z">
        <w:r>
          <w:rPr>
            <w:noProof/>
            <w:webHidden/>
          </w:rPr>
          <w:t>25</w:t>
        </w:r>
        <w:r>
          <w:rPr>
            <w:noProof/>
            <w:webHidden/>
          </w:rPr>
          <w:fldChar w:fldCharType="end"/>
        </w:r>
        <w:r w:rsidRPr="000F02ED">
          <w:rPr>
            <w:rStyle w:val="Hyperlink"/>
            <w:noProof/>
          </w:rPr>
          <w:fldChar w:fldCharType="end"/>
        </w:r>
      </w:ins>
    </w:p>
    <w:p w14:paraId="27AA1792" w14:textId="77777777" w:rsidR="00F30960" w:rsidRDefault="00F30960">
      <w:pPr>
        <w:pStyle w:val="TableofFigures"/>
        <w:tabs>
          <w:tab w:val="right" w:leader="dot" w:pos="9060"/>
        </w:tabs>
        <w:rPr>
          <w:ins w:id="592" w:author="Victor Cameo" w:date="2017-03-20T01:18:00Z"/>
          <w:rFonts w:asciiTheme="minorHAnsi" w:eastAsiaTheme="minorEastAsia" w:hAnsiTheme="minorHAnsi" w:cstheme="minorBidi"/>
          <w:noProof/>
          <w:sz w:val="24"/>
          <w:szCs w:val="24"/>
          <w:lang w:val="en-US" w:eastAsia="en-US"/>
        </w:rPr>
      </w:pPr>
      <w:ins w:id="593"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"_Toc477736123"</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12 Result of second implementation of QCD on K40m GPU</w:t>
        </w:r>
        <w:r>
          <w:rPr>
            <w:noProof/>
            <w:webHidden/>
          </w:rPr>
          <w:tab/>
        </w:r>
        <w:r>
          <w:rPr>
            <w:noProof/>
            <w:webHidden/>
          </w:rPr>
          <w:fldChar w:fldCharType="begin"/>
        </w:r>
        <w:r>
          <w:rPr>
            <w:noProof/>
            <w:webHidden/>
          </w:rPr>
          <w:instrText xml:space="preserve"> PAGEREF _Toc477736123 \h </w:instrText>
        </w:r>
        <w:r>
          <w:rPr>
            <w:noProof/>
            <w:webHidden/>
          </w:rPr>
        </w:r>
      </w:ins>
      <w:r>
        <w:rPr>
          <w:noProof/>
          <w:webHidden/>
        </w:rPr>
        <w:fldChar w:fldCharType="separate"/>
      </w:r>
      <w:ins w:id="594" w:author="Victor Cameo" w:date="2017-03-20T01:18:00Z">
        <w:r>
          <w:rPr>
            <w:noProof/>
            <w:webHidden/>
          </w:rPr>
          <w:t>26</w:t>
        </w:r>
        <w:r>
          <w:rPr>
            <w:noProof/>
            <w:webHidden/>
          </w:rPr>
          <w:fldChar w:fldCharType="end"/>
        </w:r>
        <w:r w:rsidRPr="000F02ED">
          <w:rPr>
            <w:rStyle w:val="Hyperlink"/>
            <w:noProof/>
          </w:rPr>
          <w:fldChar w:fldCharType="end"/>
        </w:r>
      </w:ins>
    </w:p>
    <w:p w14:paraId="43570BC3" w14:textId="77777777" w:rsidR="00F30960" w:rsidRDefault="00F30960">
      <w:pPr>
        <w:pStyle w:val="TableofFigures"/>
        <w:tabs>
          <w:tab w:val="right" w:leader="dot" w:pos="9060"/>
        </w:tabs>
        <w:rPr>
          <w:ins w:id="595" w:author="Victor Cameo" w:date="2017-03-20T01:18:00Z"/>
          <w:rFonts w:asciiTheme="minorHAnsi" w:eastAsiaTheme="minorEastAsia" w:hAnsiTheme="minorHAnsi" w:cstheme="minorBidi"/>
          <w:noProof/>
          <w:sz w:val="24"/>
          <w:szCs w:val="24"/>
          <w:lang w:val="en-US" w:eastAsia="en-US"/>
        </w:rPr>
      </w:pPr>
      <w:ins w:id="596"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"_Toc477736124"</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13 Result of second implementation of QCD on P100 GPU</w:t>
        </w:r>
        <w:r>
          <w:rPr>
            <w:noProof/>
            <w:webHidden/>
          </w:rPr>
          <w:tab/>
        </w:r>
        <w:r>
          <w:rPr>
            <w:noProof/>
            <w:webHidden/>
          </w:rPr>
          <w:fldChar w:fldCharType="begin"/>
        </w:r>
        <w:r>
          <w:rPr>
            <w:noProof/>
            <w:webHidden/>
          </w:rPr>
          <w:instrText xml:space="preserve"> PAGEREF _Toc477736124 \h </w:instrText>
        </w:r>
        <w:r>
          <w:rPr>
            <w:noProof/>
            <w:webHidden/>
          </w:rPr>
        </w:r>
      </w:ins>
      <w:r>
        <w:rPr>
          <w:noProof/>
          <w:webHidden/>
        </w:rPr>
        <w:fldChar w:fldCharType="separate"/>
      </w:r>
      <w:ins w:id="597" w:author="Victor Cameo" w:date="2017-03-20T01:18:00Z">
        <w:r>
          <w:rPr>
            <w:noProof/>
            <w:webHidden/>
          </w:rPr>
          <w:t>27</w:t>
        </w:r>
        <w:r>
          <w:rPr>
            <w:noProof/>
            <w:webHidden/>
          </w:rPr>
          <w:fldChar w:fldCharType="end"/>
        </w:r>
        <w:r w:rsidRPr="000F02ED">
          <w:rPr>
            <w:rStyle w:val="Hyperlink"/>
            <w:noProof/>
          </w:rPr>
          <w:fldChar w:fldCharType="end"/>
        </w:r>
      </w:ins>
    </w:p>
    <w:p w14:paraId="7D6B1BDE" w14:textId="77777777" w:rsidR="00F30960" w:rsidRDefault="00F30960">
      <w:pPr>
        <w:pStyle w:val="TableofFigures"/>
        <w:tabs>
          <w:tab w:val="right" w:leader="dot" w:pos="9060"/>
        </w:tabs>
        <w:rPr>
          <w:ins w:id="598" w:author="Victor Cameo" w:date="2017-03-20T01:18:00Z"/>
          <w:rFonts w:asciiTheme="minorHAnsi" w:eastAsiaTheme="minorEastAsia" w:hAnsiTheme="minorHAnsi" w:cstheme="minorBidi"/>
          <w:noProof/>
          <w:sz w:val="24"/>
          <w:szCs w:val="24"/>
          <w:lang w:val="en-US" w:eastAsia="en-US"/>
        </w:rPr>
      </w:pPr>
      <w:ins w:id="599"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"_Toc477736125"</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14 Result of second implementation of QCD on P100 GPU on larger test case</w:t>
        </w:r>
        <w:r>
          <w:rPr>
            <w:noProof/>
            <w:webHidden/>
          </w:rPr>
          <w:tab/>
        </w:r>
        <w:r>
          <w:rPr>
            <w:noProof/>
            <w:webHidden/>
          </w:rPr>
          <w:fldChar w:fldCharType="begin"/>
        </w:r>
        <w:r>
          <w:rPr>
            <w:noProof/>
            <w:webHidden/>
          </w:rPr>
          <w:instrText xml:space="preserve"> PAGEREF _Toc477736125 \h </w:instrText>
        </w:r>
        <w:r>
          <w:rPr>
            <w:noProof/>
            <w:webHidden/>
          </w:rPr>
        </w:r>
      </w:ins>
      <w:r>
        <w:rPr>
          <w:noProof/>
          <w:webHidden/>
        </w:rPr>
        <w:fldChar w:fldCharType="separate"/>
      </w:r>
      <w:ins w:id="600" w:author="Victor Cameo" w:date="2017-03-20T01:18:00Z">
        <w:r>
          <w:rPr>
            <w:noProof/>
            <w:webHidden/>
          </w:rPr>
          <w:t>28</w:t>
        </w:r>
        <w:r>
          <w:rPr>
            <w:noProof/>
            <w:webHidden/>
          </w:rPr>
          <w:fldChar w:fldCharType="end"/>
        </w:r>
        <w:r w:rsidRPr="000F02ED">
          <w:rPr>
            <w:rStyle w:val="Hyperlink"/>
            <w:noProof/>
          </w:rPr>
          <w:fldChar w:fldCharType="end"/>
        </w:r>
      </w:ins>
    </w:p>
    <w:p w14:paraId="1119004C" w14:textId="77777777" w:rsidR="00F30960" w:rsidRDefault="00F30960">
      <w:pPr>
        <w:pStyle w:val="TableofFigures"/>
        <w:tabs>
          <w:tab w:val="right" w:leader="dot" w:pos="9060"/>
        </w:tabs>
        <w:rPr>
          <w:ins w:id="601" w:author="Victor Cameo" w:date="2017-03-20T01:18:00Z"/>
          <w:rFonts w:asciiTheme="minorHAnsi" w:eastAsiaTheme="minorEastAsia" w:hAnsiTheme="minorHAnsi" w:cstheme="minorBidi"/>
          <w:noProof/>
          <w:sz w:val="24"/>
          <w:szCs w:val="24"/>
          <w:lang w:val="en-US" w:eastAsia="en-US"/>
        </w:rPr>
      </w:pPr>
      <w:ins w:id="602"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"_Toc477736126"</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15 Result of second implementation of QCD on KNC</w:t>
        </w:r>
        <w:r>
          <w:rPr>
            <w:noProof/>
            <w:webHidden/>
          </w:rPr>
          <w:tab/>
        </w:r>
        <w:r>
          <w:rPr>
            <w:noProof/>
            <w:webHidden/>
          </w:rPr>
          <w:fldChar w:fldCharType="begin"/>
        </w:r>
        <w:r>
          <w:rPr>
            <w:noProof/>
            <w:webHidden/>
          </w:rPr>
          <w:instrText xml:space="preserve"> PAGEREF _Toc477736126 \h </w:instrText>
        </w:r>
        <w:r>
          <w:rPr>
            <w:noProof/>
            <w:webHidden/>
          </w:rPr>
        </w:r>
      </w:ins>
      <w:r>
        <w:rPr>
          <w:noProof/>
          <w:webHidden/>
        </w:rPr>
        <w:fldChar w:fldCharType="separate"/>
      </w:r>
      <w:ins w:id="603" w:author="Victor Cameo" w:date="2017-03-20T01:18:00Z">
        <w:r>
          <w:rPr>
            <w:noProof/>
            <w:webHidden/>
          </w:rPr>
          <w:t>29</w:t>
        </w:r>
        <w:r>
          <w:rPr>
            <w:noProof/>
            <w:webHidden/>
          </w:rPr>
          <w:fldChar w:fldCharType="end"/>
        </w:r>
        <w:r w:rsidRPr="000F02ED">
          <w:rPr>
            <w:rStyle w:val="Hyperlink"/>
            <w:noProof/>
          </w:rPr>
          <w:fldChar w:fldCharType="end"/>
        </w:r>
      </w:ins>
    </w:p>
    <w:p w14:paraId="072D25C6" w14:textId="77777777" w:rsidR="00F30960" w:rsidRDefault="00F30960">
      <w:pPr>
        <w:pStyle w:val="TableofFigures"/>
        <w:tabs>
          <w:tab w:val="right" w:leader="dot" w:pos="9060"/>
        </w:tabs>
        <w:rPr>
          <w:ins w:id="604" w:author="Victor Cameo" w:date="2017-03-20T01:18:00Z"/>
          <w:rFonts w:asciiTheme="minorHAnsi" w:eastAsiaTheme="minorEastAsia" w:hAnsiTheme="minorHAnsi" w:cstheme="minorBidi"/>
          <w:noProof/>
          <w:sz w:val="24"/>
          <w:szCs w:val="24"/>
          <w:lang w:val="en-US" w:eastAsia="en-US"/>
        </w:rPr>
      </w:pPr>
      <w:ins w:id="605"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"_Toc477736127"</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16 Result of second implementation of QCD on KNL</w:t>
        </w:r>
        <w:r>
          <w:rPr>
            <w:noProof/>
            <w:webHidden/>
          </w:rPr>
          <w:tab/>
        </w:r>
        <w:r>
          <w:rPr>
            <w:noProof/>
            <w:webHidden/>
          </w:rPr>
          <w:fldChar w:fldCharType="begin"/>
        </w:r>
        <w:r>
          <w:rPr>
            <w:noProof/>
            <w:webHidden/>
          </w:rPr>
          <w:instrText xml:space="preserve"> PAGEREF _Toc477736127 \h </w:instrText>
        </w:r>
        <w:r>
          <w:rPr>
            <w:noProof/>
            <w:webHidden/>
          </w:rPr>
        </w:r>
      </w:ins>
      <w:r>
        <w:rPr>
          <w:noProof/>
          <w:webHidden/>
        </w:rPr>
        <w:fldChar w:fldCharType="separate"/>
      </w:r>
      <w:ins w:id="606" w:author="Victor Cameo" w:date="2017-03-20T01:18:00Z">
        <w:r>
          <w:rPr>
            <w:noProof/>
            <w:webHidden/>
          </w:rPr>
          <w:t>30</w:t>
        </w:r>
        <w:r>
          <w:rPr>
            <w:noProof/>
            <w:webHidden/>
          </w:rPr>
          <w:fldChar w:fldCharType="end"/>
        </w:r>
        <w:r w:rsidRPr="000F02ED">
          <w:rPr>
            <w:rStyle w:val="Hyperlink"/>
            <w:noProof/>
          </w:rPr>
          <w:fldChar w:fldCharType="end"/>
        </w:r>
      </w:ins>
    </w:p>
    <w:p w14:paraId="6A0EDF50" w14:textId="77777777" w:rsidR="00F30960" w:rsidRDefault="00F30960">
      <w:pPr>
        <w:pStyle w:val="TableofFigures"/>
        <w:tabs>
          <w:tab w:val="right" w:leader="dot" w:pos="9060"/>
        </w:tabs>
        <w:rPr>
          <w:ins w:id="607" w:author="Victor Cameo" w:date="2017-03-20T01:18:00Z"/>
          <w:rFonts w:asciiTheme="minorHAnsi" w:eastAsiaTheme="minorEastAsia" w:hAnsiTheme="minorHAnsi" w:cstheme="minorBidi"/>
          <w:noProof/>
          <w:sz w:val="24"/>
          <w:szCs w:val="24"/>
          <w:lang w:val="en-US" w:eastAsia="en-US"/>
        </w:rPr>
      </w:pPr>
      <w:ins w:id="608"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"_Toc477736128"</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17 Result of second implementation of QCD on KNL on a larger test case</w:t>
        </w:r>
        <w:r>
          <w:rPr>
            <w:noProof/>
            <w:webHidden/>
          </w:rPr>
          <w:tab/>
        </w:r>
        <w:r>
          <w:rPr>
            <w:noProof/>
            <w:webHidden/>
          </w:rPr>
          <w:fldChar w:fldCharType="begin"/>
        </w:r>
        <w:r>
          <w:rPr>
            <w:noProof/>
            <w:webHidden/>
          </w:rPr>
          <w:instrText xml:space="preserve"> PAGEREF _Toc477736128 \h </w:instrText>
        </w:r>
        <w:r>
          <w:rPr>
            <w:noProof/>
            <w:webHidden/>
          </w:rPr>
        </w:r>
      </w:ins>
      <w:r>
        <w:rPr>
          <w:noProof/>
          <w:webHidden/>
        </w:rPr>
        <w:fldChar w:fldCharType="separate"/>
      </w:r>
      <w:ins w:id="609" w:author="Victor Cameo" w:date="2017-03-20T01:18:00Z">
        <w:r>
          <w:rPr>
            <w:noProof/>
            <w:webHidden/>
          </w:rPr>
          <w:t>31</w:t>
        </w:r>
        <w:r>
          <w:rPr>
            <w:noProof/>
            <w:webHidden/>
          </w:rPr>
          <w:fldChar w:fldCharType="end"/>
        </w:r>
        <w:r w:rsidRPr="000F02ED">
          <w:rPr>
            <w:rStyle w:val="Hyperlink"/>
            <w:noProof/>
          </w:rPr>
          <w:fldChar w:fldCharType="end"/>
        </w:r>
      </w:ins>
    </w:p>
    <w:p w14:paraId="5799FDB7" w14:textId="77777777" w:rsidR="00F30960" w:rsidRDefault="00F30960">
      <w:pPr>
        <w:pStyle w:val="TableofFigures"/>
        <w:tabs>
          <w:tab w:val="right" w:leader="dot" w:pos="9060"/>
        </w:tabs>
        <w:rPr>
          <w:ins w:id="610" w:author="Victor Cameo" w:date="2017-03-20T01:18:00Z"/>
          <w:rFonts w:asciiTheme="minorHAnsi" w:eastAsiaTheme="minorEastAsia" w:hAnsiTheme="minorHAnsi" w:cstheme="minorBidi"/>
          <w:noProof/>
          <w:sz w:val="24"/>
          <w:szCs w:val="24"/>
          <w:lang w:val="en-US" w:eastAsia="en-US"/>
        </w:rPr>
      </w:pPr>
      <w:ins w:id="611"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"_Toc477736129"</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18 AUSURF performances on GPU</w:t>
        </w:r>
        <w:r>
          <w:rPr>
            <w:noProof/>
            <w:webHidden/>
          </w:rPr>
          <w:tab/>
        </w:r>
        <w:r>
          <w:rPr>
            <w:noProof/>
            <w:webHidden/>
          </w:rPr>
          <w:fldChar w:fldCharType="begin"/>
        </w:r>
        <w:r>
          <w:rPr>
            <w:noProof/>
            <w:webHidden/>
          </w:rPr>
          <w:instrText xml:space="preserve"> PAGEREF _Toc477736129 \h </w:instrText>
        </w:r>
        <w:r>
          <w:rPr>
            <w:noProof/>
            <w:webHidden/>
          </w:rPr>
        </w:r>
      </w:ins>
      <w:r>
        <w:rPr>
          <w:noProof/>
          <w:webHidden/>
        </w:rPr>
        <w:fldChar w:fldCharType="separate"/>
      </w:r>
      <w:ins w:id="612" w:author="Victor Cameo" w:date="2017-03-20T01:18:00Z">
        <w:r>
          <w:rPr>
            <w:noProof/>
            <w:webHidden/>
          </w:rPr>
          <w:t>32</w:t>
        </w:r>
        <w:r>
          <w:rPr>
            <w:noProof/>
            <w:webHidden/>
          </w:rPr>
          <w:fldChar w:fldCharType="end"/>
        </w:r>
        <w:r w:rsidRPr="000F02ED">
          <w:rPr>
            <w:rStyle w:val="Hyperlink"/>
            <w:noProof/>
          </w:rPr>
          <w:fldChar w:fldCharType="end"/>
        </w:r>
      </w:ins>
    </w:p>
    <w:p w14:paraId="49A746C6" w14:textId="77777777" w:rsidR="00F30960" w:rsidRDefault="00F30960">
      <w:pPr>
        <w:pStyle w:val="TableofFigures"/>
        <w:tabs>
          <w:tab w:val="right" w:leader="dot" w:pos="9060"/>
        </w:tabs>
        <w:rPr>
          <w:ins w:id="613" w:author="Victor Cameo" w:date="2017-03-20T01:18:00Z"/>
          <w:rFonts w:asciiTheme="minorHAnsi" w:eastAsiaTheme="minorEastAsia" w:hAnsiTheme="minorHAnsi" w:cstheme="minorBidi"/>
          <w:noProof/>
          <w:sz w:val="24"/>
          <w:szCs w:val="24"/>
          <w:lang w:val="en-US" w:eastAsia="en-US"/>
        </w:rPr>
      </w:pPr>
      <w:ins w:id="614" w:author="Victor Cameo" w:date="2017-03-20T01:18:00Z">
        <w:r w:rsidRPr="000F02ED">
          <w:rPr>
            <w:rStyle w:val="Hyperlink"/>
            <w:noProof/>
          </w:rPr>
          <w:fldChar w:fldCharType="begin"/>
        </w:r>
        <w:r w:rsidRPr="000F02ED">
          <w:rPr>
            <w:rStyle w:val="Hyperlink"/>
            <w:noProof/>
          </w:rPr>
          <w:instrText xml:space="preserve"> </w:instrText>
        </w:r>
        <w:r>
          <w:rPr>
            <w:noProof/>
          </w:rPr>
          <w:instrText>HYPERLINK \l "_Toc477736130"</w:instrText>
        </w:r>
        <w:r w:rsidRPr="000F02ED">
          <w:rPr>
            <w:rStyle w:val="Hyperlink"/>
            <w:noProof/>
          </w:rPr>
          <w:instrText xml:space="preserve"> </w:instrText>
        </w:r>
        <w:r w:rsidRPr="000F02ED">
          <w:rPr>
            <w:rStyle w:val="Hyperlink"/>
            <w:noProof/>
          </w:rPr>
        </w:r>
        <w:r w:rsidRPr="000F02ED">
          <w:rPr>
            <w:rStyle w:val="Hyperlink"/>
            <w:noProof/>
          </w:rPr>
          <w:fldChar w:fldCharType="separate"/>
        </w:r>
        <w:r w:rsidRPr="000F02ED">
          <w:rPr>
            <w:rStyle w:val="Hyperlink"/>
            <w:noProof/>
          </w:rPr>
          <w:t>Figure 19 CNT performances on GPU</w:t>
        </w:r>
        <w:r>
          <w:rPr>
            <w:noProof/>
            <w:webHidden/>
          </w:rPr>
          <w:tab/>
        </w:r>
        <w:r>
          <w:rPr>
            <w:noProof/>
            <w:webHidden/>
          </w:rPr>
          <w:fldChar w:fldCharType="begin"/>
        </w:r>
        <w:r>
          <w:rPr>
            <w:noProof/>
            <w:webHidden/>
          </w:rPr>
          <w:instrText xml:space="preserve"> PAGEREF _Toc477736130 \h </w:instrText>
        </w:r>
        <w:r>
          <w:rPr>
            <w:noProof/>
            <w:webHidden/>
          </w:rPr>
        </w:r>
      </w:ins>
      <w:r>
        <w:rPr>
          <w:noProof/>
          <w:webHidden/>
        </w:rPr>
        <w:fldChar w:fldCharType="separate"/>
      </w:r>
      <w:ins w:id="615" w:author="Victor Cameo" w:date="2017-03-20T01:18:00Z">
        <w:r>
          <w:rPr>
            <w:noProof/>
            <w:webHidden/>
          </w:rPr>
          <w:t>32</w:t>
        </w:r>
        <w:r>
          <w:rPr>
            <w:noProof/>
            <w:webHidden/>
          </w:rPr>
          <w:fldChar w:fldCharType="end"/>
        </w:r>
        <w:r w:rsidRPr="000F02ED">
          <w:rPr>
            <w:rStyle w:val="Hyperlink"/>
            <w:noProof/>
          </w:rPr>
          <w:fldChar w:fldCharType="end"/>
        </w:r>
      </w:ins>
    </w:p>
    <w:p w14:paraId="631A179A" w14:textId="77777777" w:rsidR="003B6790" w:rsidRPr="00C32215" w:rsidDel="00F30960" w:rsidRDefault="003B6790">
      <w:pPr>
        <w:pStyle w:val="TableofFigures"/>
        <w:tabs>
          <w:tab w:val="right" w:leader="dot" w:pos="9060"/>
        </w:tabs>
        <w:rPr>
          <w:del w:id="616" w:author="Victor Cameo" w:date="2017-03-20T01:18:00Z"/>
          <w:rFonts w:asciiTheme="minorHAnsi" w:eastAsiaTheme="minorEastAsia" w:hAnsiTheme="minorHAnsi" w:cstheme="minorBidi"/>
          <w:noProof/>
          <w:sz w:val="24"/>
          <w:szCs w:val="24"/>
          <w:lang w:eastAsia="en-US"/>
        </w:rPr>
      </w:pPr>
      <w:del w:id="617" w:author="Victor Cameo" w:date="2017-03-20T01:18:00Z">
        <w:r w:rsidRPr="00F30960" w:rsidDel="00F30960">
          <w:rPr>
            <w:noProof/>
            <w:rPrChange w:id="618" w:author="Victor Cameo" w:date="2017-03-20T01:18:00Z">
              <w:rPr>
                <w:rStyle w:val="Hyperlink"/>
                <w:noProof/>
              </w:rPr>
            </w:rPrChange>
          </w:rPr>
          <w:delText>Figure 1 ALYA benchmark results</w:delText>
        </w:r>
        <w:r w:rsidRPr="00C32215" w:rsidDel="00F30960">
          <w:rPr>
            <w:noProof/>
            <w:webHidden/>
          </w:rPr>
          <w:tab/>
          <w:delText>15</w:delText>
        </w:r>
      </w:del>
    </w:p>
    <w:p w14:paraId="7B084D80" w14:textId="77777777" w:rsidR="003B6790" w:rsidRPr="00C32215" w:rsidDel="00F30960" w:rsidRDefault="003B6790">
      <w:pPr>
        <w:pStyle w:val="TableofFigures"/>
        <w:tabs>
          <w:tab w:val="right" w:leader="dot" w:pos="9060"/>
        </w:tabs>
        <w:rPr>
          <w:del w:id="619" w:author="Victor Cameo" w:date="2017-03-20T01:18:00Z"/>
          <w:rFonts w:asciiTheme="minorHAnsi" w:eastAsiaTheme="minorEastAsia" w:hAnsiTheme="minorHAnsi" w:cstheme="minorBidi"/>
          <w:noProof/>
          <w:sz w:val="24"/>
          <w:szCs w:val="24"/>
          <w:lang w:eastAsia="en-US"/>
        </w:rPr>
      </w:pPr>
      <w:del w:id="620" w:author="Victor Cameo" w:date="2017-03-20T01:18:00Z">
        <w:r w:rsidRPr="00F30960" w:rsidDel="00F30960">
          <w:rPr>
            <w:noProof/>
            <w:rPrChange w:id="621" w:author="Victor Cameo" w:date="2017-03-20T01:18:00Z">
              <w:rPr>
                <w:rStyle w:val="Hyperlink"/>
                <w:noProof/>
              </w:rPr>
            </w:rPrChange>
          </w:rPr>
          <w:delText>Figure 2 Code_Saturne's performance on KNLs. AMG is used as a solver in V4.2.2.</w:delText>
        </w:r>
        <w:r w:rsidRPr="00C32215" w:rsidDel="00F30960">
          <w:rPr>
            <w:noProof/>
            <w:webHidden/>
          </w:rPr>
          <w:tab/>
          <w:delText>16</w:delText>
        </w:r>
      </w:del>
    </w:p>
    <w:p w14:paraId="0892308C" w14:textId="77777777" w:rsidR="003B6790" w:rsidRPr="00C32215" w:rsidDel="00F30960" w:rsidRDefault="003B6790">
      <w:pPr>
        <w:pStyle w:val="TableofFigures"/>
        <w:tabs>
          <w:tab w:val="right" w:leader="dot" w:pos="9060"/>
        </w:tabs>
        <w:rPr>
          <w:del w:id="622" w:author="Victor Cameo" w:date="2017-03-20T01:18:00Z"/>
          <w:rFonts w:asciiTheme="minorHAnsi" w:eastAsiaTheme="minorEastAsia" w:hAnsiTheme="minorHAnsi" w:cstheme="minorBidi"/>
          <w:noProof/>
          <w:sz w:val="24"/>
          <w:szCs w:val="24"/>
          <w:lang w:eastAsia="en-US"/>
        </w:rPr>
      </w:pPr>
      <w:del w:id="623" w:author="Victor Cameo" w:date="2017-03-20T01:18:00Z">
        <w:r w:rsidRPr="00F30960" w:rsidDel="00F30960">
          <w:rPr>
            <w:noProof/>
            <w:rPrChange w:id="624" w:author="Victor Cameo" w:date="2017-03-20T01:18:00Z">
              <w:rPr>
                <w:rStyle w:val="Hyperlink"/>
                <w:noProof/>
              </w:rPr>
            </w:rPrChange>
          </w:rPr>
          <w:delText>Figure 3 Parallel scaling of GPAW</w:delText>
        </w:r>
        <w:r w:rsidRPr="00C32215" w:rsidDel="00F30960">
          <w:rPr>
            <w:noProof/>
            <w:webHidden/>
          </w:rPr>
          <w:tab/>
          <w:delText>17</w:delText>
        </w:r>
      </w:del>
    </w:p>
    <w:p w14:paraId="6B5D26E0" w14:textId="77777777" w:rsidR="003B6790" w:rsidRPr="00C32215" w:rsidDel="00F30960" w:rsidRDefault="003B6790">
      <w:pPr>
        <w:pStyle w:val="TableofFigures"/>
        <w:tabs>
          <w:tab w:val="right" w:leader="dot" w:pos="9060"/>
        </w:tabs>
        <w:rPr>
          <w:del w:id="625" w:author="Victor Cameo" w:date="2017-03-20T01:18:00Z"/>
          <w:rFonts w:asciiTheme="minorHAnsi" w:eastAsiaTheme="minorEastAsia" w:hAnsiTheme="minorHAnsi" w:cstheme="minorBidi"/>
          <w:noProof/>
          <w:sz w:val="24"/>
          <w:szCs w:val="24"/>
          <w:lang w:eastAsia="en-US"/>
        </w:rPr>
      </w:pPr>
      <w:del w:id="626" w:author="Victor Cameo" w:date="2017-03-20T01:18:00Z">
        <w:r w:rsidRPr="00F30960" w:rsidDel="00F30960">
          <w:rPr>
            <w:noProof/>
            <w:rPrChange w:id="627" w:author="Victor Cameo" w:date="2017-03-20T01:18:00Z">
              <w:rPr>
                <w:rStyle w:val="Hyperlink"/>
                <w:noProof/>
              </w:rPr>
            </w:rPrChange>
          </w:rPr>
          <w:delText>Figure 4 Parallel Scaling for GROMACS GPU</w:delText>
        </w:r>
        <w:r w:rsidRPr="00C32215" w:rsidDel="00F30960">
          <w:rPr>
            <w:noProof/>
            <w:webHidden/>
          </w:rPr>
          <w:tab/>
          <w:delText>18</w:delText>
        </w:r>
      </w:del>
    </w:p>
    <w:p w14:paraId="6FA94C2B" w14:textId="77777777" w:rsidR="003B6790" w:rsidRPr="00C32215" w:rsidDel="00F30960" w:rsidRDefault="003B6790">
      <w:pPr>
        <w:pStyle w:val="TableofFigures"/>
        <w:tabs>
          <w:tab w:val="right" w:leader="dot" w:pos="9060"/>
        </w:tabs>
        <w:rPr>
          <w:del w:id="628" w:author="Victor Cameo" w:date="2017-03-20T01:18:00Z"/>
          <w:rFonts w:asciiTheme="minorHAnsi" w:eastAsiaTheme="minorEastAsia" w:hAnsiTheme="minorHAnsi" w:cstheme="minorBidi"/>
          <w:noProof/>
          <w:sz w:val="24"/>
          <w:szCs w:val="24"/>
          <w:lang w:eastAsia="en-US"/>
        </w:rPr>
      </w:pPr>
      <w:del w:id="629" w:author="Victor Cameo" w:date="2017-03-20T01:18:00Z">
        <w:r w:rsidRPr="00F30960" w:rsidDel="00F30960">
          <w:rPr>
            <w:noProof/>
            <w:rPrChange w:id="630" w:author="Victor Cameo" w:date="2017-03-20T01:18:00Z">
              <w:rPr>
                <w:rStyle w:val="Hyperlink"/>
                <w:noProof/>
              </w:rPr>
            </w:rPrChange>
          </w:rPr>
          <w:delText>Figure 5 Results and scalability for NAMD test case A</w:delText>
        </w:r>
        <w:r w:rsidRPr="00C32215" w:rsidDel="00F30960">
          <w:rPr>
            <w:noProof/>
            <w:webHidden/>
          </w:rPr>
          <w:tab/>
          <w:delText>19</w:delText>
        </w:r>
      </w:del>
    </w:p>
    <w:p w14:paraId="4CDC03EF" w14:textId="77777777" w:rsidR="003B6790" w:rsidRPr="00C32215" w:rsidDel="00F30960" w:rsidRDefault="003B6790">
      <w:pPr>
        <w:pStyle w:val="TableofFigures"/>
        <w:tabs>
          <w:tab w:val="right" w:leader="dot" w:pos="9060"/>
        </w:tabs>
        <w:rPr>
          <w:del w:id="631" w:author="Victor Cameo" w:date="2017-03-20T01:18:00Z"/>
          <w:rFonts w:asciiTheme="minorHAnsi" w:eastAsiaTheme="minorEastAsia" w:hAnsiTheme="minorHAnsi" w:cstheme="minorBidi"/>
          <w:noProof/>
          <w:sz w:val="24"/>
          <w:szCs w:val="24"/>
          <w:lang w:eastAsia="en-US"/>
        </w:rPr>
      </w:pPr>
      <w:del w:id="632" w:author="Victor Cameo" w:date="2017-03-20T01:18:00Z">
        <w:r w:rsidRPr="00F30960" w:rsidDel="00F30960">
          <w:rPr>
            <w:noProof/>
            <w:rPrChange w:id="633" w:author="Victor Cameo" w:date="2017-03-20T01:18:00Z">
              <w:rPr>
                <w:rStyle w:val="Hyperlink"/>
                <w:noProof/>
              </w:rPr>
            </w:rPrChange>
          </w:rPr>
          <w:delText>Figure 6  Results and scalability for NAMD test case B</w:delText>
        </w:r>
        <w:r w:rsidRPr="00C32215" w:rsidDel="00F30960">
          <w:rPr>
            <w:noProof/>
            <w:webHidden/>
          </w:rPr>
          <w:tab/>
          <w:delText>20</w:delText>
        </w:r>
      </w:del>
    </w:p>
    <w:p w14:paraId="2F8FBA79" w14:textId="77777777" w:rsidR="003B6790" w:rsidRPr="00C32215" w:rsidDel="00F30960" w:rsidRDefault="003B6790">
      <w:pPr>
        <w:pStyle w:val="TableofFigures"/>
        <w:tabs>
          <w:tab w:val="right" w:leader="dot" w:pos="9060"/>
        </w:tabs>
        <w:rPr>
          <w:del w:id="634" w:author="Victor Cameo" w:date="2017-03-20T01:18:00Z"/>
          <w:rFonts w:asciiTheme="minorHAnsi" w:eastAsiaTheme="minorEastAsia" w:hAnsiTheme="minorHAnsi" w:cstheme="minorBidi"/>
          <w:noProof/>
          <w:sz w:val="24"/>
          <w:szCs w:val="24"/>
          <w:lang w:eastAsia="en-US"/>
        </w:rPr>
      </w:pPr>
      <w:del w:id="635" w:author="Victor Cameo" w:date="2017-03-20T01:18:00Z">
        <w:r w:rsidRPr="00F30960" w:rsidDel="00F30960">
          <w:rPr>
            <w:noProof/>
            <w:rPrChange w:id="636" w:author="Victor Cameo" w:date="2017-03-20T01:18:00Z">
              <w:rPr>
                <w:rStyle w:val="Hyperlink"/>
                <w:noProof/>
              </w:rPr>
            </w:rPrChange>
          </w:rPr>
          <w:delText>Figure 7 PFARM results on Xeon Phi KNC</w:delText>
        </w:r>
        <w:r w:rsidRPr="00C32215" w:rsidDel="00F30960">
          <w:rPr>
            <w:noProof/>
            <w:webHidden/>
          </w:rPr>
          <w:tab/>
          <w:delText>20</w:delText>
        </w:r>
      </w:del>
    </w:p>
    <w:p w14:paraId="37F174D9" w14:textId="77777777" w:rsidR="003B6790" w:rsidRPr="00C32215" w:rsidDel="00F30960" w:rsidRDefault="003B6790">
      <w:pPr>
        <w:pStyle w:val="TableofFigures"/>
        <w:tabs>
          <w:tab w:val="right" w:leader="dot" w:pos="9060"/>
        </w:tabs>
        <w:rPr>
          <w:del w:id="637" w:author="Victor Cameo" w:date="2017-03-20T01:18:00Z"/>
          <w:rFonts w:asciiTheme="minorHAnsi" w:eastAsiaTheme="minorEastAsia" w:hAnsiTheme="minorHAnsi" w:cstheme="minorBidi"/>
          <w:noProof/>
          <w:sz w:val="24"/>
          <w:szCs w:val="24"/>
          <w:lang w:eastAsia="en-US"/>
        </w:rPr>
      </w:pPr>
      <w:del w:id="638" w:author="Victor Cameo" w:date="2017-03-20T01:18:00Z">
        <w:r w:rsidRPr="00F30960" w:rsidDel="00F30960">
          <w:rPr>
            <w:noProof/>
            <w:rPrChange w:id="639" w:author="Victor Cameo" w:date="2017-03-20T01:18:00Z">
              <w:rPr>
                <w:rStyle w:val="Hyperlink"/>
                <w:noProof/>
              </w:rPr>
            </w:rPrChange>
          </w:rPr>
          <w:delText>Figure 8 PFARM results on GPU</w:delText>
        </w:r>
        <w:r w:rsidRPr="00C32215" w:rsidDel="00F30960">
          <w:rPr>
            <w:noProof/>
            <w:webHidden/>
          </w:rPr>
          <w:tab/>
          <w:delText>21</w:delText>
        </w:r>
      </w:del>
    </w:p>
    <w:p w14:paraId="451C67D9" w14:textId="77777777" w:rsidR="003B6790" w:rsidRPr="00C32215" w:rsidDel="00F30960" w:rsidRDefault="003B6790">
      <w:pPr>
        <w:pStyle w:val="TableofFigures"/>
        <w:tabs>
          <w:tab w:val="right" w:leader="dot" w:pos="9060"/>
        </w:tabs>
        <w:rPr>
          <w:del w:id="640" w:author="Victor Cameo" w:date="2017-03-20T01:18:00Z"/>
          <w:rFonts w:asciiTheme="minorHAnsi" w:eastAsiaTheme="minorEastAsia" w:hAnsiTheme="minorHAnsi" w:cstheme="minorBidi"/>
          <w:noProof/>
          <w:sz w:val="24"/>
          <w:szCs w:val="24"/>
          <w:lang w:eastAsia="en-US"/>
        </w:rPr>
      </w:pPr>
      <w:del w:id="641" w:author="Victor Cameo" w:date="2017-03-20T01:18:00Z">
        <w:r w:rsidRPr="00F30960" w:rsidDel="00F30960">
          <w:rPr>
            <w:noProof/>
            <w:rPrChange w:id="642" w:author="Victor Cameo" w:date="2017-03-20T01:18:00Z">
              <w:rPr>
                <w:rStyle w:val="Hyperlink"/>
                <w:noProof/>
              </w:rPr>
            </w:rPrChange>
          </w:rPr>
          <w:delText>Figure 9 Results on Titan</w:delText>
        </w:r>
        <w:r w:rsidRPr="00C32215" w:rsidDel="00F30960">
          <w:rPr>
            <w:noProof/>
            <w:webHidden/>
          </w:rPr>
          <w:tab/>
          <w:delText>21</w:delText>
        </w:r>
      </w:del>
    </w:p>
    <w:p w14:paraId="6DC8C074" w14:textId="77777777" w:rsidR="003B6790" w:rsidRPr="00C32215" w:rsidDel="00F30960" w:rsidRDefault="003B6790">
      <w:pPr>
        <w:pStyle w:val="TableofFigures"/>
        <w:tabs>
          <w:tab w:val="right" w:leader="dot" w:pos="9060"/>
        </w:tabs>
        <w:rPr>
          <w:del w:id="643" w:author="Victor Cameo" w:date="2017-03-20T01:18:00Z"/>
          <w:rFonts w:asciiTheme="minorHAnsi" w:eastAsiaTheme="minorEastAsia" w:hAnsiTheme="minorHAnsi" w:cstheme="minorBidi"/>
          <w:noProof/>
          <w:sz w:val="24"/>
          <w:szCs w:val="24"/>
          <w:lang w:eastAsia="en-US"/>
        </w:rPr>
      </w:pPr>
      <w:del w:id="644" w:author="Victor Cameo" w:date="2017-03-20T01:18:00Z">
        <w:r w:rsidRPr="00F30960" w:rsidDel="00F30960">
          <w:rPr>
            <w:noProof/>
            <w:rPrChange w:id="645" w:author="Victor Cameo" w:date="2017-03-20T01:18:00Z">
              <w:rPr>
                <w:rStyle w:val="Hyperlink"/>
                <w:noProof/>
              </w:rPr>
            </w:rPrChange>
          </w:rPr>
          <w:delText>Figure 10 New architecture results</w:delText>
        </w:r>
        <w:r w:rsidRPr="00C32215" w:rsidDel="00F30960">
          <w:rPr>
            <w:noProof/>
            <w:webHidden/>
          </w:rPr>
          <w:tab/>
          <w:delText>22</w:delText>
        </w:r>
      </w:del>
    </w:p>
    <w:p w14:paraId="498C0D10" w14:textId="77777777" w:rsidR="003B6790" w:rsidRPr="00C32215" w:rsidDel="00F30960" w:rsidRDefault="003B6790">
      <w:pPr>
        <w:pStyle w:val="TableofFigures"/>
        <w:tabs>
          <w:tab w:val="right" w:leader="dot" w:pos="9060"/>
        </w:tabs>
        <w:rPr>
          <w:del w:id="646" w:author="Victor Cameo" w:date="2017-03-20T01:18:00Z"/>
          <w:rFonts w:asciiTheme="minorHAnsi" w:eastAsiaTheme="minorEastAsia" w:hAnsiTheme="minorHAnsi" w:cstheme="minorBidi"/>
          <w:noProof/>
          <w:sz w:val="24"/>
          <w:szCs w:val="24"/>
          <w:lang w:eastAsia="en-US"/>
        </w:rPr>
      </w:pPr>
      <w:del w:id="647" w:author="Victor Cameo" w:date="2017-03-20T01:18:00Z">
        <w:r w:rsidRPr="00F30960" w:rsidDel="00F30960">
          <w:rPr>
            <w:noProof/>
            <w:rPrChange w:id="648" w:author="Victor Cameo" w:date="2017-03-20T01:18:00Z">
              <w:rPr>
                <w:rStyle w:val="Hyperlink"/>
                <w:noProof/>
              </w:rPr>
            </w:rPrChange>
          </w:rPr>
          <w:delText>Figure 11 Result of second implementation of QCD on K40m GPU</w:delText>
        </w:r>
        <w:r w:rsidRPr="00C32215" w:rsidDel="00F30960">
          <w:rPr>
            <w:noProof/>
            <w:webHidden/>
          </w:rPr>
          <w:tab/>
          <w:delText>23</w:delText>
        </w:r>
      </w:del>
    </w:p>
    <w:p w14:paraId="1CDE0072" w14:textId="77777777" w:rsidR="003B6790" w:rsidRPr="00C32215" w:rsidDel="00F30960" w:rsidRDefault="003B6790">
      <w:pPr>
        <w:pStyle w:val="TableofFigures"/>
        <w:tabs>
          <w:tab w:val="right" w:leader="dot" w:pos="9060"/>
        </w:tabs>
        <w:rPr>
          <w:del w:id="649" w:author="Victor Cameo" w:date="2017-03-20T01:18:00Z"/>
          <w:rFonts w:asciiTheme="minorHAnsi" w:eastAsiaTheme="minorEastAsia" w:hAnsiTheme="minorHAnsi" w:cstheme="minorBidi"/>
          <w:noProof/>
          <w:sz w:val="24"/>
          <w:szCs w:val="24"/>
          <w:lang w:eastAsia="en-US"/>
        </w:rPr>
      </w:pPr>
      <w:del w:id="650" w:author="Victor Cameo" w:date="2017-03-20T01:18:00Z">
        <w:r w:rsidRPr="00F30960" w:rsidDel="00F30960">
          <w:rPr>
            <w:noProof/>
            <w:rPrChange w:id="651" w:author="Victor Cameo" w:date="2017-03-20T01:18:00Z">
              <w:rPr>
                <w:rStyle w:val="Hyperlink"/>
                <w:noProof/>
              </w:rPr>
            </w:rPrChange>
          </w:rPr>
          <w:delText>Figure 12 Result of second implementation of QCD on P100 GPU</w:delText>
        </w:r>
        <w:r w:rsidRPr="00C32215" w:rsidDel="00F30960">
          <w:rPr>
            <w:noProof/>
            <w:webHidden/>
          </w:rPr>
          <w:tab/>
          <w:delText>24</w:delText>
        </w:r>
      </w:del>
    </w:p>
    <w:p w14:paraId="0BC3E2E5" w14:textId="77777777" w:rsidR="003B6790" w:rsidRPr="00C32215" w:rsidDel="00F30960" w:rsidRDefault="003B6790">
      <w:pPr>
        <w:pStyle w:val="TableofFigures"/>
        <w:tabs>
          <w:tab w:val="right" w:leader="dot" w:pos="9060"/>
        </w:tabs>
        <w:rPr>
          <w:del w:id="652" w:author="Victor Cameo" w:date="2017-03-20T01:18:00Z"/>
          <w:rFonts w:asciiTheme="minorHAnsi" w:eastAsiaTheme="minorEastAsia" w:hAnsiTheme="minorHAnsi" w:cstheme="minorBidi"/>
          <w:noProof/>
          <w:sz w:val="24"/>
          <w:szCs w:val="24"/>
          <w:lang w:eastAsia="en-US"/>
        </w:rPr>
      </w:pPr>
      <w:del w:id="653" w:author="Victor Cameo" w:date="2017-03-20T01:18:00Z">
        <w:r w:rsidRPr="00F30960" w:rsidDel="00F30960">
          <w:rPr>
            <w:noProof/>
            <w:rPrChange w:id="654" w:author="Victor Cameo" w:date="2017-03-20T01:18:00Z">
              <w:rPr>
                <w:rStyle w:val="Hyperlink"/>
                <w:noProof/>
              </w:rPr>
            </w:rPrChange>
          </w:rPr>
          <w:delText>Figure 13 Result of second implementation of QCD on P100 GPU on larger test case</w:delText>
        </w:r>
        <w:r w:rsidRPr="00C32215" w:rsidDel="00F30960">
          <w:rPr>
            <w:noProof/>
            <w:webHidden/>
          </w:rPr>
          <w:tab/>
          <w:delText>25</w:delText>
        </w:r>
      </w:del>
    </w:p>
    <w:p w14:paraId="74E4179F" w14:textId="77777777" w:rsidR="003B6790" w:rsidRPr="00C32215" w:rsidDel="00F30960" w:rsidRDefault="003B6790">
      <w:pPr>
        <w:pStyle w:val="TableofFigures"/>
        <w:tabs>
          <w:tab w:val="right" w:leader="dot" w:pos="9060"/>
        </w:tabs>
        <w:rPr>
          <w:del w:id="655" w:author="Victor Cameo" w:date="2017-03-20T01:18:00Z"/>
          <w:rFonts w:asciiTheme="minorHAnsi" w:eastAsiaTheme="minorEastAsia" w:hAnsiTheme="minorHAnsi" w:cstheme="minorBidi"/>
          <w:noProof/>
          <w:sz w:val="24"/>
          <w:szCs w:val="24"/>
          <w:lang w:eastAsia="en-US"/>
        </w:rPr>
      </w:pPr>
      <w:del w:id="656" w:author="Victor Cameo" w:date="2017-03-20T01:18:00Z">
        <w:r w:rsidRPr="00F30960" w:rsidDel="00F30960">
          <w:rPr>
            <w:noProof/>
            <w:rPrChange w:id="657" w:author="Victor Cameo" w:date="2017-03-20T01:18:00Z">
              <w:rPr>
                <w:rStyle w:val="Hyperlink"/>
                <w:noProof/>
              </w:rPr>
            </w:rPrChange>
          </w:rPr>
          <w:delText>Figure 14 Result of second implementation of QCD on KNC</w:delText>
        </w:r>
        <w:r w:rsidRPr="00C32215" w:rsidDel="00F30960">
          <w:rPr>
            <w:noProof/>
            <w:webHidden/>
          </w:rPr>
          <w:tab/>
          <w:delText>26</w:delText>
        </w:r>
      </w:del>
    </w:p>
    <w:p w14:paraId="6D6B23F2" w14:textId="77777777" w:rsidR="003B6790" w:rsidRPr="00C32215" w:rsidDel="00F30960" w:rsidRDefault="003B6790">
      <w:pPr>
        <w:pStyle w:val="TableofFigures"/>
        <w:tabs>
          <w:tab w:val="right" w:leader="dot" w:pos="9060"/>
        </w:tabs>
        <w:rPr>
          <w:del w:id="658" w:author="Victor Cameo" w:date="2017-03-20T01:18:00Z"/>
          <w:rFonts w:asciiTheme="minorHAnsi" w:eastAsiaTheme="minorEastAsia" w:hAnsiTheme="minorHAnsi" w:cstheme="minorBidi"/>
          <w:noProof/>
          <w:sz w:val="24"/>
          <w:szCs w:val="24"/>
          <w:lang w:eastAsia="en-US"/>
        </w:rPr>
      </w:pPr>
      <w:del w:id="659" w:author="Victor Cameo" w:date="2017-03-20T01:18:00Z">
        <w:r w:rsidRPr="00F30960" w:rsidDel="00F30960">
          <w:rPr>
            <w:noProof/>
            <w:rPrChange w:id="660" w:author="Victor Cameo" w:date="2017-03-20T01:18:00Z">
              <w:rPr>
                <w:rStyle w:val="Hyperlink"/>
                <w:noProof/>
              </w:rPr>
            </w:rPrChange>
          </w:rPr>
          <w:delText>Figure 15 Result of second implementation of QCD on KNL</w:delText>
        </w:r>
        <w:r w:rsidRPr="00C32215" w:rsidDel="00F30960">
          <w:rPr>
            <w:noProof/>
            <w:webHidden/>
          </w:rPr>
          <w:tab/>
          <w:delText>27</w:delText>
        </w:r>
      </w:del>
    </w:p>
    <w:p w14:paraId="424EFE6A" w14:textId="77777777" w:rsidR="003B6790" w:rsidRPr="00C32215" w:rsidDel="00F30960" w:rsidRDefault="003B6790">
      <w:pPr>
        <w:pStyle w:val="TableofFigures"/>
        <w:tabs>
          <w:tab w:val="right" w:leader="dot" w:pos="9060"/>
        </w:tabs>
        <w:rPr>
          <w:del w:id="661" w:author="Victor Cameo" w:date="2017-03-20T01:18:00Z"/>
          <w:rFonts w:asciiTheme="minorHAnsi" w:eastAsiaTheme="minorEastAsia" w:hAnsiTheme="minorHAnsi" w:cstheme="minorBidi"/>
          <w:noProof/>
          <w:sz w:val="24"/>
          <w:szCs w:val="24"/>
          <w:lang w:eastAsia="en-US"/>
        </w:rPr>
      </w:pPr>
      <w:del w:id="662" w:author="Victor Cameo" w:date="2017-03-20T01:18:00Z">
        <w:r w:rsidRPr="00F30960" w:rsidDel="00F30960">
          <w:rPr>
            <w:noProof/>
            <w:rPrChange w:id="663" w:author="Victor Cameo" w:date="2017-03-20T01:18:00Z">
              <w:rPr>
                <w:rStyle w:val="Hyperlink"/>
                <w:noProof/>
              </w:rPr>
            </w:rPrChange>
          </w:rPr>
          <w:delText>Figure 16 Result of second implementation of QCD on KNL on a larger test case</w:delText>
        </w:r>
        <w:r w:rsidRPr="00C32215" w:rsidDel="00F30960">
          <w:rPr>
            <w:noProof/>
            <w:webHidden/>
          </w:rPr>
          <w:tab/>
          <w:delText>28</w:delText>
        </w:r>
      </w:del>
    </w:p>
    <w:p w14:paraId="6B82F9F4" w14:textId="77777777" w:rsidR="003B6790" w:rsidRPr="00C32215" w:rsidDel="00F30960" w:rsidRDefault="003B6790">
      <w:pPr>
        <w:pStyle w:val="TableofFigures"/>
        <w:tabs>
          <w:tab w:val="right" w:leader="dot" w:pos="9060"/>
        </w:tabs>
        <w:rPr>
          <w:del w:id="664" w:author="Victor Cameo" w:date="2017-03-20T01:18:00Z"/>
          <w:rFonts w:asciiTheme="minorHAnsi" w:eastAsiaTheme="minorEastAsia" w:hAnsiTheme="minorHAnsi" w:cstheme="minorBidi"/>
          <w:noProof/>
          <w:sz w:val="24"/>
          <w:szCs w:val="24"/>
          <w:lang w:eastAsia="en-US"/>
        </w:rPr>
      </w:pPr>
      <w:del w:id="665" w:author="Victor Cameo" w:date="2017-03-20T01:18:00Z">
        <w:r w:rsidRPr="00F30960" w:rsidDel="00F30960">
          <w:rPr>
            <w:noProof/>
            <w:rPrChange w:id="666" w:author="Victor Cameo" w:date="2017-03-20T01:18:00Z">
              <w:rPr>
                <w:rStyle w:val="Hyperlink"/>
                <w:noProof/>
              </w:rPr>
            </w:rPrChange>
          </w:rPr>
          <w:delText>Figure 17 AUSURF performances on GPU</w:delText>
        </w:r>
        <w:r w:rsidRPr="00C32215" w:rsidDel="00F30960">
          <w:rPr>
            <w:noProof/>
            <w:webHidden/>
          </w:rPr>
          <w:tab/>
          <w:delText>29</w:delText>
        </w:r>
      </w:del>
    </w:p>
    <w:p w14:paraId="1ABBF07E" w14:textId="77777777" w:rsidR="003B6790" w:rsidRPr="00C32215" w:rsidDel="00F30960" w:rsidRDefault="003B6790">
      <w:pPr>
        <w:pStyle w:val="TableofFigures"/>
        <w:tabs>
          <w:tab w:val="right" w:leader="dot" w:pos="9060"/>
        </w:tabs>
        <w:rPr>
          <w:del w:id="667" w:author="Victor Cameo" w:date="2017-03-20T01:18:00Z"/>
          <w:rFonts w:asciiTheme="minorHAnsi" w:eastAsiaTheme="minorEastAsia" w:hAnsiTheme="minorHAnsi" w:cstheme="minorBidi"/>
          <w:noProof/>
          <w:sz w:val="24"/>
          <w:szCs w:val="24"/>
          <w:lang w:eastAsia="en-US"/>
        </w:rPr>
      </w:pPr>
      <w:del w:id="668" w:author="Victor Cameo" w:date="2017-03-20T01:18:00Z">
        <w:r w:rsidRPr="00F30960" w:rsidDel="00F30960">
          <w:rPr>
            <w:noProof/>
            <w:rPrChange w:id="669" w:author="Victor Cameo" w:date="2017-03-20T01:18:00Z">
              <w:rPr>
                <w:rStyle w:val="Hyperlink"/>
                <w:noProof/>
              </w:rPr>
            </w:rPrChange>
          </w:rPr>
          <w:delText>Figure 18 CNT performances on GPU</w:delText>
        </w:r>
        <w:r w:rsidRPr="00C32215" w:rsidDel="00F30960">
          <w:rPr>
            <w:noProof/>
            <w:webHidden/>
          </w:rPr>
          <w:tab/>
          <w:delText>29</w:delText>
        </w:r>
      </w:del>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670" w:name="_Toc75287374"/>
      <w:bookmarkStart w:id="671" w:name="_Toc194478744"/>
      <w:bookmarkStart w:id="672" w:name="_Toc376680006"/>
      <w:bookmarkStart w:id="673" w:name="_Toc477736044"/>
      <w:r w:rsidRPr="00C32215">
        <w:t>List of Tables</w:t>
      </w:r>
      <w:bookmarkEnd w:id="670"/>
      <w:bookmarkEnd w:id="671"/>
      <w:bookmarkEnd w:id="672"/>
      <w:bookmarkEnd w:id="673"/>
    </w:p>
    <w:p w14:paraId="4AE2763C" w14:textId="77777777" w:rsidR="003B6790" w:rsidRPr="00C32215" w:rsidRDefault="00A72824">
      <w:pPr>
        <w:pStyle w:val="TableofFigures"/>
        <w:tabs>
          <w:tab w:val="right" w:leader="dot" w:pos="9060"/>
        </w:tabs>
        <w:rPr>
          <w:rFonts w:asciiTheme="minorHAnsi" w:eastAsiaTheme="minorEastAsia" w:hAnsiTheme="minorHAnsi" w:cstheme="minorBidi"/>
          <w:noProof/>
          <w:sz w:val="24"/>
          <w:szCs w:val="24"/>
          <w:lang w:eastAsia="en-US"/>
        </w:rPr>
      </w:pPr>
      <w:r w:rsidRPr="00C32215">
        <w:fldChar w:fldCharType="begin"/>
      </w:r>
      <w:r w:rsidR="00C72EEB" w:rsidRPr="00C32215">
        <w:instrText xml:space="preserve"> TOC \c "Table" </w:instrText>
      </w:r>
      <w:r w:rsidRPr="00C32215">
        <w:fldChar w:fldCharType="separate"/>
      </w:r>
      <w:r w:rsidR="003B6790" w:rsidRPr="00C32215">
        <w:rPr>
          <w:noProof/>
        </w:rPr>
        <w:t>Table 1 Main co-processors specifications</w:t>
      </w:r>
      <w:r w:rsidR="003B6790" w:rsidRPr="00C32215">
        <w:rPr>
          <w:noProof/>
        </w:rPr>
        <w:tab/>
      </w:r>
      <w:r w:rsidR="003B6790" w:rsidRPr="00C32215">
        <w:rPr>
          <w:noProof/>
        </w:rPr>
        <w:fldChar w:fldCharType="begin"/>
      </w:r>
      <w:r w:rsidR="003B6790" w:rsidRPr="00C32215">
        <w:rPr>
          <w:noProof/>
        </w:rPr>
        <w:instrText xml:space="preserve"> PAGEREF _Toc477359757 \h </w:instrText>
      </w:r>
      <w:r w:rsidR="003B6790" w:rsidRPr="00C32215">
        <w:rPr>
          <w:noProof/>
        </w:rPr>
      </w:r>
      <w:r w:rsidR="003B6790" w:rsidRPr="00C32215">
        <w:rPr>
          <w:noProof/>
        </w:rPr>
        <w:fldChar w:fldCharType="separate"/>
      </w:r>
      <w:r w:rsidR="00F30960">
        <w:rPr>
          <w:noProof/>
        </w:rPr>
        <w:t>2</w:t>
      </w:r>
      <w:r w:rsidR="003B6790" w:rsidRPr="00C32215">
        <w:rPr>
          <w:noProof/>
        </w:rPr>
        <w:fldChar w:fldCharType="end"/>
      </w:r>
    </w:p>
    <w:p w14:paraId="6CDEAE84" w14:textId="77777777" w:rsidR="003B6790" w:rsidRPr="00C32215" w:rsidRDefault="003B6790">
      <w:pPr>
        <w:pStyle w:val="TableofFigures"/>
        <w:tabs>
          <w:tab w:val="right" w:leader="dot" w:pos="9060"/>
        </w:tabs>
        <w:rPr>
          <w:rFonts w:asciiTheme="minorHAnsi" w:eastAsiaTheme="minorEastAsia" w:hAnsiTheme="minorHAnsi" w:cstheme="minorBidi"/>
          <w:noProof/>
          <w:sz w:val="24"/>
          <w:szCs w:val="24"/>
          <w:lang w:eastAsia="en-US"/>
        </w:rPr>
      </w:pPr>
      <w:r w:rsidRPr="00C32215">
        <w:rPr>
          <w:noProof/>
        </w:rPr>
        <w:t>Table 2 Synthetic benchmarks relusts on K40 and KNC</w:t>
      </w:r>
      <w:r w:rsidRPr="00C32215">
        <w:rPr>
          <w:noProof/>
        </w:rPr>
        <w:tab/>
      </w:r>
      <w:r w:rsidRPr="00C32215">
        <w:rPr>
          <w:noProof/>
        </w:rPr>
        <w:fldChar w:fldCharType="begin"/>
      </w:r>
      <w:r w:rsidRPr="00C32215">
        <w:rPr>
          <w:noProof/>
        </w:rPr>
        <w:instrText xml:space="preserve"> PAGEREF _Toc477359758 \h </w:instrText>
      </w:r>
      <w:r w:rsidRPr="00C32215">
        <w:rPr>
          <w:noProof/>
        </w:rPr>
      </w:r>
      <w:r w:rsidRPr="00C32215">
        <w:rPr>
          <w:noProof/>
        </w:rPr>
        <w:fldChar w:fldCharType="separate"/>
      </w:r>
      <w:ins w:id="674" w:author="Victor Cameo" w:date="2017-03-20T01:18:00Z">
        <w:r w:rsidR="00F30960">
          <w:rPr>
            <w:noProof/>
          </w:rPr>
          <w:t>33</w:t>
        </w:r>
      </w:ins>
      <w:del w:id="675" w:author="Victor Cameo" w:date="2017-03-20T01:18:00Z">
        <w:r w:rsidRPr="00C32215" w:rsidDel="00F30960">
          <w:rPr>
            <w:noProof/>
          </w:rPr>
          <w:delText>30</w:delText>
        </w:r>
      </w:del>
      <w:r w:rsidRPr="00C32215">
        <w:rPr>
          <w:noProof/>
        </w:rPr>
        <w:fldChar w:fldCharType="end"/>
      </w:r>
    </w:p>
    <w:p w14:paraId="35D9EC2C" w14:textId="77777777" w:rsidR="003B6790" w:rsidRPr="00C32215" w:rsidRDefault="003B6790">
      <w:pPr>
        <w:pStyle w:val="TableofFigures"/>
        <w:tabs>
          <w:tab w:val="right" w:leader="dot" w:pos="9060"/>
        </w:tabs>
        <w:rPr>
          <w:rFonts w:asciiTheme="minorHAnsi" w:eastAsiaTheme="minorEastAsia" w:hAnsiTheme="minorHAnsi" w:cstheme="minorBidi"/>
          <w:noProof/>
          <w:sz w:val="24"/>
          <w:szCs w:val="24"/>
          <w:lang w:eastAsia="en-US"/>
        </w:rPr>
      </w:pPr>
      <w:r w:rsidRPr="00C32215">
        <w:rPr>
          <w:noProof/>
        </w:rPr>
        <w:t>Table 3 SPECFEM 3D GLOBE results</w:t>
      </w:r>
      <w:r w:rsidRPr="00C32215">
        <w:rPr>
          <w:noProof/>
        </w:rPr>
        <w:tab/>
      </w:r>
      <w:r w:rsidRPr="00C32215">
        <w:rPr>
          <w:noProof/>
        </w:rPr>
        <w:fldChar w:fldCharType="begin"/>
      </w:r>
      <w:r w:rsidRPr="00C32215">
        <w:rPr>
          <w:noProof/>
        </w:rPr>
        <w:instrText xml:space="preserve"> PAGEREF _Toc477359759 \h </w:instrText>
      </w:r>
      <w:r w:rsidRPr="00C32215">
        <w:rPr>
          <w:noProof/>
        </w:rPr>
      </w:r>
      <w:r w:rsidRPr="00C32215">
        <w:rPr>
          <w:noProof/>
        </w:rPr>
        <w:fldChar w:fldCharType="separate"/>
      </w:r>
      <w:ins w:id="676" w:author="Victor Cameo" w:date="2017-03-20T01:18:00Z">
        <w:r w:rsidR="00F30960">
          <w:rPr>
            <w:noProof/>
          </w:rPr>
          <w:t>33</w:t>
        </w:r>
      </w:ins>
      <w:del w:id="677" w:author="Victor Cameo" w:date="2017-03-20T01:18:00Z">
        <w:r w:rsidRPr="00C32215" w:rsidDel="00F30960">
          <w:rPr>
            <w:noProof/>
          </w:rPr>
          <w:delText>30</w:delText>
        </w:r>
      </w:del>
      <w:r w:rsidRPr="00C32215">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678" w:name="_Toc75287377"/>
      <w:bookmarkStart w:id="679" w:name="_Ref193856865"/>
      <w:bookmarkStart w:id="680" w:name="_Toc194478745"/>
      <w:bookmarkStart w:id="681" w:name="_Toc376680007"/>
      <w:bookmarkStart w:id="682" w:name="_Toc477736045"/>
      <w:r w:rsidRPr="00C32215">
        <w:lastRenderedPageBreak/>
        <w:t>References and Applicable Documents</w:t>
      </w:r>
      <w:bookmarkEnd w:id="678"/>
      <w:bookmarkEnd w:id="679"/>
      <w:bookmarkEnd w:id="680"/>
      <w:bookmarkEnd w:id="681"/>
      <w:bookmarkEnd w:id="682"/>
    </w:p>
    <w:p w14:paraId="4F44422C" w14:textId="75560B9A" w:rsidR="00C72EEB" w:rsidRPr="00C32215" w:rsidRDefault="008A13E8" w:rsidP="005A29DB">
      <w:pPr>
        <w:numPr>
          <w:ilvl w:val="0"/>
          <w:numId w:val="2"/>
        </w:numPr>
        <w:spacing w:after="60"/>
        <w:ind w:left="567" w:hanging="567"/>
        <w:rPr>
          <w:snapToGrid w:val="0"/>
          <w:lang w:val="en-GB"/>
        </w:rPr>
      </w:pPr>
      <w:hyperlink r:id="rId14" w:history="1">
        <w:bookmarkStart w:id="683" w:name="_Ref477156108"/>
        <w:r w:rsidR="00CC7656" w:rsidRPr="00C32215">
          <w:rPr>
            <w:rStyle w:val="Hyperlink"/>
            <w:lang w:val="en-GB"/>
          </w:rPr>
          <w:t>http://www.prace-ri.eu</w:t>
        </w:r>
        <w:bookmarkEnd w:id="683"/>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684" w:name="_Ref476982133"/>
      <w:r w:rsidRPr="00C32215">
        <w:rPr>
          <w:snapToGrid w:val="0"/>
          <w:lang w:val="en-GB"/>
        </w:rPr>
        <w:t xml:space="preserve">The Unified European Application Benchmark Suite – </w:t>
      </w:r>
      <w:hyperlink r:id="rId15" w:history="1">
        <w:r w:rsidR="007D6309" w:rsidRPr="00C32215">
          <w:rPr>
            <w:rStyle w:val="Hyperlink"/>
            <w:snapToGrid w:val="0"/>
            <w:lang w:val="en-GB"/>
          </w:rPr>
          <w:t>http://www.prace-ri.eu/ueabs/</w:t>
        </w:r>
      </w:hyperlink>
      <w:bookmarkEnd w:id="684"/>
    </w:p>
    <w:p w14:paraId="14AF9DE9" w14:textId="5A3E6BA7" w:rsidR="007437C5" w:rsidRPr="00C32215" w:rsidRDefault="007437C5" w:rsidP="007437C5">
      <w:pPr>
        <w:numPr>
          <w:ilvl w:val="0"/>
          <w:numId w:val="2"/>
        </w:numPr>
        <w:spacing w:after="60"/>
        <w:ind w:left="567" w:hanging="567"/>
        <w:rPr>
          <w:snapToGrid w:val="0"/>
          <w:lang w:val="en-GB"/>
        </w:rPr>
      </w:pPr>
      <w:bookmarkStart w:id="685" w:name="_Ref476982292"/>
      <w:r w:rsidRPr="00C32215">
        <w:rPr>
          <w:snapToGrid w:val="0"/>
          <w:lang w:val="en-GB"/>
        </w:rPr>
        <w:t>D7.4 Unified European Applications Benchmark Suite – Mark Bull et al. – 2013</w:t>
      </w:r>
      <w:bookmarkEnd w:id="685"/>
    </w:p>
    <w:p w14:paraId="35FAB0CE" w14:textId="1D116DCC" w:rsidR="00C72EEB" w:rsidRPr="00C32215" w:rsidRDefault="008A13E8" w:rsidP="005A29DB">
      <w:pPr>
        <w:numPr>
          <w:ilvl w:val="0"/>
          <w:numId w:val="2"/>
        </w:numPr>
        <w:spacing w:after="60"/>
        <w:ind w:left="567" w:hanging="567"/>
        <w:rPr>
          <w:snapToGrid w:val="0"/>
          <w:lang w:val="en-GB"/>
        </w:rPr>
      </w:pPr>
      <w:hyperlink r:id="rId16" w:history="1">
        <w:bookmarkStart w:id="686" w:name="_Ref476982100"/>
        <w:r w:rsidR="000D6EC7" w:rsidRPr="00C32215">
          <w:rPr>
            <w:rStyle w:val="Hyperlink"/>
            <w:szCs w:val="22"/>
            <w:lang w:val="en-GB"/>
          </w:rPr>
          <w:t>http://www.nvidia.com/object/quadro-design-and-manufacturing.html</w:t>
        </w:r>
        <w:bookmarkEnd w:id="686"/>
      </w:hyperlink>
    </w:p>
    <w:bookmarkStart w:id="687"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687"/>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688"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688"/>
    </w:p>
    <w:bookmarkStart w:id="689"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689"/>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690"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690"/>
      </w:hyperlink>
    </w:p>
    <w:p w14:paraId="68999F3F" w14:textId="4DA0A317" w:rsidR="00396AB1" w:rsidRPr="00C32215" w:rsidRDefault="00396AB1" w:rsidP="001F3ADD">
      <w:pPr>
        <w:numPr>
          <w:ilvl w:val="0"/>
          <w:numId w:val="2"/>
        </w:numPr>
        <w:spacing w:after="60"/>
        <w:ind w:left="567" w:hanging="567"/>
        <w:rPr>
          <w:snapToGrid w:val="0"/>
          <w:lang w:val="en-GB"/>
        </w:rPr>
      </w:pPr>
      <w:bookmarkStart w:id="691" w:name="_Ref476989175"/>
      <w:r w:rsidRPr="00C32215">
        <w:rPr>
          <w:snapToGrid w:val="0"/>
          <w:lang w:val="en-GB"/>
        </w:rPr>
        <w:t>Solvent-Driven Preferential Association of Lignin with Regions of Crystalline Cellulose in Molecular Dynamics Simulation – Benjamin Lindner et al. – Biomacromolecules, 2013</w:t>
      </w:r>
      <w:bookmarkEnd w:id="691"/>
    </w:p>
    <w:p w14:paraId="7F4DA7CF" w14:textId="2451A4E9" w:rsidR="006D0AE9" w:rsidRPr="00C32215" w:rsidRDefault="006D0AE9" w:rsidP="00FB765C">
      <w:pPr>
        <w:numPr>
          <w:ilvl w:val="0"/>
          <w:numId w:val="2"/>
        </w:numPr>
        <w:spacing w:after="60"/>
        <w:ind w:left="567" w:hanging="567"/>
        <w:rPr>
          <w:snapToGrid w:val="0"/>
          <w:lang w:val="en-GB"/>
        </w:rPr>
      </w:pPr>
      <w:bookmarkStart w:id="692"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692"/>
    </w:p>
    <w:p w14:paraId="2B5DE8BF" w14:textId="7456A2B6" w:rsidR="00180404" w:rsidRPr="00C32215" w:rsidRDefault="00180404" w:rsidP="00FB765C">
      <w:pPr>
        <w:numPr>
          <w:ilvl w:val="0"/>
          <w:numId w:val="2"/>
        </w:numPr>
        <w:spacing w:after="60"/>
        <w:ind w:left="567" w:hanging="567"/>
        <w:rPr>
          <w:snapToGrid w:val="0"/>
          <w:lang w:val="en-GB"/>
        </w:rPr>
      </w:pPr>
      <w:bookmarkStart w:id="693"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693"/>
    </w:p>
    <w:p w14:paraId="61DF9584" w14:textId="5BDCB9BC" w:rsidR="00F16A65" w:rsidRPr="00C32215" w:rsidRDefault="00F16A65" w:rsidP="00F16A65">
      <w:pPr>
        <w:numPr>
          <w:ilvl w:val="0"/>
          <w:numId w:val="2"/>
        </w:numPr>
        <w:spacing w:after="60"/>
        <w:ind w:left="567" w:hanging="567"/>
        <w:rPr>
          <w:snapToGrid w:val="0"/>
          <w:lang w:val="en-GB"/>
        </w:rPr>
      </w:pPr>
      <w:bookmarkStart w:id="694"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694"/>
    </w:p>
    <w:p w14:paraId="4A5044A6" w14:textId="245A1B4E" w:rsidR="001B0213" w:rsidRPr="00C32215" w:rsidRDefault="001B0213" w:rsidP="006A47D4">
      <w:pPr>
        <w:numPr>
          <w:ilvl w:val="0"/>
          <w:numId w:val="2"/>
        </w:numPr>
        <w:spacing w:after="60"/>
        <w:ind w:left="567" w:hanging="567"/>
        <w:rPr>
          <w:snapToGrid w:val="0"/>
          <w:lang w:val="en-GB"/>
        </w:rPr>
      </w:pPr>
      <w:bookmarkStart w:id="695" w:name="_Ref477103568"/>
      <w:r w:rsidRPr="00C32215">
        <w:rPr>
          <w:snapToGrid w:val="0"/>
          <w:lang w:val="en-GB"/>
        </w:rPr>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695"/>
    </w:p>
    <w:p w14:paraId="201A47D9" w14:textId="63ACED6F" w:rsidR="00446579" w:rsidRPr="00C32215" w:rsidRDefault="00446579" w:rsidP="006A47D4">
      <w:pPr>
        <w:numPr>
          <w:ilvl w:val="0"/>
          <w:numId w:val="2"/>
        </w:numPr>
        <w:spacing w:after="60"/>
        <w:ind w:left="567" w:hanging="567"/>
        <w:rPr>
          <w:snapToGrid w:val="0"/>
          <w:lang w:val="en-GB"/>
        </w:rPr>
      </w:pPr>
      <w:bookmarkStart w:id="696" w:name="_Ref477369174"/>
      <w:r w:rsidRPr="00C32215">
        <w:rPr>
          <w:snapToGrid w:val="0"/>
          <w:lang w:val="en-GB"/>
        </w:rPr>
        <w:t>Extension of fractional step techniques for incompressible flows: The preconditioned Orthomin(1) for the pressure Schur complement – G. Houzeaux, R. Aubry, and M. Vázquez – Computers &amp; Fluids, 44:297-313, 2011</w:t>
      </w:r>
      <w:bookmarkEnd w:id="696"/>
    </w:p>
    <w:p w14:paraId="6B194FE3" w14:textId="33A8CC4E" w:rsidR="0084376F" w:rsidRPr="00C32215" w:rsidRDefault="0084376F" w:rsidP="0084376F">
      <w:pPr>
        <w:numPr>
          <w:ilvl w:val="0"/>
          <w:numId w:val="2"/>
        </w:numPr>
        <w:spacing w:after="60"/>
        <w:ind w:left="567" w:hanging="567"/>
        <w:rPr>
          <w:snapToGrid w:val="0"/>
          <w:lang w:val="en-GB"/>
        </w:rPr>
      </w:pPr>
      <w:bookmarkStart w:id="697" w:name="_Ref477371577"/>
      <w:r w:rsidRPr="00C32215">
        <w:rPr>
          <w:snapToGrid w:val="0"/>
          <w:lang w:val="en-GB"/>
        </w:rPr>
        <w:t>MIMD Lattice Computation (MILC) Collaboration</w:t>
      </w:r>
      <w:r w:rsidRPr="00C32215">
        <w:rPr>
          <w:snapToGrid w:val="0"/>
          <w:lang w:val="en-GB"/>
        </w:rPr>
        <w:t xml:space="preserve"> </w:t>
      </w:r>
      <w:r w:rsidRPr="00C32215">
        <w:rPr>
          <w:snapToGrid w:val="0"/>
          <w:lang w:val="en-GB"/>
        </w:rPr>
        <w:t>–</w:t>
      </w:r>
      <w:r w:rsidRPr="00C32215">
        <w:rPr>
          <w:snapToGrid w:val="0"/>
          <w:lang w:val="en-GB"/>
        </w:rPr>
        <w:t xml:space="preserve"> </w:t>
      </w:r>
      <w:r w:rsidR="00AB6FBD" w:rsidRPr="00C32215">
        <w:rPr>
          <w:snapToGrid w:val="0"/>
          <w:lang w:val="en-GB"/>
        </w:rPr>
        <w:fldChar w:fldCharType="begin"/>
      </w:r>
      <w:r w:rsidR="00AB6FBD" w:rsidRPr="00C32215">
        <w:rPr>
          <w:snapToGrid w:val="0"/>
          <w:lang w:val="en-GB"/>
        </w:rPr>
        <w:instrText xml:space="preserve"> HYPERLINK "http://physics.indiana.edu/~sg/milc.html" </w:instrText>
      </w:r>
      <w:r w:rsidR="00AB6FBD" w:rsidRPr="00C32215">
        <w:rPr>
          <w:snapToGrid w:val="0"/>
          <w:lang w:val="en-GB"/>
        </w:rPr>
        <w:fldChar w:fldCharType="separate"/>
      </w:r>
      <w:r w:rsidR="00AB6FBD" w:rsidRPr="00C32215">
        <w:rPr>
          <w:rStyle w:val="Hyperlink"/>
          <w:snapToGrid w:val="0"/>
          <w:lang w:val="en-GB"/>
        </w:rPr>
        <w:t>http://physics.indiana.edu/~sg/milc.html</w:t>
      </w:r>
      <w:r w:rsidR="00AB6FBD" w:rsidRPr="00C32215">
        <w:rPr>
          <w:snapToGrid w:val="0"/>
          <w:lang w:val="en-GB"/>
        </w:rPr>
        <w:fldChar w:fldCharType="end"/>
      </w:r>
      <w:bookmarkEnd w:id="697"/>
    </w:p>
    <w:p w14:paraId="22D6BA4F" w14:textId="76034D74" w:rsidR="00AB6FBD" w:rsidRPr="00C32215" w:rsidRDefault="00AB6FBD" w:rsidP="0084376F">
      <w:pPr>
        <w:numPr>
          <w:ilvl w:val="0"/>
          <w:numId w:val="2"/>
        </w:numPr>
        <w:spacing w:after="60"/>
        <w:ind w:left="567" w:hanging="567"/>
        <w:rPr>
          <w:snapToGrid w:val="0"/>
          <w:lang w:val="en-GB"/>
        </w:rPr>
      </w:pPr>
      <w:bookmarkStart w:id="698" w:name="_Ref477371673"/>
      <w:r w:rsidRPr="00C32215">
        <w:rPr>
          <w:snapToGrid w:val="0"/>
          <w:lang w:val="en-GB"/>
        </w:rPr>
        <w:t xml:space="preserve">targetDP </w:t>
      </w:r>
      <w:r w:rsidRPr="00C32215">
        <w:rPr>
          <w:snapToGrid w:val="0"/>
          <w:lang w:val="en-GB"/>
        </w:rPr>
        <w:t xml:space="preserve">– </w:t>
      </w:r>
      <w:hyperlink r:id="rId21" w:history="1">
        <w:r w:rsidR="00196C80" w:rsidRPr="00C32215">
          <w:rPr>
            <w:rStyle w:val="Hyperlink"/>
            <w:snapToGrid w:val="0"/>
            <w:lang w:val="en-GB"/>
          </w:rPr>
          <w:t>https://ccpforge.cse.rl.ac.uk/svn/ludwig/trunk/targetDP/README</w:t>
        </w:r>
      </w:hyperlink>
      <w:bookmarkEnd w:id="698"/>
    </w:p>
    <w:p w14:paraId="1BC2F2FF" w14:textId="6F012D7E" w:rsidR="00196C80" w:rsidRPr="00C32215" w:rsidRDefault="00196C80" w:rsidP="0084376F">
      <w:pPr>
        <w:numPr>
          <w:ilvl w:val="0"/>
          <w:numId w:val="2"/>
        </w:numPr>
        <w:spacing w:after="60"/>
        <w:ind w:left="567" w:hanging="567"/>
        <w:rPr>
          <w:snapToGrid w:val="0"/>
          <w:lang w:val="en-GB"/>
        </w:rPr>
      </w:pPr>
      <w:bookmarkStart w:id="699" w:name="_Ref477371810"/>
      <w:r w:rsidRPr="00C32215">
        <w:rPr>
          <w:snapToGrid w:val="0"/>
          <w:lang w:val="en-GB"/>
        </w:rPr>
        <w:t xml:space="preserve">QUDA: A library for QCD on GPUs </w:t>
      </w:r>
      <w:r w:rsidRPr="00C32215">
        <w:rPr>
          <w:snapToGrid w:val="0"/>
          <w:lang w:val="en-GB"/>
        </w:rPr>
        <w:t>–</w:t>
      </w:r>
      <w:r w:rsidRPr="00C32215">
        <w:rPr>
          <w:snapToGrid w:val="0"/>
          <w:lang w:val="en-GB"/>
        </w:rPr>
        <w:t xml:space="preserve"> </w:t>
      </w:r>
      <w:hyperlink r:id="rId22" w:history="1">
        <w:r w:rsidR="00AB4B3F" w:rsidRPr="00C32215">
          <w:rPr>
            <w:rStyle w:val="Hyperlink"/>
            <w:snapToGrid w:val="0"/>
            <w:lang w:val="en-GB"/>
          </w:rPr>
          <w:t>https://lattice.github.io/quda/</w:t>
        </w:r>
      </w:hyperlink>
      <w:bookmarkEnd w:id="699"/>
    </w:p>
    <w:p w14:paraId="68AD4EEF" w14:textId="5E2DB1BC" w:rsidR="00AB4B3F" w:rsidRPr="00C32215" w:rsidRDefault="00AB4B3F" w:rsidP="00AB4B3F">
      <w:pPr>
        <w:numPr>
          <w:ilvl w:val="0"/>
          <w:numId w:val="2"/>
        </w:numPr>
        <w:spacing w:after="60"/>
        <w:ind w:left="567" w:hanging="567"/>
        <w:rPr>
          <w:snapToGrid w:val="0"/>
          <w:lang w:val="en-GB"/>
        </w:rPr>
      </w:pPr>
      <w:bookmarkStart w:id="700" w:name="_Ref477371895"/>
      <w:r w:rsidRPr="00C32215">
        <w:rPr>
          <w:snapToGrid w:val="0"/>
          <w:lang w:val="en-GB"/>
        </w:rPr>
        <w:t xml:space="preserve">QPhiX, </w:t>
      </w:r>
      <w:r w:rsidRPr="00C32215">
        <w:rPr>
          <w:snapToGrid w:val="0"/>
          <w:lang w:val="en-GB"/>
        </w:rPr>
        <w:t>QCD for Intel Xeon Phi and Xeon processors</w:t>
      </w:r>
      <w:r w:rsidRPr="00C32215">
        <w:rPr>
          <w:snapToGrid w:val="0"/>
          <w:lang w:val="en-GB"/>
        </w:rPr>
        <w:t xml:space="preserve"> </w:t>
      </w:r>
      <w:r w:rsidRPr="00C32215">
        <w:rPr>
          <w:snapToGrid w:val="0"/>
          <w:lang w:val="en-GB"/>
        </w:rPr>
        <w:t>–</w:t>
      </w:r>
      <w:r w:rsidRPr="00C32215">
        <w:rPr>
          <w:snapToGrid w:val="0"/>
          <w:lang w:val="en-GB"/>
        </w:rPr>
        <w:t xml:space="preserve"> http://jeffersonlab.github.io/qphix/</w:t>
      </w:r>
      <w:bookmarkEnd w:id="700"/>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701" w:name="_Toc75287379"/>
      <w:bookmarkStart w:id="702" w:name="_Toc194478746"/>
      <w:bookmarkStart w:id="703" w:name="_Toc376680008"/>
      <w:bookmarkStart w:id="704" w:name="_Toc477736046"/>
      <w:r w:rsidRPr="00C32215">
        <w:t>List of Acronyms and Abbreviations</w:t>
      </w:r>
      <w:bookmarkEnd w:id="701"/>
      <w:bookmarkEnd w:id="702"/>
      <w:bookmarkEnd w:id="703"/>
      <w:bookmarkEnd w:id="704"/>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lastRenderedPageBreak/>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lastRenderedPageBreak/>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705" w:name="_Toc249353267"/>
      <w:bookmarkStart w:id="706" w:name="_Toc281213753"/>
      <w:bookmarkStart w:id="707" w:name="_Toc319524529"/>
      <w:bookmarkStart w:id="708" w:name="_Toc412817324"/>
      <w:bookmarkStart w:id="709" w:name="_Toc427677887"/>
      <w:bookmarkStart w:id="710" w:name="_Toc477736047"/>
      <w:r w:rsidRPr="00C32215">
        <w:lastRenderedPageBreak/>
        <w:t xml:space="preserve">List of Project Partner </w:t>
      </w:r>
      <w:bookmarkEnd w:id="705"/>
      <w:r w:rsidRPr="00C32215">
        <w:t>Acronyms</w:t>
      </w:r>
      <w:bookmarkEnd w:id="706"/>
      <w:bookmarkEnd w:id="707"/>
      <w:bookmarkEnd w:id="708"/>
      <w:bookmarkEnd w:id="709"/>
      <w:bookmarkEnd w:id="710"/>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F30960" w:rsidRDefault="000673BA" w:rsidP="000673BA">
      <w:pPr>
        <w:tabs>
          <w:tab w:val="left" w:pos="2197"/>
        </w:tabs>
        <w:ind w:left="2185" w:hanging="2130"/>
        <w:rPr>
          <w:rFonts w:ascii="Arial" w:hAnsi="Arial" w:cs="Arial"/>
          <w:color w:val="000000"/>
          <w:lang w:val="fr-FR"/>
          <w:rPrChange w:id="711" w:author="Victor Cameo" w:date="2017-03-20T01:19:00Z">
            <w:rPr>
              <w:rFonts w:ascii="Arial" w:hAnsi="Arial" w:cs="Arial"/>
              <w:color w:val="000000"/>
              <w:lang w:val="en-GB"/>
            </w:rPr>
          </w:rPrChange>
        </w:rPr>
      </w:pPr>
      <w:r w:rsidRPr="00F30960">
        <w:rPr>
          <w:rFonts w:ascii="Arial" w:hAnsi="Arial" w:cs="Arial"/>
          <w:color w:val="000000"/>
          <w:lang w:val="fr-FR"/>
          <w:rPrChange w:id="712" w:author="Victor Cameo" w:date="2017-03-20T01:19:00Z">
            <w:rPr>
              <w:rFonts w:ascii="Arial" w:hAnsi="Arial" w:cs="Arial"/>
              <w:color w:val="000000"/>
              <w:lang w:val="en-GB"/>
            </w:rPr>
          </w:rPrChange>
        </w:rPr>
        <w:t>CEA</w:t>
      </w:r>
      <w:r w:rsidRPr="00F30960">
        <w:rPr>
          <w:rFonts w:ascii="Arial" w:hAnsi="Arial" w:cs="Arial"/>
          <w:color w:val="000000"/>
          <w:lang w:val="fr-FR"/>
          <w:rPrChange w:id="713" w:author="Victor Cameo" w:date="2017-03-20T01:19:00Z">
            <w:rPr>
              <w:rFonts w:ascii="Arial" w:hAnsi="Arial" w:cs="Arial"/>
              <w:color w:val="000000"/>
              <w:lang w:val="en-GB"/>
            </w:rPr>
          </w:rPrChange>
        </w:rPr>
        <w:tab/>
        <w:t>Commissariat à l’Energie Atomique et aux Energies Alternatives, France (3</w:t>
      </w:r>
      <w:r w:rsidRPr="00F30960">
        <w:rPr>
          <w:rFonts w:ascii="Arial" w:hAnsi="Arial" w:cs="Arial"/>
          <w:color w:val="000000"/>
          <w:vertAlign w:val="superscript"/>
          <w:lang w:val="fr-FR"/>
          <w:rPrChange w:id="714" w:author="Victor Cameo" w:date="2017-03-20T01:19:00Z">
            <w:rPr>
              <w:rFonts w:ascii="Arial" w:hAnsi="Arial" w:cs="Arial"/>
              <w:color w:val="000000"/>
              <w:vertAlign w:val="superscript"/>
              <w:lang w:val="en-GB"/>
            </w:rPr>
          </w:rPrChange>
        </w:rPr>
        <w:t xml:space="preserve"> rd</w:t>
      </w:r>
      <w:r w:rsidRPr="00F30960">
        <w:rPr>
          <w:rFonts w:ascii="Arial" w:hAnsi="Arial" w:cs="Arial"/>
          <w:color w:val="000000"/>
          <w:lang w:val="fr-FR"/>
          <w:rPrChange w:id="715" w:author="Victor Cameo" w:date="2017-03-20T01:19:00Z">
            <w:rPr>
              <w:rFonts w:ascii="Arial" w:hAnsi="Arial" w:cs="Arial"/>
              <w:color w:val="000000"/>
              <w:lang w:val="en-GB"/>
            </w:rPr>
          </w:rPrChange>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F30960" w:rsidRDefault="000673BA" w:rsidP="000673BA">
      <w:pPr>
        <w:tabs>
          <w:tab w:val="left" w:pos="2197"/>
        </w:tabs>
        <w:ind w:left="55"/>
        <w:rPr>
          <w:rFonts w:ascii="Arial" w:hAnsi="Arial" w:cs="Arial"/>
          <w:color w:val="000000"/>
          <w:lang w:val="fr-FR"/>
          <w:rPrChange w:id="716" w:author="Victor Cameo" w:date="2017-03-20T01:19:00Z">
            <w:rPr>
              <w:rFonts w:ascii="Arial" w:hAnsi="Arial" w:cs="Arial"/>
              <w:color w:val="000000"/>
              <w:lang w:val="en-GB"/>
            </w:rPr>
          </w:rPrChange>
        </w:rPr>
      </w:pPr>
      <w:r w:rsidRPr="00F30960">
        <w:rPr>
          <w:rFonts w:ascii="Arial" w:hAnsi="Arial" w:cs="Arial"/>
          <w:color w:val="000000"/>
          <w:lang w:val="fr-FR"/>
          <w:rPrChange w:id="717" w:author="Victor Cameo" w:date="2017-03-20T01:19:00Z">
            <w:rPr>
              <w:rFonts w:ascii="Arial" w:hAnsi="Arial" w:cs="Arial"/>
              <w:color w:val="000000"/>
              <w:lang w:val="en-GB"/>
            </w:rPr>
          </w:rPrChange>
        </w:rPr>
        <w:t>CINECA</w:t>
      </w:r>
      <w:r w:rsidRPr="00F30960">
        <w:rPr>
          <w:rFonts w:ascii="Arial" w:hAnsi="Arial" w:cs="Arial"/>
          <w:color w:val="000000"/>
          <w:lang w:val="fr-FR"/>
          <w:rPrChange w:id="718" w:author="Victor Cameo" w:date="2017-03-20T01:19:00Z">
            <w:rPr>
              <w:rFonts w:ascii="Arial" w:hAnsi="Arial" w:cs="Arial"/>
              <w:color w:val="000000"/>
              <w:lang w:val="en-GB"/>
            </w:rPr>
          </w:rPrChange>
        </w:rPr>
        <w:tab/>
        <w:t>CINECA Consorzio Interuniversitario, Italy</w:t>
      </w:r>
    </w:p>
    <w:p w14:paraId="2ADC2710" w14:textId="77777777" w:rsidR="000673BA" w:rsidRPr="00F30960" w:rsidRDefault="000673BA" w:rsidP="000673BA">
      <w:pPr>
        <w:tabs>
          <w:tab w:val="left" w:pos="2197"/>
        </w:tabs>
        <w:ind w:left="2185" w:hanging="2130"/>
        <w:rPr>
          <w:rFonts w:ascii="Arial" w:hAnsi="Arial" w:cs="Arial"/>
          <w:color w:val="000000"/>
          <w:lang w:val="fr-FR"/>
          <w:rPrChange w:id="719" w:author="Victor Cameo" w:date="2017-03-20T01:19:00Z">
            <w:rPr>
              <w:rFonts w:ascii="Arial" w:hAnsi="Arial" w:cs="Arial"/>
              <w:color w:val="000000"/>
              <w:lang w:val="en-GB"/>
            </w:rPr>
          </w:rPrChange>
        </w:rPr>
      </w:pPr>
      <w:r w:rsidRPr="00F30960">
        <w:rPr>
          <w:rFonts w:ascii="Arial" w:hAnsi="Arial" w:cs="Arial"/>
          <w:color w:val="000000"/>
          <w:lang w:val="fr-FR"/>
          <w:rPrChange w:id="720" w:author="Victor Cameo" w:date="2017-03-20T01:19:00Z">
            <w:rPr>
              <w:rFonts w:ascii="Arial" w:hAnsi="Arial" w:cs="Arial"/>
              <w:color w:val="000000"/>
              <w:lang w:val="en-GB"/>
            </w:rPr>
          </w:rPrChange>
        </w:rPr>
        <w:t>CINES</w:t>
      </w:r>
      <w:r w:rsidRPr="00F30960">
        <w:rPr>
          <w:rFonts w:ascii="Arial" w:hAnsi="Arial" w:cs="Arial"/>
          <w:color w:val="000000"/>
          <w:lang w:val="fr-FR"/>
          <w:rPrChange w:id="721" w:author="Victor Cameo" w:date="2017-03-20T01:19:00Z">
            <w:rPr>
              <w:rFonts w:ascii="Arial" w:hAnsi="Arial" w:cs="Arial"/>
              <w:color w:val="000000"/>
              <w:lang w:val="en-GB"/>
            </w:rPr>
          </w:rPrChange>
        </w:rPr>
        <w:tab/>
        <w:t>Centre Informatique National de l’Enseignement Supérieur, France (3</w:t>
      </w:r>
      <w:r w:rsidRPr="00F30960">
        <w:rPr>
          <w:rFonts w:ascii="Arial" w:hAnsi="Arial" w:cs="Arial"/>
          <w:color w:val="000000"/>
          <w:vertAlign w:val="superscript"/>
          <w:lang w:val="fr-FR"/>
          <w:rPrChange w:id="722" w:author="Victor Cameo" w:date="2017-03-20T01:19:00Z">
            <w:rPr>
              <w:rFonts w:ascii="Arial" w:hAnsi="Arial" w:cs="Arial"/>
              <w:color w:val="000000"/>
              <w:vertAlign w:val="superscript"/>
              <w:lang w:val="en-GB"/>
            </w:rPr>
          </w:rPrChange>
        </w:rPr>
        <w:t xml:space="preserve"> rd</w:t>
      </w:r>
      <w:r w:rsidRPr="00F30960">
        <w:rPr>
          <w:rFonts w:ascii="Arial" w:hAnsi="Arial" w:cs="Arial"/>
          <w:color w:val="000000"/>
          <w:lang w:val="fr-FR"/>
          <w:rPrChange w:id="723" w:author="Victor Cameo" w:date="2017-03-20T01:19:00Z">
            <w:rPr>
              <w:rFonts w:ascii="Arial" w:hAnsi="Arial" w:cs="Arial"/>
              <w:color w:val="000000"/>
              <w:lang w:val="en-GB"/>
            </w:rPr>
          </w:rPrChange>
        </w:rPr>
        <w:t xml:space="preserve"> Party to GENCI)</w:t>
      </w:r>
    </w:p>
    <w:p w14:paraId="5AD35AEA" w14:textId="77777777" w:rsidR="000673BA" w:rsidRPr="00F30960" w:rsidRDefault="000673BA" w:rsidP="000673BA">
      <w:pPr>
        <w:tabs>
          <w:tab w:val="left" w:pos="2197"/>
        </w:tabs>
        <w:ind w:left="2185" w:hanging="2130"/>
        <w:rPr>
          <w:rFonts w:ascii="Arial" w:hAnsi="Arial" w:cs="Arial"/>
          <w:color w:val="000000"/>
          <w:lang w:val="fr-FR"/>
          <w:rPrChange w:id="724" w:author="Victor Cameo" w:date="2017-03-20T01:19:00Z">
            <w:rPr>
              <w:rFonts w:ascii="Arial" w:hAnsi="Arial" w:cs="Arial"/>
              <w:color w:val="000000"/>
              <w:lang w:val="en-GB"/>
            </w:rPr>
          </w:rPrChange>
        </w:rPr>
      </w:pPr>
      <w:r w:rsidRPr="00F30960">
        <w:rPr>
          <w:rFonts w:ascii="Arial" w:hAnsi="Arial" w:cs="Arial"/>
          <w:color w:val="000000"/>
          <w:lang w:val="fr-FR"/>
          <w:rPrChange w:id="725" w:author="Victor Cameo" w:date="2017-03-20T01:19:00Z">
            <w:rPr>
              <w:rFonts w:ascii="Arial" w:hAnsi="Arial" w:cs="Arial"/>
              <w:color w:val="000000"/>
              <w:lang w:val="en-GB"/>
            </w:rPr>
          </w:rPrChange>
        </w:rPr>
        <w:t>CNRS</w:t>
      </w:r>
      <w:r w:rsidRPr="00F30960">
        <w:rPr>
          <w:rFonts w:ascii="Arial" w:hAnsi="Arial" w:cs="Arial"/>
          <w:color w:val="000000"/>
          <w:lang w:val="fr-FR"/>
          <w:rPrChange w:id="726" w:author="Victor Cameo" w:date="2017-03-20T01:19:00Z">
            <w:rPr>
              <w:rFonts w:ascii="Arial" w:hAnsi="Arial" w:cs="Arial"/>
              <w:color w:val="000000"/>
              <w:lang w:val="en-GB"/>
            </w:rPr>
          </w:rPrChange>
        </w:rPr>
        <w:tab/>
        <w:t>Centre National de la Recherche Scientifique, France (3</w:t>
      </w:r>
      <w:r w:rsidRPr="00F30960">
        <w:rPr>
          <w:rFonts w:ascii="Arial" w:hAnsi="Arial" w:cs="Arial"/>
          <w:color w:val="000000"/>
          <w:vertAlign w:val="superscript"/>
          <w:lang w:val="fr-FR"/>
          <w:rPrChange w:id="727" w:author="Victor Cameo" w:date="2017-03-20T01:19:00Z">
            <w:rPr>
              <w:rFonts w:ascii="Arial" w:hAnsi="Arial" w:cs="Arial"/>
              <w:color w:val="000000"/>
              <w:vertAlign w:val="superscript"/>
              <w:lang w:val="en-GB"/>
            </w:rPr>
          </w:rPrChange>
        </w:rPr>
        <w:t xml:space="preserve"> rd</w:t>
      </w:r>
      <w:r w:rsidRPr="00F30960">
        <w:rPr>
          <w:rFonts w:ascii="Arial" w:hAnsi="Arial" w:cs="Arial"/>
          <w:color w:val="000000"/>
          <w:lang w:val="fr-FR"/>
          <w:rPrChange w:id="728" w:author="Victor Cameo" w:date="2017-03-20T01:19:00Z">
            <w:rPr>
              <w:rFonts w:ascii="Arial" w:hAnsi="Arial" w:cs="Arial"/>
              <w:color w:val="000000"/>
              <w:lang w:val="en-GB"/>
            </w:rPr>
          </w:rPrChange>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F30960" w:rsidRDefault="000673BA" w:rsidP="000673BA">
      <w:pPr>
        <w:tabs>
          <w:tab w:val="left" w:pos="2197"/>
        </w:tabs>
        <w:ind w:left="55"/>
        <w:rPr>
          <w:rFonts w:ascii="Arial" w:hAnsi="Arial" w:cs="Arial"/>
          <w:color w:val="000000"/>
          <w:lang w:val="fr-FR"/>
          <w:rPrChange w:id="729" w:author="Victor Cameo" w:date="2017-03-20T01:19:00Z">
            <w:rPr>
              <w:rFonts w:ascii="Arial" w:hAnsi="Arial" w:cs="Arial"/>
              <w:color w:val="000000"/>
              <w:lang w:val="en-GB"/>
            </w:rPr>
          </w:rPrChange>
        </w:rPr>
      </w:pPr>
      <w:r w:rsidRPr="00F30960">
        <w:rPr>
          <w:rFonts w:ascii="Arial" w:hAnsi="Arial" w:cs="Arial"/>
          <w:color w:val="000000"/>
          <w:lang w:val="fr-FR"/>
          <w:rPrChange w:id="730" w:author="Victor Cameo" w:date="2017-03-20T01:19:00Z">
            <w:rPr>
              <w:rFonts w:ascii="Arial" w:hAnsi="Arial" w:cs="Arial"/>
              <w:color w:val="000000"/>
              <w:lang w:val="en-GB"/>
            </w:rPr>
          </w:rPrChange>
        </w:rPr>
        <w:t>GCS</w:t>
      </w:r>
      <w:r w:rsidRPr="00F30960">
        <w:rPr>
          <w:rFonts w:ascii="Arial" w:hAnsi="Arial" w:cs="Arial"/>
          <w:color w:val="000000"/>
          <w:lang w:val="fr-FR"/>
          <w:rPrChange w:id="731" w:author="Victor Cameo" w:date="2017-03-20T01:19:00Z">
            <w:rPr>
              <w:rFonts w:ascii="Arial" w:hAnsi="Arial" w:cs="Arial"/>
              <w:color w:val="000000"/>
              <w:lang w:val="en-GB"/>
            </w:rPr>
          </w:rPrChange>
        </w:rPr>
        <w:tab/>
        <w:t>Gauss Centre for Supercomputing e.V.</w:t>
      </w:r>
    </w:p>
    <w:p w14:paraId="083E80D1" w14:textId="77777777" w:rsidR="000673BA" w:rsidRPr="00F30960" w:rsidRDefault="000673BA" w:rsidP="000673BA">
      <w:pPr>
        <w:tabs>
          <w:tab w:val="left" w:pos="2197"/>
        </w:tabs>
        <w:ind w:left="55"/>
        <w:rPr>
          <w:rFonts w:ascii="Arial" w:hAnsi="Arial" w:cs="Arial"/>
          <w:color w:val="000000"/>
          <w:lang w:val="fr-FR"/>
          <w:rPrChange w:id="732" w:author="Victor Cameo" w:date="2017-03-20T01:19:00Z">
            <w:rPr>
              <w:rFonts w:ascii="Arial" w:hAnsi="Arial" w:cs="Arial"/>
              <w:color w:val="000000"/>
              <w:lang w:val="en-GB"/>
            </w:rPr>
          </w:rPrChange>
        </w:rPr>
      </w:pPr>
      <w:r w:rsidRPr="00F30960">
        <w:rPr>
          <w:rFonts w:ascii="Arial" w:hAnsi="Arial" w:cs="Arial"/>
          <w:color w:val="000000"/>
          <w:lang w:val="fr-FR"/>
          <w:rPrChange w:id="733" w:author="Victor Cameo" w:date="2017-03-20T01:19:00Z">
            <w:rPr>
              <w:rFonts w:ascii="Arial" w:hAnsi="Arial" w:cs="Arial"/>
              <w:color w:val="000000"/>
              <w:lang w:val="en-GB"/>
            </w:rPr>
          </w:rPrChange>
        </w:rPr>
        <w:t>GENCI</w:t>
      </w:r>
      <w:r w:rsidRPr="00F30960">
        <w:rPr>
          <w:rFonts w:ascii="Arial" w:hAnsi="Arial" w:cs="Arial"/>
          <w:color w:val="000000"/>
          <w:lang w:val="fr-FR"/>
          <w:rPrChange w:id="734" w:author="Victor Cameo" w:date="2017-03-20T01:19:00Z">
            <w:rPr>
              <w:rFonts w:ascii="Arial" w:hAnsi="Arial" w:cs="Arial"/>
              <w:color w:val="000000"/>
              <w:lang w:val="en-GB"/>
            </w:rPr>
          </w:rPrChange>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F30960" w:rsidRDefault="000673BA" w:rsidP="000673BA">
      <w:pPr>
        <w:tabs>
          <w:tab w:val="left" w:pos="2197"/>
        </w:tabs>
        <w:ind w:left="2185" w:hanging="2130"/>
        <w:rPr>
          <w:rFonts w:ascii="Arial" w:hAnsi="Arial" w:cs="Arial"/>
          <w:color w:val="000000"/>
          <w:lang w:val="fr-FR"/>
          <w:rPrChange w:id="735" w:author="Victor Cameo" w:date="2017-03-20T01:19:00Z">
            <w:rPr>
              <w:rFonts w:ascii="Arial" w:hAnsi="Arial" w:cs="Arial"/>
              <w:color w:val="000000"/>
              <w:lang w:val="en-GB"/>
            </w:rPr>
          </w:rPrChange>
        </w:rPr>
      </w:pPr>
      <w:r w:rsidRPr="00F30960">
        <w:rPr>
          <w:rFonts w:ascii="Arial" w:hAnsi="Arial" w:cs="Arial"/>
          <w:color w:val="000000"/>
          <w:lang w:val="fr-FR"/>
          <w:rPrChange w:id="736" w:author="Victor Cameo" w:date="2017-03-20T01:19:00Z">
            <w:rPr>
              <w:rFonts w:ascii="Arial" w:hAnsi="Arial" w:cs="Arial"/>
              <w:color w:val="000000"/>
              <w:lang w:val="en-GB"/>
            </w:rPr>
          </w:rPrChange>
        </w:rPr>
        <w:t>INRIA</w:t>
      </w:r>
      <w:r w:rsidRPr="00F30960">
        <w:rPr>
          <w:rFonts w:ascii="Arial" w:hAnsi="Arial" w:cs="Arial"/>
          <w:color w:val="000000"/>
          <w:lang w:val="fr-FR"/>
          <w:rPrChange w:id="737" w:author="Victor Cameo" w:date="2017-03-20T01:19:00Z">
            <w:rPr>
              <w:rFonts w:ascii="Arial" w:hAnsi="Arial" w:cs="Arial"/>
              <w:color w:val="000000"/>
              <w:lang w:val="en-GB"/>
            </w:rPr>
          </w:rPrChange>
        </w:rPr>
        <w:tab/>
        <w:t>Institut National de Recherche en Informatique et Automatique, France (3</w:t>
      </w:r>
      <w:r w:rsidRPr="00F30960">
        <w:rPr>
          <w:rFonts w:ascii="Arial" w:hAnsi="Arial" w:cs="Arial"/>
          <w:color w:val="000000"/>
          <w:vertAlign w:val="superscript"/>
          <w:lang w:val="fr-FR"/>
          <w:rPrChange w:id="738" w:author="Victor Cameo" w:date="2017-03-20T01:19:00Z">
            <w:rPr>
              <w:rFonts w:ascii="Arial" w:hAnsi="Arial" w:cs="Arial"/>
              <w:color w:val="000000"/>
              <w:vertAlign w:val="superscript"/>
              <w:lang w:val="en-GB"/>
            </w:rPr>
          </w:rPrChange>
        </w:rPr>
        <w:t xml:space="preserve"> rd</w:t>
      </w:r>
      <w:r w:rsidRPr="00F30960">
        <w:rPr>
          <w:rFonts w:ascii="Arial" w:hAnsi="Arial" w:cs="Arial"/>
          <w:color w:val="000000"/>
          <w:lang w:val="fr-FR"/>
          <w:rPrChange w:id="739" w:author="Victor Cameo" w:date="2017-03-20T01:19:00Z">
            <w:rPr>
              <w:rFonts w:ascii="Arial" w:hAnsi="Arial" w:cs="Arial"/>
              <w:color w:val="000000"/>
              <w:lang w:val="en-GB"/>
            </w:rPr>
          </w:rPrChange>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F30960" w:rsidRDefault="000673BA" w:rsidP="000673BA">
      <w:pPr>
        <w:tabs>
          <w:tab w:val="left" w:pos="2197"/>
        </w:tabs>
        <w:ind w:left="2185" w:hanging="2130"/>
        <w:rPr>
          <w:rFonts w:ascii="Arial" w:hAnsi="Arial" w:cs="Arial"/>
          <w:color w:val="000000"/>
          <w:lang w:val="fr-FR"/>
          <w:rPrChange w:id="740" w:author="Victor Cameo" w:date="2017-03-20T01:19:00Z">
            <w:rPr>
              <w:rFonts w:ascii="Arial" w:hAnsi="Arial" w:cs="Arial"/>
              <w:color w:val="000000"/>
              <w:lang w:val="en-GB"/>
            </w:rPr>
          </w:rPrChange>
        </w:rPr>
      </w:pPr>
      <w:r w:rsidRPr="00F30960">
        <w:rPr>
          <w:rFonts w:ascii="Arial" w:hAnsi="Arial" w:cs="Arial"/>
          <w:color w:val="000000"/>
          <w:lang w:val="fr-FR"/>
          <w:rPrChange w:id="741" w:author="Victor Cameo" w:date="2017-03-20T01:19:00Z">
            <w:rPr>
              <w:rFonts w:ascii="Arial" w:hAnsi="Arial" w:cs="Arial"/>
              <w:color w:val="000000"/>
              <w:lang w:val="en-GB"/>
            </w:rPr>
          </w:rPrChange>
        </w:rPr>
        <w:t>UC-LCA</w:t>
      </w:r>
      <w:r w:rsidRPr="00F30960">
        <w:rPr>
          <w:rFonts w:ascii="Arial" w:hAnsi="Arial" w:cs="Arial"/>
          <w:color w:val="000000"/>
          <w:lang w:val="fr-FR"/>
          <w:rPrChange w:id="742" w:author="Victor Cameo" w:date="2017-03-20T01:19:00Z">
            <w:rPr>
              <w:rFonts w:ascii="Arial" w:hAnsi="Arial" w:cs="Arial"/>
              <w:color w:val="000000"/>
              <w:lang w:val="en-GB"/>
            </w:rPr>
          </w:rPrChange>
        </w:rPr>
        <w:tab/>
      </w:r>
      <w:r w:rsidR="005B3210" w:rsidRPr="00F30960">
        <w:rPr>
          <w:rFonts w:ascii="Arial" w:hAnsi="Arial" w:cs="Arial"/>
          <w:color w:val="000000"/>
          <w:lang w:val="fr-FR"/>
          <w:rPrChange w:id="743" w:author="Victor Cameo" w:date="2017-03-20T01:19:00Z">
            <w:rPr>
              <w:rFonts w:ascii="Arial" w:hAnsi="Arial" w:cs="Arial"/>
              <w:color w:val="000000"/>
              <w:lang w:val="en-GB"/>
            </w:rPr>
          </w:rPrChange>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3"/>
          <w:footerReference w:type="default" r:id="rId24"/>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44" w:name="_Toc75287376"/>
      <w:bookmarkStart w:id="745" w:name="_Toc194478747"/>
      <w:bookmarkStart w:id="746" w:name="_Toc376680009"/>
      <w:bookmarkStart w:id="747" w:name="_Toc477736048"/>
      <w:r w:rsidRPr="00C32215">
        <w:rPr>
          <w:lang w:val="en-GB"/>
        </w:rPr>
        <w:t>Executive Summary</w:t>
      </w:r>
      <w:bookmarkEnd w:id="744"/>
      <w:bookmarkEnd w:id="745"/>
      <w:bookmarkEnd w:id="746"/>
      <w:bookmarkEnd w:id="747"/>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073C7B" w:rsidRPr="00C32215">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073C7B" w:rsidRPr="00C32215">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As a result, selected codes are: ALYA,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48" w:name="_Toc75287375"/>
      <w:bookmarkStart w:id="749" w:name="_Toc194478748"/>
      <w:bookmarkStart w:id="750" w:name="_Toc376680010"/>
      <w:bookmarkStart w:id="751" w:name="_Toc477736049"/>
      <w:r w:rsidRPr="00C32215">
        <w:t>Introduction</w:t>
      </w:r>
      <w:bookmarkEnd w:id="748"/>
      <w:bookmarkEnd w:id="749"/>
      <w:bookmarkEnd w:id="750"/>
      <w:bookmarkEnd w:id="751"/>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073C7B" w:rsidRPr="00C32215">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7E100F" w:rsidRPr="00C32215">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7E100F" w:rsidRPr="00C32215">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7E100F" w:rsidRPr="00C32215">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752" w:name="_Ref269816026"/>
      <w:bookmarkStart w:id="753" w:name="_Ref269816053"/>
      <w:bookmarkStart w:id="754" w:name="_Ref269816064"/>
      <w:bookmarkStart w:id="755" w:name="_Ref269816098"/>
      <w:bookmarkStart w:id="756" w:name="_Toc376680011"/>
      <w:bookmarkStart w:id="757" w:name="_Ref476982656"/>
      <w:bookmarkStart w:id="758" w:name="_Toc477736050"/>
      <w:r w:rsidRPr="00C32215">
        <w:t xml:space="preserve">Targeted </w:t>
      </w:r>
      <w:bookmarkEnd w:id="752"/>
      <w:bookmarkEnd w:id="753"/>
      <w:bookmarkEnd w:id="754"/>
      <w:bookmarkEnd w:id="755"/>
      <w:bookmarkEnd w:id="756"/>
      <w:r w:rsidRPr="00C32215">
        <w:t>architectures</w:t>
      </w:r>
      <w:bookmarkEnd w:id="757"/>
      <w:bookmarkEnd w:id="758"/>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759" w:name="_Toc376680012"/>
      <w:bookmarkStart w:id="760" w:name="_Toc477736051"/>
      <w:r w:rsidRPr="00C32215">
        <w:t>Co-processor description</w:t>
      </w:r>
      <w:bookmarkEnd w:id="759"/>
      <w:bookmarkEnd w:id="760"/>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073C7B" w:rsidRPr="00C32215">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0466DB3B" w14:textId="15ED7CB7" w:rsidR="00073C7B" w:rsidRPr="00C32215" w:rsidRDefault="00276950" w:rsidP="00073C7B">
      <w:pPr>
        <w:pStyle w:val="NormalPRACE"/>
        <w:rPr>
          <w:sz w:val="20"/>
          <w:szCs w:val="20"/>
        </w:rPr>
      </w:pPr>
      <w:r w:rsidRPr="00C32215">
        <w:t xml:space="preserve">The </w:t>
      </w:r>
      <w:r w:rsidR="0034317C" w:rsidRPr="00C32215">
        <w:fldChar w:fldCharType="begin"/>
      </w:r>
      <w:r w:rsidR="0034317C" w:rsidRPr="00C32215">
        <w:instrText xml:space="preserve"> REF _Ref477155171 \h </w:instrText>
      </w:r>
      <w:r w:rsidR="0034317C" w:rsidRPr="00C32215">
        <w:fldChar w:fldCharType="separate"/>
      </w:r>
      <w:r w:rsidR="00073C7B" w:rsidRPr="00C32215">
        <w:t xml:space="preserve">Table </w:t>
      </w:r>
      <w:r w:rsidR="00073C7B" w:rsidRPr="00C32215">
        <w:rPr>
          <w:noProof/>
        </w:rPr>
        <w:t>1</w:t>
      </w:r>
      <w:r w:rsidR="0034317C" w:rsidRPr="00C32215">
        <w:fldChar w:fldCharType="end"/>
      </w:r>
      <w:r w:rsidR="00073C7B" w:rsidRPr="00C32215">
        <w:t xml:space="preserve"> </w:t>
      </w:r>
      <w:r w:rsidR="00B52A10" w:rsidRPr="00C32215">
        <w:t>enlighten</w:t>
      </w:r>
      <w:r w:rsidR="00007913" w:rsidRPr="00C32215">
        <w:t>s</w:t>
      </w:r>
      <w:r w:rsidR="00B52A10" w:rsidRPr="00C32215">
        <w:t xml:space="preserve"> </w:t>
      </w:r>
      <w:r w:rsidR="00007913" w:rsidRPr="00C32215">
        <w:t>this fact:</w:t>
      </w:r>
      <w:r w:rsidR="00121ADB" w:rsidRPr="00C32215">
        <w:fldChar w:fldCharType="begin"/>
      </w:r>
      <w:r w:rsidR="00121ADB" w:rsidRPr="00C32215">
        <w:instrText xml:space="preserve"> LINK </w:instrText>
      </w:r>
      <w:r w:rsidR="008A13E8" w:rsidRPr="00C32215">
        <w:instrText xml:space="preserve">Excel.Sheet.8 /Volumes/cines/deliv.xlsx spec!R1C1:R6C5 </w:instrText>
      </w:r>
      <w:r w:rsidR="00121ADB" w:rsidRPr="00C32215">
        <w:instrText xml:space="preserve">\a \f 4 \h  \* MERGEFORMAT </w:instrText>
      </w:r>
      <w:r w:rsidR="00121ADB" w:rsidRPr="00C32215">
        <w:fldChar w:fldCharType="separate"/>
      </w:r>
    </w:p>
    <w:tbl>
      <w:tblPr>
        <w:tblW w:w="8991" w:type="dxa"/>
        <w:tblInd w:w="93" w:type="dxa"/>
        <w:tblLook w:val="04A0" w:firstRow="1" w:lastRow="0" w:firstColumn="1" w:lastColumn="0" w:noHBand="0" w:noVBand="1"/>
      </w:tblPr>
      <w:tblGrid>
        <w:gridCol w:w="2136"/>
        <w:gridCol w:w="1610"/>
        <w:gridCol w:w="1792"/>
        <w:gridCol w:w="1763"/>
        <w:gridCol w:w="1690"/>
      </w:tblGrid>
      <w:tr w:rsidR="004831E5" w:rsidRPr="00C32215" w14:paraId="3D26A162" w14:textId="77777777" w:rsidTr="004831E5">
        <w:trPr>
          <w:divId w:val="1024137708"/>
          <w:trHeight w:val="320"/>
        </w:trPr>
        <w:tc>
          <w:tcPr>
            <w:tcW w:w="2136" w:type="dxa"/>
            <w:tcBorders>
              <w:top w:val="nil"/>
              <w:left w:val="nil"/>
              <w:bottom w:val="nil"/>
              <w:right w:val="nil"/>
            </w:tcBorders>
            <w:shd w:val="clear" w:color="auto" w:fill="auto"/>
            <w:noWrap/>
            <w:vAlign w:val="bottom"/>
            <w:hideMark/>
          </w:tcPr>
          <w:p w14:paraId="736B2025" w14:textId="77777777" w:rsidR="00073C7B" w:rsidRPr="00C32215" w:rsidRDefault="00073C7B" w:rsidP="00073C7B">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NVIDIA GPU</w:t>
            </w:r>
          </w:p>
        </w:tc>
      </w:tr>
      <w:tr w:rsidR="004831E5" w:rsidRPr="00C32215" w14:paraId="45F8BBF7" w14:textId="77777777" w:rsidTr="004831E5">
        <w:trPr>
          <w:divId w:val="1024137708"/>
          <w:trHeight w:val="320"/>
        </w:trPr>
        <w:tc>
          <w:tcPr>
            <w:tcW w:w="2136" w:type="dxa"/>
            <w:tcBorders>
              <w:top w:val="nil"/>
              <w:left w:val="nil"/>
              <w:bottom w:val="nil"/>
              <w:right w:val="nil"/>
            </w:tcBorders>
            <w:shd w:val="clear" w:color="auto" w:fill="auto"/>
            <w:noWrap/>
            <w:vAlign w:val="bottom"/>
            <w:hideMark/>
          </w:tcPr>
          <w:p w14:paraId="0E0A06F8" w14:textId="77777777" w:rsidR="00073C7B" w:rsidRPr="00C32215" w:rsidRDefault="00073C7B" w:rsidP="00073C7B">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P100</w:t>
            </w:r>
          </w:p>
        </w:tc>
      </w:tr>
      <w:tr w:rsidR="004831E5" w:rsidRPr="00C32215" w14:paraId="664EBAB3" w14:textId="77777777" w:rsidTr="004831E5">
        <w:trPr>
          <w:divId w:val="1024137708"/>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May-16</w:t>
            </w:r>
          </w:p>
        </w:tc>
      </w:tr>
      <w:tr w:rsidR="004831E5" w:rsidRPr="00C32215" w14:paraId="3022F1AD" w14:textId="77777777" w:rsidTr="004831E5">
        <w:trPr>
          <w:divId w:val="1024137708"/>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5,300 GF/s</w:t>
            </w:r>
          </w:p>
        </w:tc>
      </w:tr>
      <w:tr w:rsidR="004831E5" w:rsidRPr="00C32215" w14:paraId="5EF3E9C2" w14:textId="77777777" w:rsidTr="004831E5">
        <w:trPr>
          <w:divId w:val="1024137708"/>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yes</w:t>
            </w:r>
          </w:p>
        </w:tc>
      </w:tr>
      <w:tr w:rsidR="004831E5" w:rsidRPr="00C32215" w14:paraId="13A38D0D" w14:textId="77777777" w:rsidTr="004831E5">
        <w:trPr>
          <w:divId w:val="1024137708"/>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Pr="00C32215" w:rsidRDefault="00073C7B" w:rsidP="00073C7B">
            <w:pPr>
              <w:jc w:val="center"/>
              <w:rPr>
                <w:rFonts w:ascii="Calibri" w:hAnsi="Calibri"/>
                <w:color w:val="000000"/>
                <w:lang w:val="en-GB"/>
              </w:rPr>
            </w:pPr>
            <w:r w:rsidRPr="00C32215">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Pr="00C32215" w:rsidRDefault="00073C7B" w:rsidP="00DF3166">
            <w:pPr>
              <w:keepNext/>
              <w:jc w:val="center"/>
              <w:rPr>
                <w:rFonts w:ascii="Calibri" w:hAnsi="Calibri"/>
                <w:color w:val="000000"/>
                <w:lang w:val="en-GB"/>
              </w:rPr>
            </w:pPr>
            <w:r w:rsidRPr="00C32215">
              <w:rPr>
                <w:rFonts w:ascii="Calibri" w:hAnsi="Calibri"/>
                <w:color w:val="000000"/>
                <w:lang w:val="en-GB"/>
              </w:rPr>
              <w:t>3584</w:t>
            </w:r>
          </w:p>
        </w:tc>
      </w:tr>
    </w:tbl>
    <w:p w14:paraId="6E1B6D4E" w14:textId="73E421F0" w:rsidR="00DF3166" w:rsidRPr="00C32215" w:rsidRDefault="00DF3166">
      <w:pPr>
        <w:pStyle w:val="Caption"/>
      </w:pPr>
      <w:bookmarkStart w:id="761" w:name="_Toc477359757"/>
      <w:r w:rsidRPr="00C32215">
        <w:t xml:space="preserve">Table </w:t>
      </w:r>
      <w:r w:rsidRPr="00C32215">
        <w:fldChar w:fldCharType="begin"/>
      </w:r>
      <w:r w:rsidRPr="00C32215">
        <w:instrText xml:space="preserve"> SEQ Table \* ARABIC </w:instrText>
      </w:r>
      <w:r w:rsidRPr="00C32215">
        <w:fldChar w:fldCharType="separate"/>
      </w:r>
      <w:r w:rsidRPr="00C32215">
        <w:rPr>
          <w:noProof/>
        </w:rPr>
        <w:t>1</w:t>
      </w:r>
      <w:r w:rsidRPr="00C32215">
        <w:fldChar w:fldCharType="end"/>
      </w:r>
      <w:r w:rsidRPr="00C32215">
        <w:t xml:space="preserve"> Main co-processors specifications</w:t>
      </w:r>
      <w:bookmarkEnd w:id="761"/>
    </w:p>
    <w:p w14:paraId="4179ACBE" w14:textId="198ED0F0" w:rsidR="00436513" w:rsidRPr="00C32215" w:rsidRDefault="00121ADB" w:rsidP="00073C7B">
      <w:pPr>
        <w:pStyle w:val="NormalPRACE"/>
        <w:rPr>
          <w:sz w:val="20"/>
          <w:szCs w:val="20"/>
        </w:rPr>
      </w:pPr>
      <w:r w:rsidRPr="00C32215">
        <w:fldChar w:fldCharType="end"/>
      </w:r>
    </w:p>
    <w:p w14:paraId="11E38C3C" w14:textId="07451710" w:rsidR="00894A28" w:rsidRPr="00C32215" w:rsidRDefault="00121ADB" w:rsidP="00121ADB">
      <w:pPr>
        <w:pStyle w:val="Heading3"/>
        <w:ind w:left="0" w:firstLine="0"/>
      </w:pPr>
      <w:bookmarkStart w:id="762" w:name="_Toc477736052"/>
      <w:r w:rsidRPr="00C32215">
        <w:t>Systems description</w:t>
      </w:r>
      <w:bookmarkEnd w:id="762"/>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ins w:id="763" w:author="Victor Cameo" w:date="2017-03-16T15:16:00Z">
        <w:r w:rsidRPr="00C32215">
          <w:rPr>
            <w:lang w:val="en-GB"/>
          </w:rPr>
          <w:t xml:space="preserve">As for the future, the PRACE-3IP PCP is in its third and last phase and will be a good candidate to provide access to bigger machines. </w:t>
        </w:r>
      </w:ins>
      <w:ins w:id="764" w:author="Victor Cameo" w:date="2017-03-16T15:17:00Z">
        <w:r w:rsidRPr="00C32215">
          <w:rPr>
            <w:lang w:val="en-GB"/>
          </w:rPr>
          <w:t>T</w:t>
        </w:r>
      </w:ins>
      <w:ins w:id="765" w:author="Victor Cameo" w:date="2017-03-16T15:16:00Z">
        <w:r w:rsidRPr="00C32215">
          <w:rPr>
            <w:lang w:val="en-GB"/>
          </w:rPr>
          <w:t xml:space="preserve">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w:t>
        </w:r>
      </w:ins>
      <w:ins w:id="766" w:author="Victor Cameo" w:date="2017-03-16T15:17:00Z">
        <w:r w:rsidRPr="00C32215">
          <w:rPr>
            <w:lang w:val="en-GB"/>
          </w:rPr>
          <w:t>These results</w:t>
        </w:r>
      </w:ins>
      <w:ins w:id="767" w:author="Victor Cameo" w:date="2017-03-16T15:16:00Z">
        <w:r w:rsidRPr="00C32215">
          <w:rPr>
            <w:lang w:val="en-GB"/>
          </w:rPr>
          <w:t xml:space="preserve"> will be evaluated on a subset of applications from UEABS (NEMO, SPECFEM3D, QuantumEspresso, BQCD). The access to these systems is foreseen to be open to PRACE partners, with a special interest for the 4IP-WP7 task on accelerated Benchmarks.</w:t>
        </w:r>
      </w:ins>
    </w:p>
    <w:p w14:paraId="04719A01" w14:textId="70EA04DB" w:rsidR="00894A28" w:rsidRPr="00C32215" w:rsidRDefault="00007913" w:rsidP="004061F2">
      <w:pPr>
        <w:pStyle w:val="Heading4"/>
      </w:pPr>
      <w:bookmarkStart w:id="768" w:name="_Toc477736053"/>
      <w:r w:rsidRPr="00C32215">
        <w:t>K40 cluster</w:t>
      </w:r>
      <w:bookmarkEnd w:id="768"/>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073C7B" w:rsidRPr="00C32215">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447EA8E1" w:rsidR="00007913" w:rsidRPr="00C32215" w:rsidRDefault="00A87E50" w:rsidP="004061F2">
      <w:pPr>
        <w:pStyle w:val="Heading4"/>
      </w:pPr>
      <w:bookmarkStart w:id="769" w:name="_Toc477736054"/>
      <w:r w:rsidRPr="00C32215">
        <w:t>Xeon Phi 5110P cluster</w:t>
      </w:r>
      <w:bookmarkEnd w:id="769"/>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073C7B" w:rsidRPr="00C32215">
        <w:rPr>
          <w:szCs w:val="22"/>
          <w:lang w:val="en-GB"/>
        </w:rPr>
        <w:t>[6]</w:t>
      </w:r>
      <w:r w:rsidR="00112A01" w:rsidRPr="00C32215">
        <w:rPr>
          <w:szCs w:val="22"/>
          <w:lang w:val="en-GB"/>
        </w:rPr>
        <w:fldChar w:fldCharType="end"/>
      </w:r>
      <w:r w:rsidR="00112A01" w:rsidRPr="00C32215">
        <w:rPr>
          <w:szCs w:val="22"/>
          <w:lang w:val="en-GB"/>
        </w:rPr>
        <w:t>:</w:t>
      </w:r>
    </w:p>
    <w:p w14:paraId="3520D1F5" w14:textId="5C17AEE8"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p>
    <w:p w14:paraId="4B8D5254" w14:textId="3876C8C3" w:rsidR="00B5573B" w:rsidRPr="00C32215" w:rsidRDefault="00F90491" w:rsidP="00B5573B">
      <w:pPr>
        <w:pStyle w:val="ListParagraph"/>
        <w:numPr>
          <w:ilvl w:val="1"/>
          <w:numId w:val="9"/>
        </w:numPr>
        <w:spacing w:after="120"/>
        <w:jc w:val="both"/>
        <w:rPr>
          <w:szCs w:val="22"/>
          <w:lang w:val="en-GB"/>
        </w:rPr>
      </w:pPr>
      <w:r>
        <w:rPr>
          <w:szCs w:val="22"/>
          <w:lang w:val="en-GB"/>
        </w:rPr>
        <w:t xml:space="preserve">2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22FFB085" w:rsidR="00007913" w:rsidRPr="00C32215" w:rsidRDefault="00F95C43" w:rsidP="004061F2">
      <w:pPr>
        <w:pStyle w:val="Heading4"/>
      </w:pPr>
      <w:bookmarkStart w:id="770" w:name="_Toc477736055"/>
      <w:r w:rsidRPr="00C32215">
        <w:t>P100 cluster</w:t>
      </w:r>
      <w:bookmarkEnd w:id="770"/>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073C7B" w:rsidRPr="00C32215">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06E9BD27" w:rsidR="00007913" w:rsidRPr="00C32215" w:rsidRDefault="00E6481C" w:rsidP="004061F2">
      <w:pPr>
        <w:pStyle w:val="Heading4"/>
      </w:pPr>
      <w:bookmarkStart w:id="771" w:name="_Toc477736056"/>
      <w:r w:rsidRPr="00C32215">
        <w:t>Xeon Phi 7250 cluster</w:t>
      </w:r>
      <w:bookmarkEnd w:id="771"/>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772" w:name="_Ref477340653"/>
      <w:bookmarkStart w:id="773" w:name="_Toc477736057"/>
      <w:r w:rsidRPr="00C32215">
        <w:lastRenderedPageBreak/>
        <w:t>Benchmark suite description</w:t>
      </w:r>
      <w:bookmarkEnd w:id="772"/>
      <w:bookmarkEnd w:id="773"/>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073C7B" w:rsidRPr="00C32215">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6265DA" w:rsidRPr="00C32215">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774" w:name="_Toc477736058"/>
      <w:r w:rsidRPr="00C32215">
        <w:t>Alya</w:t>
      </w:r>
      <w:bookmarkEnd w:id="774"/>
    </w:p>
    <w:p w14:paraId="012961B3" w14:textId="1F4BEFF3" w:rsidR="00E94772" w:rsidRPr="00C32215" w:rsidRDefault="00E94772" w:rsidP="00831578">
      <w:pPr>
        <w:pStyle w:val="NormalPRACE"/>
      </w:pPr>
      <w:r w:rsidRPr="00C32215">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4061F2">
      <w:pPr>
        <w:pStyle w:val="Heading4"/>
      </w:pPr>
      <w:bookmarkStart w:id="775" w:name="_Toc477736059"/>
      <w:r w:rsidRPr="00C32215">
        <w:t>C</w:t>
      </w:r>
      <w:r w:rsidR="008C7916" w:rsidRPr="00C32215">
        <w:t>ode descr</w:t>
      </w:r>
      <w:r w:rsidR="00831578" w:rsidRPr="00C32215">
        <w:t>iption</w:t>
      </w:r>
      <w:bookmarkEnd w:id="775"/>
    </w:p>
    <w:p w14:paraId="4ACD9229" w14:textId="3F410FEC" w:rsidR="00E94772" w:rsidRPr="00C32215" w:rsidRDefault="00E94772" w:rsidP="00831578">
      <w:pPr>
        <w:pStyle w:val="NormalPRACE"/>
      </w:pPr>
      <w:r w:rsidRPr="00C32215">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449ACD" w:rsidR="00E94772" w:rsidRPr="00C32215" w:rsidRDefault="00E94772" w:rsidP="00831578">
      <w:pPr>
        <w:pStyle w:val="NormalPRACE"/>
      </w:pPr>
      <w:r w:rsidRPr="00C32215">
        <w:t>Alya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8B711D" w:rsidRPr="00C32215">
        <w:t>[14]</w:t>
      </w:r>
      <w:r w:rsidR="008B711D" w:rsidRPr="00C32215">
        <w:fldChar w:fldCharType="end"/>
      </w:r>
      <w:r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4061F2">
      <w:pPr>
        <w:pStyle w:val="Heading4"/>
      </w:pPr>
      <w:bookmarkStart w:id="776" w:name="_Toc477736060"/>
      <w:r w:rsidRPr="00C32215">
        <w:t xml:space="preserve">Test cases </w:t>
      </w:r>
      <w:r w:rsidR="00C5259D" w:rsidRPr="00C32215">
        <w:t>description</w:t>
      </w:r>
      <w:bookmarkEnd w:id="776"/>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777" w:name="_Toc477736061"/>
      <w:r w:rsidRPr="00C32215">
        <w:t>Code_</w:t>
      </w:r>
      <w:r w:rsidR="00CC4125" w:rsidRPr="00C32215">
        <w:t>Saturne</w:t>
      </w:r>
      <w:bookmarkEnd w:id="777"/>
    </w:p>
    <w:p w14:paraId="69BF1DA5" w14:textId="7B922F1C" w:rsidR="00E94772" w:rsidRPr="00C32215" w:rsidRDefault="000F7D64" w:rsidP="00831578">
      <w:pPr>
        <w:pStyle w:val="NormalPRACE"/>
      </w:pPr>
      <w:r w:rsidRPr="00C32215">
        <w:t>Code_</w:t>
      </w:r>
      <w:r w:rsidR="00E94772" w:rsidRPr="00C32215">
        <w:t>Saturne is an open-source CFD soft</w:t>
      </w:r>
      <w:r w:rsidR="0024690D" w:rsidRPr="00C32215">
        <w:t>ware package developed by EDF R</w:t>
      </w:r>
      <w:r w:rsidR="00E94772" w:rsidRPr="00C32215">
        <w:t>&amp;D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63E12552" w14:textId="5FE33378" w:rsidR="00E94772" w:rsidRPr="00C32215" w:rsidRDefault="00D03A28" w:rsidP="004061F2">
      <w:pPr>
        <w:pStyle w:val="Heading4"/>
      </w:pPr>
      <w:bookmarkStart w:id="778" w:name="_Toc477736062"/>
      <w:r w:rsidRPr="00C32215">
        <w:t>Code descr</w:t>
      </w:r>
      <w:r w:rsidR="00CC4125" w:rsidRPr="00C32215">
        <w:t>iption</w:t>
      </w:r>
      <w:bookmarkEnd w:id="778"/>
    </w:p>
    <w:p w14:paraId="7066F570" w14:textId="772E8FB5" w:rsidR="00E94772" w:rsidRPr="00C32215" w:rsidRDefault="00E94772" w:rsidP="00831578">
      <w:pPr>
        <w:pStyle w:val="NormalPRACE"/>
      </w:pPr>
      <w:r w:rsidRPr="00C32215">
        <w:t>Parallelism is handled by distributing the domain over the processors (several partitioning tools are available, either internally, i.e. SFC Hilbert and Mor</w:t>
      </w:r>
      <w:r w:rsidR="00A03A8E" w:rsidRPr="00C32215">
        <w:t>ton, or through external librar</w:t>
      </w:r>
      <w:r w:rsidRPr="00C32215">
        <w:t>ies, i.e. METIS Serial, ParMETIS, Scotch Serial, PT-SCOTCH. Communications between subdomains are performed through MPI. Hybrid parallelism using OpenMP has recently been optimised for improved multicore performance.</w:t>
      </w:r>
    </w:p>
    <w:p w14:paraId="6E512E31" w14:textId="784911D8" w:rsidR="00E94772" w:rsidRPr="00C32215" w:rsidRDefault="00E94772" w:rsidP="00831578">
      <w:pPr>
        <w:pStyle w:val="NormalPRACE"/>
      </w:pPr>
      <w:r w:rsidRPr="00C32215">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32BE435" w:rsidR="00E94772" w:rsidRPr="00C32215" w:rsidRDefault="00C75DDD" w:rsidP="00831578">
      <w:pPr>
        <w:pStyle w:val="NormalPRACE"/>
      </w:pPr>
      <w:r w:rsidRPr="00C32215">
        <w:t>Code_</w:t>
      </w:r>
      <w:r w:rsidR="00E94772" w:rsidRPr="00C32215">
        <w:t>Saturne is written in C, F95 and Python. It is freely available under the GPL license.</w:t>
      </w:r>
    </w:p>
    <w:p w14:paraId="62E2A331" w14:textId="1E0CA813" w:rsidR="00E94772" w:rsidRPr="00C32215" w:rsidRDefault="00D03A28" w:rsidP="004061F2">
      <w:pPr>
        <w:pStyle w:val="Heading4"/>
      </w:pPr>
      <w:bookmarkStart w:id="779" w:name="_Toc477736063"/>
      <w:r w:rsidRPr="00C32215">
        <w:t>Test cases descr</w:t>
      </w:r>
      <w:r w:rsidR="00CC4125" w:rsidRPr="00C32215">
        <w:t>iption</w:t>
      </w:r>
      <w:bookmarkEnd w:id="779"/>
    </w:p>
    <w:p w14:paraId="05FE56C0" w14:textId="132A6E8E" w:rsidR="00E94772" w:rsidRPr="00C32215" w:rsidRDefault="00E94772" w:rsidP="00831578">
      <w:pPr>
        <w:pStyle w:val="NormalPRACE"/>
      </w:pPr>
      <w:r w:rsidRPr="00C32215">
        <w:t>Two test cases are dealt with, the former with a mesh made of tetrahedral cells and the latter with a mesh made of hexahedral cells. Both configurations are meant for incompressible laminar flows. Note that both configurations will also be used in the regular UEABS</w:t>
      </w:r>
      <w:r w:rsidR="00EC27FB" w:rsidRPr="00C32215">
        <w:t>.</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7A7F3899" w:rsidR="00E94772" w:rsidRPr="00C32215" w:rsidRDefault="00E94772" w:rsidP="00831578">
      <w:pPr>
        <w:pStyle w:val="NormalPRACE"/>
      </w:pPr>
      <w:r w:rsidRPr="00C32215">
        <w:t>The geometry is very simple, i.e. a cube, but the mesh is built using tetrahedral cells. The Reynolds number is set to 400, and symmetry boundary conditions are applied in the spanwise direction. The case is modular a</w:t>
      </w:r>
      <w:r w:rsidR="00A27417" w:rsidRPr="00C32215">
        <w:t>nd the mesh size can easily be</w:t>
      </w:r>
      <w:r w:rsidRPr="00C32215">
        <w:t xml:space="preserve"> varied. The largest mesh has about 13 million cells.</w:t>
      </w:r>
    </w:p>
    <w:p w14:paraId="68541B22" w14:textId="520D98B1" w:rsidR="00E94772" w:rsidRPr="00C32215" w:rsidRDefault="00E94772" w:rsidP="00831578">
      <w:pPr>
        <w:pStyle w:val="NormalPRACE"/>
      </w:pPr>
      <w:r w:rsidRPr="00C32215">
        <w:t>This test case is expected to scale efficiently to 1000+ nodes.</w:t>
      </w:r>
    </w:p>
    <w:p w14:paraId="7DA1E77A" w14:textId="09B5F6FD" w:rsidR="00E94772" w:rsidRPr="00C32215" w:rsidRDefault="00E94772" w:rsidP="00831578">
      <w:pPr>
        <w:pStyle w:val="NormalPRACE"/>
        <w:rPr>
          <w:rStyle w:val="Emphasis"/>
        </w:rPr>
      </w:pPr>
      <w:r w:rsidRPr="00C32215">
        <w:rPr>
          <w:rStyle w:val="Emphasis"/>
        </w:rPr>
        <w:t>3-D Taylor-Green</w:t>
      </w:r>
      <w:r w:rsidR="00CC4125" w:rsidRPr="00C32215">
        <w:rPr>
          <w:rStyle w:val="Emphasis"/>
        </w:rPr>
        <w:t xml:space="preserve"> vortex flow (hexahedral cells)</w:t>
      </w:r>
    </w:p>
    <w:p w14:paraId="1C92C78E" w14:textId="7A5EB875" w:rsidR="00E94772" w:rsidRPr="00C32215" w:rsidRDefault="00E94772" w:rsidP="00831578">
      <w:pPr>
        <w:pStyle w:val="NormalPRACE"/>
      </w:pPr>
      <w:r w:rsidRPr="00C32215">
        <w:t xml:space="preserve">The Taylor-Green vortex flow is traditionally used to assess the accuracy of CFD code numerical schemes. Periodicity is used in the 3 directions. The total kinetic energy (integral of the velocity) and enstrophy (integral of the vorticity) evolutions as a function </w:t>
      </w:r>
      <w:r w:rsidR="00C75DDD" w:rsidRPr="00C32215">
        <w:t>of the time are looked at. Code_</w:t>
      </w:r>
      <w:r w:rsidRPr="00C32215">
        <w:t>Saturne is set for 2nd order time and spatial schemes, and three meshes are considered, containing 1283, 2563 and 5123 cells, respectively.</w:t>
      </w:r>
    </w:p>
    <w:p w14:paraId="46120E26" w14:textId="00967326" w:rsidR="00E94772" w:rsidRPr="00C32215" w:rsidRDefault="00E94772" w:rsidP="00831578">
      <w:pPr>
        <w:pStyle w:val="NormalPRACE"/>
      </w:pPr>
      <w:r w:rsidRPr="00C32215">
        <w:lastRenderedPageBreak/>
        <w:t>This test case is expected to scale efficiently to 4000+ nodes for the largest mesh.</w:t>
      </w:r>
    </w:p>
    <w:p w14:paraId="3DB5A8C3" w14:textId="5CED21FC" w:rsidR="00E94772" w:rsidRPr="00C32215" w:rsidRDefault="00CC4125" w:rsidP="00CC4125">
      <w:pPr>
        <w:pStyle w:val="Heading3"/>
      </w:pPr>
      <w:bookmarkStart w:id="780" w:name="_Toc477736064"/>
      <w:r w:rsidRPr="00C32215">
        <w:t>CP2K</w:t>
      </w:r>
      <w:bookmarkEnd w:id="780"/>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4061F2">
      <w:pPr>
        <w:pStyle w:val="Heading4"/>
      </w:pPr>
      <w:bookmarkStart w:id="781" w:name="_Toc477736065"/>
      <w:r w:rsidRPr="00C32215">
        <w:t xml:space="preserve">Code </w:t>
      </w:r>
      <w:r w:rsidR="00C5259D" w:rsidRPr="00C32215">
        <w:t>description</w:t>
      </w:r>
      <w:bookmarkEnd w:id="781"/>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4061F2">
      <w:pPr>
        <w:pStyle w:val="Heading4"/>
      </w:pPr>
      <w:bookmarkStart w:id="782" w:name="_Toc477736066"/>
      <w:r w:rsidRPr="00C32215">
        <w:t xml:space="preserve">Test cases </w:t>
      </w:r>
      <w:r w:rsidR="00C5259D" w:rsidRPr="00C32215">
        <w:t>description</w:t>
      </w:r>
      <w:bookmarkEnd w:id="782"/>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783" w:name="_Toc477736067"/>
      <w:r w:rsidRPr="00C32215">
        <w:lastRenderedPageBreak/>
        <w:t>GPAW</w:t>
      </w:r>
      <w:bookmarkEnd w:id="783"/>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4061F2">
      <w:pPr>
        <w:pStyle w:val="Heading4"/>
      </w:pPr>
      <w:bookmarkStart w:id="784" w:name="_Toc477736068"/>
      <w:r w:rsidRPr="00C32215">
        <w:t xml:space="preserve">Code </w:t>
      </w:r>
      <w:r w:rsidR="00C5259D" w:rsidRPr="00C32215">
        <w:t>description</w:t>
      </w:r>
      <w:bookmarkEnd w:id="784"/>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4061F2">
      <w:pPr>
        <w:pStyle w:val="Heading4"/>
      </w:pPr>
      <w:bookmarkStart w:id="785" w:name="_Toc477736069"/>
      <w:r w:rsidRPr="00C32215">
        <w:t xml:space="preserve">Test cases </w:t>
      </w:r>
      <w:r w:rsidR="00C5259D" w:rsidRPr="00C32215">
        <w:t>description</w:t>
      </w:r>
      <w:bookmarkEnd w:id="785"/>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w:t>
      </w:r>
      <w:r w:rsidRPr="00C32215">
        <w:t xml:space="preserve">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786" w:name="_Toc477736070"/>
      <w:r w:rsidRPr="00C32215">
        <w:t>GROMACS</w:t>
      </w:r>
      <w:bookmarkEnd w:id="786"/>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787"/>
      <w:r w:rsidRPr="00C32215">
        <w:t>GROMACS 4.6</w:t>
      </w:r>
      <w:commentRangeEnd w:id="787"/>
      <w:r w:rsidR="008C1C7D">
        <w:rPr>
          <w:rStyle w:val="CommentReference"/>
          <w:lang w:val="de-DE"/>
        </w:rPr>
        <w:commentReference w:id="787"/>
      </w:r>
      <w:r w:rsidRPr="00C32215">
        <w:t xml:space="preserve">, on almost all common computing platforms, the innermost loops are written in C using intrinsic functions that the compiler transforms to SIMD machine instructions, to utilise the available </w:t>
      </w:r>
      <w:r w:rsidRPr="00C32215">
        <w:lastRenderedPageBreak/>
        <w:t xml:space="preserve">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4061F2">
      <w:pPr>
        <w:pStyle w:val="Heading4"/>
      </w:pPr>
      <w:bookmarkStart w:id="788" w:name="_Toc477736071"/>
      <w:r w:rsidRPr="00C32215">
        <w:t xml:space="preserve">Code </w:t>
      </w:r>
      <w:r w:rsidR="00C5259D" w:rsidRPr="00C32215">
        <w:t>description</w:t>
      </w:r>
      <w:bookmarkEnd w:id="788"/>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4061F2">
      <w:pPr>
        <w:pStyle w:val="Heading4"/>
      </w:pPr>
      <w:bookmarkStart w:id="789" w:name="_Toc477736072"/>
      <w:r w:rsidRPr="00C32215">
        <w:t>Test c</w:t>
      </w:r>
      <w:r w:rsidR="00011CC2" w:rsidRPr="00C32215">
        <w:t xml:space="preserve">ases </w:t>
      </w:r>
      <w:r w:rsidR="00C5259D" w:rsidRPr="00C32215">
        <w:t>description</w:t>
      </w:r>
      <w:bookmarkEnd w:id="789"/>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073C7B" w:rsidRPr="00C32215">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790" w:name="_Toc477736073"/>
      <w:r w:rsidRPr="00C32215">
        <w:t>NAMD</w:t>
      </w:r>
      <w:bookmarkEnd w:id="790"/>
    </w:p>
    <w:p w14:paraId="53AC4A26" w14:textId="233232DA" w:rsidR="00E94772" w:rsidRPr="00C32215" w:rsidRDefault="00E94772" w:rsidP="00831578">
      <w:pPr>
        <w:pStyle w:val="NormalPRACE"/>
      </w:pPr>
      <w:r w:rsidRPr="00C32215">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4061F2">
      <w:pPr>
        <w:pStyle w:val="Heading4"/>
      </w:pPr>
      <w:bookmarkStart w:id="791" w:name="_Toc477736074"/>
      <w:r w:rsidRPr="00C32215">
        <w:lastRenderedPageBreak/>
        <w:t xml:space="preserve">Code </w:t>
      </w:r>
      <w:r w:rsidR="00C5259D" w:rsidRPr="00C32215">
        <w:t>description</w:t>
      </w:r>
      <w:bookmarkEnd w:id="791"/>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073C7B" w:rsidRPr="00C32215">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4061F2">
      <w:pPr>
        <w:pStyle w:val="Heading4"/>
      </w:pPr>
      <w:bookmarkStart w:id="792" w:name="_Toc477736075"/>
      <w:r w:rsidRPr="00C32215">
        <w:t xml:space="preserve">Test cases </w:t>
      </w:r>
      <w:r w:rsidR="00C5259D" w:rsidRPr="00C32215">
        <w:t>description</w:t>
      </w:r>
      <w:bookmarkEnd w:id="792"/>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793" w:name="_Toc477736076"/>
      <w:r w:rsidRPr="00C32215">
        <w:t>PFARM</w:t>
      </w:r>
      <w:bookmarkEnd w:id="793"/>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4061F2">
      <w:pPr>
        <w:pStyle w:val="Heading4"/>
      </w:pPr>
      <w:bookmarkStart w:id="794" w:name="_Toc477736077"/>
      <w:r w:rsidRPr="00C32215">
        <w:t xml:space="preserve">Code </w:t>
      </w:r>
      <w:r w:rsidR="00C5259D" w:rsidRPr="00C32215">
        <w:t>description</w:t>
      </w:r>
      <w:bookmarkEnd w:id="794"/>
    </w:p>
    <w:p w14:paraId="091F4684" w14:textId="503B1F1E" w:rsidR="00E94772" w:rsidRPr="00C32215" w:rsidRDefault="00E94772" w:rsidP="00831578">
      <w:pPr>
        <w:pStyle w:val="NormalPRACE"/>
      </w:pPr>
      <w:r w:rsidRPr="00C32215">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4061F2">
      <w:pPr>
        <w:pStyle w:val="Heading4"/>
      </w:pPr>
      <w:bookmarkStart w:id="795" w:name="_Toc477736078"/>
      <w:r w:rsidRPr="00C32215">
        <w:lastRenderedPageBreak/>
        <w:t xml:space="preserve">Test cases </w:t>
      </w:r>
      <w:r w:rsidR="00C5259D" w:rsidRPr="00C32215">
        <w:t>description</w:t>
      </w:r>
      <w:bookmarkEnd w:id="795"/>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C32215" w:rsidRDefault="00885839" w:rsidP="00831578">
      <w:pPr>
        <w:pStyle w:val="NormalPRACE"/>
        <w:rPr>
          <w:rStyle w:val="Emphasis"/>
        </w:rPr>
      </w:pPr>
      <w:r w:rsidRPr="00C32215">
        <w:rPr>
          <w:rStyle w:val="Emphasis"/>
        </w:rPr>
        <w:t>FeIII</w:t>
      </w:r>
    </w:p>
    <w:p w14:paraId="6F5D16AA" w14:textId="0570EE4D" w:rsidR="00E94772" w:rsidRPr="00C32215" w:rsidRDefault="00E94772" w:rsidP="00831578">
      <w:pPr>
        <w:pStyle w:val="NormalPRACE"/>
      </w:pPr>
      <w:r w:rsidRPr="00C32215">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C32215" w:rsidRDefault="00E94772" w:rsidP="00831578">
      <w:pPr>
        <w:pStyle w:val="NormalPRACE"/>
      </w:pPr>
      <w:r w:rsidRPr="00C32215">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C32215" w:rsidRDefault="00E94772" w:rsidP="00831578">
      <w:pPr>
        <w:pStyle w:val="NormalPRACE"/>
        <w:rPr>
          <w:rStyle w:val="Emphasis"/>
        </w:rPr>
      </w:pPr>
      <w:r w:rsidRPr="00C32215">
        <w:rPr>
          <w:rStyle w:val="Emphasis"/>
        </w:rPr>
        <w:t>Metha</w:t>
      </w:r>
      <w:r w:rsidR="00885839" w:rsidRPr="00C32215">
        <w:rPr>
          <w:rStyle w:val="Emphasis"/>
        </w:rPr>
        <w:t>ne</w:t>
      </w:r>
    </w:p>
    <w:p w14:paraId="690CA47C" w14:textId="5F3B313F" w:rsidR="00E94772" w:rsidRPr="00C32215" w:rsidRDefault="00E94772" w:rsidP="00831578">
      <w:pPr>
        <w:pStyle w:val="NormalPRACE"/>
      </w:pPr>
      <w:r w:rsidRPr="00C32215">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C32215" w:rsidRDefault="00E94772" w:rsidP="00831578">
      <w:pPr>
        <w:pStyle w:val="NormalPRACE"/>
      </w:pPr>
      <w:r w:rsidRPr="00C32215">
        <w:t>EXDIG scaling expected up to 50 accelerator nodes. EXAS scaling expected on hundreds to low thousands of nodes.</w:t>
      </w:r>
    </w:p>
    <w:p w14:paraId="52D4A353" w14:textId="2BC21B3C" w:rsidR="00E94772" w:rsidRPr="00C32215" w:rsidRDefault="00885839" w:rsidP="00831578">
      <w:pPr>
        <w:pStyle w:val="Heading3"/>
      </w:pPr>
      <w:bookmarkStart w:id="796" w:name="_Toc477736079"/>
      <w:r w:rsidRPr="00C32215">
        <w:t>QCD</w:t>
      </w:r>
      <w:bookmarkEnd w:id="796"/>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4061F2">
      <w:pPr>
        <w:pStyle w:val="Heading4"/>
      </w:pPr>
      <w:bookmarkStart w:id="797" w:name="_Toc477736080"/>
      <w:r w:rsidRPr="00C32215">
        <w:t xml:space="preserve">Code </w:t>
      </w:r>
      <w:r w:rsidR="00C5259D" w:rsidRPr="00C32215">
        <w:t>description</w:t>
      </w:r>
      <w:bookmarkEnd w:id="797"/>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AB6FBD" w:rsidRPr="00C32215">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w:t>
      </w:r>
      <w:r w:rsidRPr="00C32215">
        <w:lastRenderedPageBreak/>
        <w:t xml:space="preserve">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943C48" w:rsidRPr="00C32215">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073C7B" w:rsidRPr="00C32215">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073C7B" w:rsidRPr="00C32215">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AB4B3F" w:rsidRPr="00C32215">
        <w:t>[17]</w:t>
      </w:r>
      <w:r w:rsidR="00AB4B3F" w:rsidRPr="00C32215">
        <w:fldChar w:fldCharType="end"/>
      </w:r>
      <w:r w:rsidRPr="00C32215">
        <w:t>. The library QPhix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2D4724" w:rsidRPr="00C32215">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4061F2">
      <w:pPr>
        <w:pStyle w:val="Heading4"/>
      </w:pPr>
      <w:bookmarkStart w:id="798" w:name="_Toc477736081"/>
      <w:r w:rsidRPr="00C32215">
        <w:t xml:space="preserve">Test cases </w:t>
      </w:r>
      <w:r w:rsidR="00C5259D" w:rsidRPr="00C32215">
        <w:t>description</w:t>
      </w:r>
      <w:bookmarkEnd w:id="798"/>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799" w:name="_Toc477736082"/>
      <w:r w:rsidRPr="00C32215">
        <w:t>Quantum Espresso</w:t>
      </w:r>
      <w:bookmarkEnd w:id="799"/>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4061F2">
      <w:pPr>
        <w:pStyle w:val="Heading4"/>
      </w:pPr>
      <w:bookmarkStart w:id="800" w:name="_Toc477736083"/>
      <w:r w:rsidRPr="00C32215">
        <w:lastRenderedPageBreak/>
        <w:t xml:space="preserve">Code </w:t>
      </w:r>
      <w:r w:rsidR="00C5259D" w:rsidRPr="00C32215">
        <w:t>description</w:t>
      </w:r>
      <w:bookmarkEnd w:id="800"/>
    </w:p>
    <w:p w14:paraId="25F6F82D" w14:textId="10D86834" w:rsidR="00E94772" w:rsidRPr="00C32215" w:rsidRDefault="00E94772" w:rsidP="00831578">
      <w:pPr>
        <w:pStyle w:val="NormalPRACE"/>
      </w:pPr>
      <w:r w:rsidRPr="00C32215">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4061F2">
      <w:pPr>
        <w:pStyle w:val="Heading4"/>
      </w:pPr>
      <w:bookmarkStart w:id="801" w:name="_Toc477736084"/>
      <w:r w:rsidRPr="00C32215">
        <w:t xml:space="preserve">Test cases </w:t>
      </w:r>
      <w:r w:rsidR="00C5259D" w:rsidRPr="00C32215">
        <w:t>description</w:t>
      </w:r>
      <w:bookmarkEnd w:id="801"/>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802" w:name="_Toc477736085"/>
      <w:r w:rsidRPr="00C32215">
        <w:t>Synthetic benchmarks –</w:t>
      </w:r>
      <w:r w:rsidR="004D0F01" w:rsidRPr="00C32215">
        <w:t xml:space="preserve"> SHOC</w:t>
      </w:r>
      <w:bookmarkEnd w:id="802"/>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Pr="00C32215"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6C0898D9" w14:textId="040FE56D" w:rsidR="00E94772" w:rsidRPr="00C32215" w:rsidRDefault="004D0F01" w:rsidP="004061F2">
      <w:pPr>
        <w:pStyle w:val="Heading4"/>
      </w:pPr>
      <w:bookmarkStart w:id="803" w:name="_Toc477736086"/>
      <w:r w:rsidRPr="00C32215">
        <w:lastRenderedPageBreak/>
        <w:t xml:space="preserve">Code </w:t>
      </w:r>
      <w:r w:rsidR="00C5259D" w:rsidRPr="00C32215">
        <w:t>description</w:t>
      </w:r>
      <w:bookmarkEnd w:id="803"/>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4061F2">
      <w:pPr>
        <w:pStyle w:val="Heading4"/>
      </w:pPr>
      <w:bookmarkStart w:id="804" w:name="_Toc477736087"/>
      <w:r w:rsidRPr="00C32215">
        <w:t xml:space="preserve">Test cases </w:t>
      </w:r>
      <w:r w:rsidR="002C231C" w:rsidRPr="00C32215">
        <w:t>description</w:t>
      </w:r>
      <w:bookmarkEnd w:id="804"/>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2AC7B1F0" w:rsidR="00E94772" w:rsidRPr="00C32215" w:rsidRDefault="00E94772" w:rsidP="00831578">
      <w:pPr>
        <w:pStyle w:val="NormalPRACE"/>
      </w:pPr>
      <w:r w:rsidRPr="00C32215">
        <w:t>In order to go even larger scale we plan to add a 5th level for massive supercomputers.</w:t>
      </w:r>
    </w:p>
    <w:p w14:paraId="39D0F563" w14:textId="3D9E9CE4" w:rsidR="00E94772" w:rsidRPr="00C32215" w:rsidRDefault="00C300CC" w:rsidP="00C300CC">
      <w:pPr>
        <w:pStyle w:val="Heading3"/>
      </w:pPr>
      <w:bookmarkStart w:id="805" w:name="_Toc477736088"/>
      <w:r w:rsidRPr="00C32215">
        <w:t>SPECFEM3D</w:t>
      </w:r>
      <w:bookmarkEnd w:id="805"/>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In many geological models in the context of seismic wave propagation studies (except for instance for fault dynamic rupture studies, in which very high frequencies of supershear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w:t>
      </w:r>
      <w:r w:rsidRPr="00C32215">
        <w:lastRenderedPageBreak/>
        <w:t>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4061F2">
      <w:pPr>
        <w:pStyle w:val="Heading4"/>
      </w:pPr>
      <w:bookmarkStart w:id="806" w:name="_Toc477736089"/>
      <w:r w:rsidRPr="00C32215">
        <w:t>Test cases definition</w:t>
      </w:r>
      <w:bookmarkEnd w:id="806"/>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w:t>
      </w:r>
      <w:r w:rsidRPr="00C32215">
        <w:t xml:space="preserve">number of face </w:t>
      </w:r>
      <w:r w:rsidRPr="00C32215">
        <w:t xml:space="preserve">of the cubed sphere </w:t>
      </w:r>
      <w:r w:rsidRPr="00C32215">
        <w:t>included</w:t>
      </w:r>
      <w:r w:rsidRPr="00C32215">
        <w:t xml:space="preserve">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NEX_XI</w:t>
      </w:r>
      <w:r w:rsidRPr="00C32215">
        <w:t xml:space="preserve"> </w:t>
      </w:r>
      <w:r w:rsidR="00B15119" w:rsidRPr="00C32215">
        <w:t xml:space="preserve">=80 </w:t>
      </w:r>
    </w:p>
    <w:p w14:paraId="5C8C08F2" w14:textId="77777777" w:rsidR="00236B47" w:rsidRPr="00C32215" w:rsidRDefault="00236B47" w:rsidP="00CF0F2E">
      <w:pPr>
        <w:pStyle w:val="NormalPRACE"/>
        <w:numPr>
          <w:ilvl w:val="0"/>
          <w:numId w:val="16"/>
        </w:numPr>
      </w:pPr>
      <w:r w:rsidRPr="00C32215">
        <w:t>RECORD_LENGHT_IN_MINUTES</w:t>
      </w:r>
      <w:r w:rsidRPr="00C32215">
        <w:t xml:space="preserve">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Bigger</w:t>
      </w:r>
      <w:r w:rsidRPr="00C32215">
        <w:rPr>
          <w:rStyle w:val="Emphasis"/>
        </w:rPr>
        <w:t xml:space="preserve"> test case </w:t>
      </w:r>
    </w:p>
    <w:p w14:paraId="2675968C" w14:textId="0295EBB3" w:rsidR="00236B47" w:rsidRPr="00C32215" w:rsidRDefault="00236B47" w:rsidP="00236B47">
      <w:pPr>
        <w:pStyle w:val="NormalPRACE"/>
      </w:pPr>
      <w:r w:rsidRPr="00C32215">
        <w:t xml:space="preserve">It </w:t>
      </w:r>
      <w:r w:rsidRPr="00C32215">
        <w:t>runs with 150</w:t>
      </w:r>
      <w:r w:rsidRPr="00C32215">
        <w:t xml:space="preserve">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w:t>
      </w:r>
      <w:r w:rsidRPr="00C32215">
        <w:t>=5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807" w:name="_Ref477340707"/>
      <w:bookmarkStart w:id="808" w:name="_Toc477736090"/>
      <w:r w:rsidRPr="00C32215">
        <w:t xml:space="preserve">Applications </w:t>
      </w:r>
      <w:commentRangeStart w:id="809"/>
      <w:r w:rsidRPr="00C32215">
        <w:t>performance</w:t>
      </w:r>
      <w:r w:rsidR="007836B8" w:rsidRPr="00C32215">
        <w:t>s</w:t>
      </w:r>
      <w:bookmarkEnd w:id="807"/>
      <w:commentRangeEnd w:id="809"/>
      <w:r w:rsidR="008C1C7D">
        <w:rPr>
          <w:rStyle w:val="CommentReference"/>
          <w:rFonts w:ascii="Times New Roman" w:hAnsi="Times New Roman" w:cs="Times New Roman"/>
          <w:b w:val="0"/>
          <w:bCs w:val="0"/>
          <w:lang w:val="de-DE" w:eastAsia="de-DE"/>
        </w:rPr>
        <w:commentReference w:id="809"/>
      </w:r>
      <w:bookmarkEnd w:id="808"/>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7"/>
          <w:footerReference w:type="default" r:id="rId28"/>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810" w:name="_Toc477736091"/>
      <w:r w:rsidRPr="00C32215">
        <w:t>ALYA</w:t>
      </w:r>
      <w:bookmarkEnd w:id="810"/>
    </w:p>
    <w:p w14:paraId="3452C907" w14:textId="7BDA0F77" w:rsidR="00960037" w:rsidRPr="00C32215" w:rsidRDefault="00A96E32" w:rsidP="00960037">
      <w:pPr>
        <w:pStyle w:val="NormalPRACE"/>
        <w:keepNext/>
      </w:pPr>
      <w:commentRangeStart w:id="811"/>
      <w:del w:id="812" w:author="Victor Cameo" w:date="2017-03-19T19:20:00Z">
        <w:r w:rsidRPr="00C32215" w:rsidDel="008C1C7D">
          <w:rPr>
            <w:noProof/>
            <w:lang w:eastAsia="en-US"/>
          </w:rPr>
          <w:drawing>
            <wp:inline distT="0" distB="0" distL="0" distR="0" wp14:anchorId="1EBA695E" wp14:editId="77903386">
              <wp:extent cx="1917700" cy="5842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7700" cy="584200"/>
                      </a:xfrm>
                      <a:prstGeom prst="rect">
                        <a:avLst/>
                      </a:prstGeom>
                    </pic:spPr>
                  </pic:pic>
                </a:graphicData>
              </a:graphic>
            </wp:inline>
          </w:drawing>
        </w:r>
      </w:del>
      <w:commentRangeEnd w:id="811"/>
      <w:r w:rsidR="008C1C7D">
        <w:rPr>
          <w:rStyle w:val="CommentReference"/>
          <w:lang w:val="de-DE"/>
        </w:rPr>
        <w:commentReference w:id="811"/>
      </w:r>
      <w:commentRangeStart w:id="813"/>
      <w:r w:rsidR="00B846CB" w:rsidRPr="00C32215">
        <w:rPr>
          <w:noProof/>
          <w:lang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813"/>
      <w:r w:rsidR="008C1C7D">
        <w:rPr>
          <w:rStyle w:val="CommentReference"/>
          <w:lang w:val="de-DE"/>
        </w:rPr>
        <w:commentReference w:id="813"/>
      </w:r>
    </w:p>
    <w:p w14:paraId="09CD7443" w14:textId="51ECDAA2"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814" w:name="_Ref477440003"/>
      <w:bookmarkStart w:id="815" w:name="_Toc477736112"/>
      <w:r w:rsidRPr="00C32215">
        <w:t xml:space="preserve">Figure </w:t>
      </w:r>
      <w:r w:rsidRPr="00C32215">
        <w:fldChar w:fldCharType="begin"/>
      </w:r>
      <w:r w:rsidRPr="00C32215">
        <w:instrText xml:space="preserve"> SEQ Figure \* ARABIC </w:instrText>
      </w:r>
      <w:r w:rsidRPr="00C32215">
        <w:fldChar w:fldCharType="separate"/>
      </w:r>
      <w:r w:rsidR="00F30960">
        <w:rPr>
          <w:noProof/>
        </w:rPr>
        <w:t>1</w:t>
      </w:r>
      <w:r w:rsidRPr="00C32215">
        <w:fldChar w:fldCharType="end"/>
      </w:r>
      <w:bookmarkEnd w:id="814"/>
      <w:r w:rsidRPr="00C32215">
        <w:t xml:space="preserve"> ALYA benchmark results</w:t>
      </w:r>
      <w:bookmarkEnd w:id="815"/>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816" w:name="_Toc477736092"/>
      <w:commentRangeStart w:id="817"/>
      <w:r w:rsidRPr="00C32215">
        <w:t>Code_Saturne</w:t>
      </w:r>
      <w:commentRangeEnd w:id="817"/>
      <w:r w:rsidR="008C1C7D">
        <w:rPr>
          <w:rStyle w:val="CommentReference"/>
          <w:rFonts w:ascii="Times New Roman" w:hAnsi="Times New Roman" w:cs="Times New Roman"/>
          <w:b w:val="0"/>
          <w:bCs w:val="0"/>
          <w:lang w:val="de-DE" w:eastAsia="de-DE"/>
        </w:rPr>
        <w:commentReference w:id="817"/>
      </w:r>
      <w:bookmarkEnd w:id="816"/>
    </w:p>
    <w:p w14:paraId="4BC17D26" w14:textId="294577EB" w:rsidR="00A404D1" w:rsidRPr="00C32215" w:rsidRDefault="00A404D1" w:rsidP="006650D3">
      <w:pPr>
        <w:pStyle w:val="NormalPRACE"/>
      </w:pPr>
      <w:r w:rsidRPr="00C32215">
        <w:rPr>
          <w:iCs/>
          <w:sz w:val="22"/>
          <w:lang w:eastAsia="es-ES"/>
        </w:rPr>
        <w:t xml:space="preserve">First test case has been run on ARCHER KNLs and the performance on KNLs has been looked at for several configurations, each of them using 64 MPI tasks per node and either 1, 2 or </w:t>
      </w:r>
      <w:r w:rsidR="008D465A" w:rsidRPr="00C32215">
        <w:rPr>
          <w:iCs/>
          <w:sz w:val="22"/>
          <w:lang w:eastAsia="es-ES"/>
        </w:rPr>
        <w:t>4 hyper-threads (more MPI tasks or OpenMP threads)</w:t>
      </w:r>
      <w:r w:rsidRPr="00C32215">
        <w:rPr>
          <w:iCs/>
          <w:sz w:val="22"/>
          <w:lang w:eastAsia="es-ES"/>
        </w:rPr>
        <w:t xml:space="preserve"> have been added for testing. The results are compared to ARCHER </w:t>
      </w:r>
      <w:r w:rsidR="00943C48" w:rsidRPr="00C32215">
        <w:rPr>
          <w:iCs/>
          <w:sz w:val="22"/>
          <w:lang w:eastAsia="es-ES"/>
        </w:rPr>
        <w:t>CPU</w:t>
      </w:r>
      <w:r w:rsidRPr="00C32215">
        <w:rPr>
          <w:iCs/>
          <w:sz w:val="22"/>
          <w:lang w:eastAsia="es-ES"/>
        </w:rPr>
        <w:t xml:space="preserve">, in this case IvyBridge </w:t>
      </w:r>
      <w:r w:rsidR="00943C48" w:rsidRPr="00C32215">
        <w:rPr>
          <w:iCs/>
          <w:sz w:val="22"/>
          <w:lang w:eastAsia="es-ES"/>
        </w:rPr>
        <w:t>CPU</w:t>
      </w:r>
      <w:r w:rsidRPr="00C32215">
        <w:rPr>
          <w:iCs/>
          <w:sz w:val="22"/>
          <w:lang w:eastAsia="es-ES"/>
        </w:rPr>
        <w:t>.</w:t>
      </w:r>
    </w:p>
    <w:p w14:paraId="1439C8B5" w14:textId="77777777" w:rsidR="006650D3" w:rsidRPr="00C32215" w:rsidRDefault="006650D3" w:rsidP="006650D3">
      <w:pPr>
        <w:pStyle w:val="NormalPRACE"/>
      </w:pPr>
      <w:r w:rsidRPr="00C32215">
        <w:rPr>
          <w:noProof/>
          <w:lang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5FFB71A9" w:rsidR="006650D3" w:rsidRPr="00C32215" w:rsidRDefault="006650D3" w:rsidP="006650D3">
      <w:pPr>
        <w:pStyle w:val="Caption"/>
      </w:pPr>
      <w:bookmarkStart w:id="818" w:name="_Ref477440013"/>
      <w:bookmarkStart w:id="819" w:name="_Toc477736113"/>
      <w:r w:rsidRPr="00C32215">
        <w:t xml:space="preserve">Figure </w:t>
      </w:r>
      <w:r w:rsidRPr="00C32215">
        <w:fldChar w:fldCharType="begin"/>
      </w:r>
      <w:r w:rsidRPr="00C32215">
        <w:instrText xml:space="preserve"> SEQ Figure \* ARABIC </w:instrText>
      </w:r>
      <w:r w:rsidRPr="00C32215">
        <w:fldChar w:fldCharType="separate"/>
      </w:r>
      <w:r w:rsidR="00F30960">
        <w:rPr>
          <w:noProof/>
        </w:rPr>
        <w:t>2</w:t>
      </w:r>
      <w:r w:rsidRPr="00C32215">
        <w:fldChar w:fldCharType="end"/>
      </w:r>
      <w:bookmarkEnd w:id="818"/>
      <w:r w:rsidRPr="00C32215">
        <w:t xml:space="preserve"> Code_Saturne's performance on KNLs. AMG is used as a solver in V4.2.2.</w:t>
      </w:r>
      <w:bookmarkEnd w:id="819"/>
    </w:p>
    <w:p w14:paraId="79491619" w14:textId="27346540" w:rsidR="00116E7C" w:rsidRPr="00C32215" w:rsidRDefault="008D465A" w:rsidP="006650D3">
      <w:pPr>
        <w:pStyle w:val="NormalPRACE"/>
      </w:pPr>
      <w:r w:rsidRPr="00C32215">
        <w:fldChar w:fldCharType="begin"/>
      </w:r>
      <w:r w:rsidRPr="00C32215">
        <w:instrText xml:space="preserve"> REF _Ref477440013 \h </w:instrText>
      </w:r>
      <w:r w:rsidRPr="00C32215">
        <w:fldChar w:fldCharType="separate"/>
      </w:r>
      <w:r w:rsidRPr="00C32215">
        <w:t xml:space="preserve">Figure </w:t>
      </w:r>
      <w:r w:rsidRPr="00C32215">
        <w:rPr>
          <w:noProof/>
        </w:rPr>
        <w:t>2</w:t>
      </w:r>
      <w:r w:rsidRPr="00C32215">
        <w:fldChar w:fldCharType="end"/>
      </w:r>
      <w:r w:rsidRPr="00C32215">
        <w:t xml:space="preserve"> shows that the best configuration to run Code_Saturne on KNLs is using 64 MPI tasks and 2 openMP threads per task.</w:t>
      </w:r>
    </w:p>
    <w:p w14:paraId="536FF5AD" w14:textId="77777777" w:rsidR="00116E7C" w:rsidRPr="00C32215" w:rsidRDefault="00116E7C" w:rsidP="00116E7C">
      <w:pPr>
        <w:pStyle w:val="Heading3"/>
      </w:pPr>
      <w:bookmarkStart w:id="820" w:name="_Toc477736093"/>
      <w:commentRangeStart w:id="821"/>
      <w:r w:rsidRPr="00C32215">
        <w:t>CP2K</w:t>
      </w:r>
      <w:commentRangeEnd w:id="821"/>
      <w:r w:rsidR="00A37266">
        <w:rPr>
          <w:rStyle w:val="CommentReference"/>
          <w:rFonts w:ascii="Times New Roman" w:hAnsi="Times New Roman" w:cs="Times New Roman"/>
          <w:b w:val="0"/>
          <w:bCs w:val="0"/>
          <w:lang w:val="de-DE" w:eastAsia="de-DE"/>
        </w:rPr>
        <w:commentReference w:id="821"/>
      </w:r>
      <w:bookmarkEnd w:id="820"/>
    </w:p>
    <w:p w14:paraId="03E1AFCD" w14:textId="28A330D1" w:rsidR="00116E7C" w:rsidRPr="00C32215" w:rsidRDefault="00476BDD" w:rsidP="00116E7C">
      <w:pPr>
        <w:pStyle w:val="NormalPRACE"/>
      </w:pPr>
      <w:r w:rsidRPr="00C32215">
        <w:t xml:space="preserve">The test case 1 of CP2K has </w:t>
      </w:r>
      <w:r w:rsidR="001930F2" w:rsidRPr="00C32215">
        <w:t xml:space="preserve">been </w:t>
      </w:r>
      <w:r w:rsidRPr="00C32215">
        <w:t>run on the ARCHER cluster</w:t>
      </w:r>
      <w:r w:rsidR="001930F2" w:rsidRPr="00C32215">
        <w:t>.</w:t>
      </w:r>
    </w:p>
    <w:p w14:paraId="1C80B4EF" w14:textId="77777777" w:rsidR="001930F2" w:rsidRPr="00C32215" w:rsidRDefault="001930F2" w:rsidP="001930F2">
      <w:pPr>
        <w:pStyle w:val="NormalPRACE"/>
        <w:keepNext/>
      </w:pPr>
      <w:r w:rsidRPr="00C32215">
        <w:rPr>
          <w:noProof/>
          <w:lang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13434AA6" w:rsidR="001930F2" w:rsidRPr="00C32215" w:rsidRDefault="001930F2" w:rsidP="001930F2">
      <w:pPr>
        <w:pStyle w:val="Caption"/>
      </w:pPr>
      <w:bookmarkStart w:id="822" w:name="_Toc477736114"/>
      <w:r w:rsidRPr="00C32215">
        <w:t xml:space="preserve">Figure </w:t>
      </w:r>
      <w:r w:rsidRPr="00C32215">
        <w:fldChar w:fldCharType="begin"/>
      </w:r>
      <w:r w:rsidRPr="00C32215">
        <w:instrText xml:space="preserve"> SEQ Figure \* ARABIC </w:instrText>
      </w:r>
      <w:r w:rsidRPr="00C32215">
        <w:fldChar w:fldCharType="separate"/>
      </w:r>
      <w:r w:rsidR="00F30960">
        <w:rPr>
          <w:noProof/>
        </w:rPr>
        <w:t>3</w:t>
      </w:r>
      <w:r w:rsidRPr="00C32215">
        <w:fldChar w:fldCharType="end"/>
      </w:r>
      <w:r w:rsidRPr="00C32215">
        <w:t xml:space="preserve"> Test case 1 of CP2K on the ARCHER cluster</w:t>
      </w:r>
      <w:bookmarkEnd w:id="822"/>
    </w:p>
    <w:p w14:paraId="3A4DCAAD" w14:textId="2D70071B" w:rsidR="00C32215" w:rsidRPr="00C32215" w:rsidRDefault="00C32215" w:rsidP="00C32215">
      <w:pPr>
        <w:rPr>
          <w:lang w:val="en-GB" w:eastAsia="en-US"/>
        </w:rPr>
      </w:pPr>
      <w:r w:rsidRPr="00C32215">
        <w:rPr>
          <w:rFonts w:ascii="Times" w:hAnsi="Times"/>
          <w:color w:val="000000"/>
          <w:sz w:val="21"/>
          <w:szCs w:val="21"/>
          <w:shd w:val="clear" w:color="auto" w:fill="FFFFFF"/>
          <w:lang w:val="en-GB"/>
        </w:rPr>
        <w:t xml:space="preserve">The </w:t>
      </w:r>
      <w:r>
        <w:rPr>
          <w:rFonts w:ascii="Times" w:hAnsi="Times"/>
          <w:color w:val="000000"/>
          <w:sz w:val="21"/>
          <w:szCs w:val="21"/>
          <w:shd w:val="clear" w:color="auto" w:fill="FFFFFF"/>
          <w:lang w:val="en-GB"/>
        </w:rPr>
        <w:t xml:space="preserve">node based </w:t>
      </w:r>
      <w:r w:rsidRPr="00C32215">
        <w:rPr>
          <w:rFonts w:ascii="Times" w:hAnsi="Times"/>
          <w:color w:val="000000"/>
          <w:sz w:val="21"/>
          <w:szCs w:val="21"/>
          <w:shd w:val="clear" w:color="auto" w:fill="FFFFFF"/>
          <w:lang w:val="en-GB"/>
        </w:rPr>
        <w:t xml:space="preserve">comparison shows that </w:t>
      </w:r>
      <w:r w:rsidRPr="00C32215">
        <w:rPr>
          <w:rFonts w:ascii="Times" w:hAnsi="Times"/>
          <w:color w:val="000000"/>
          <w:sz w:val="21"/>
          <w:szCs w:val="21"/>
          <w:shd w:val="clear" w:color="auto" w:fill="FFFFFF"/>
          <w:lang w:val="en-GB"/>
        </w:rPr>
        <w:t>the runtimes on KNL nodes</w:t>
      </w:r>
      <w:r>
        <w:rPr>
          <w:rFonts w:ascii="Times" w:hAnsi="Times"/>
          <w:color w:val="000000"/>
          <w:sz w:val="21"/>
          <w:szCs w:val="21"/>
          <w:shd w:val="clear" w:color="auto" w:fill="FFFFFF"/>
          <w:lang w:val="en-GB"/>
        </w:rPr>
        <w:t xml:space="preserve"> are roughly 1.7 times slower</w:t>
      </w:r>
      <w:r w:rsidRPr="00C32215">
        <w:rPr>
          <w:rFonts w:ascii="Times" w:hAnsi="Times"/>
          <w:color w:val="000000"/>
          <w:sz w:val="21"/>
          <w:szCs w:val="21"/>
          <w:shd w:val="clear" w:color="auto" w:fill="FFFFFF"/>
          <w:lang w:val="en-GB"/>
        </w:rPr>
        <w:t xml:space="preserve"> </w:t>
      </w:r>
      <w:r>
        <w:rPr>
          <w:rFonts w:ascii="Times" w:hAnsi="Times"/>
          <w:color w:val="000000"/>
          <w:sz w:val="21"/>
          <w:szCs w:val="21"/>
          <w:shd w:val="clear" w:color="auto" w:fill="FFFFFF"/>
          <w:lang w:val="en-GB"/>
        </w:rPr>
        <w:t>than</w:t>
      </w:r>
      <w:r w:rsidRPr="00C32215">
        <w:rPr>
          <w:rFonts w:ascii="Times" w:hAnsi="Times"/>
          <w:color w:val="000000"/>
          <w:sz w:val="21"/>
          <w:szCs w:val="21"/>
          <w:shd w:val="clear" w:color="auto" w:fill="FFFFFF"/>
          <w:lang w:val="en-GB"/>
        </w:rPr>
        <w:t xml:space="preserve"> runtimes on 2-socket IvyBridge nodes</w:t>
      </w:r>
      <w:r>
        <w:rPr>
          <w:rFonts w:ascii="Times" w:hAnsi="Times"/>
          <w:color w:val="000000"/>
          <w:sz w:val="21"/>
          <w:szCs w:val="21"/>
          <w:shd w:val="clear" w:color="auto" w:fill="FFFFFF"/>
          <w:lang w:val="en-GB"/>
        </w:rPr>
        <w:t>.</w:t>
      </w:r>
    </w:p>
    <w:p w14:paraId="1CB94F58" w14:textId="77777777" w:rsidR="001930F2" w:rsidRPr="00C32215" w:rsidRDefault="001930F2" w:rsidP="001930F2">
      <w:pPr>
        <w:rPr>
          <w:lang w:val="en-GB" w:eastAsia="en-GB"/>
        </w:rPr>
      </w:pPr>
    </w:p>
    <w:p w14:paraId="0930C6CB" w14:textId="77777777" w:rsidR="00116E7C" w:rsidRPr="00C32215" w:rsidRDefault="00116E7C" w:rsidP="00116E7C">
      <w:pPr>
        <w:pStyle w:val="Heading3"/>
      </w:pPr>
      <w:bookmarkStart w:id="823" w:name="_Toc477736094"/>
      <w:commentRangeStart w:id="824"/>
      <w:r w:rsidRPr="00C32215">
        <w:t>GPAW</w:t>
      </w:r>
      <w:commentRangeEnd w:id="824"/>
      <w:r w:rsidR="00101850">
        <w:rPr>
          <w:rStyle w:val="CommentReference"/>
          <w:rFonts w:ascii="Times New Roman" w:hAnsi="Times New Roman" w:cs="Times New Roman"/>
          <w:b w:val="0"/>
          <w:bCs w:val="0"/>
          <w:lang w:val="de-DE" w:eastAsia="de-DE"/>
        </w:rPr>
        <w:commentReference w:id="824"/>
      </w:r>
      <w:bookmarkEnd w:id="823"/>
    </w:p>
    <w:p w14:paraId="3B0F195E" w14:textId="77777777" w:rsidR="00080626" w:rsidRPr="00C32215" w:rsidRDefault="00080626" w:rsidP="00080626">
      <w:pPr>
        <w:pStyle w:val="NormalPRACE"/>
        <w:keepNext/>
      </w:pPr>
      <w:r w:rsidRPr="00C32215">
        <w:rPr>
          <w:noProof/>
          <w:lang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5">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35693F2D" w:rsidR="00116E7C" w:rsidRPr="00C32215" w:rsidRDefault="00080626" w:rsidP="00080626">
      <w:pPr>
        <w:pStyle w:val="Caption"/>
      </w:pPr>
      <w:bookmarkStart w:id="825" w:name="_Toc477736115"/>
      <w:r w:rsidRPr="00C32215">
        <w:t xml:space="preserve">Figure </w:t>
      </w:r>
      <w:r w:rsidRPr="00C32215">
        <w:fldChar w:fldCharType="begin"/>
      </w:r>
      <w:r w:rsidRPr="00C32215">
        <w:instrText xml:space="preserve"> SEQ Figure \* ARABIC </w:instrText>
      </w:r>
      <w:r w:rsidRPr="00C32215">
        <w:fldChar w:fldCharType="separate"/>
      </w:r>
      <w:r w:rsidR="00F30960">
        <w:rPr>
          <w:noProof/>
        </w:rPr>
        <w:t>4</w:t>
      </w:r>
      <w:r w:rsidRPr="00C32215">
        <w:fldChar w:fldCharType="end"/>
      </w:r>
      <w:r w:rsidRPr="00C32215">
        <w:t xml:space="preserve"> Parallel scaling</w:t>
      </w:r>
      <w:r w:rsidRPr="00C32215">
        <w:rPr>
          <w:noProof/>
        </w:rPr>
        <w:t xml:space="preserve"> of GPAW</w:t>
      </w:r>
      <w:bookmarkEnd w:id="825"/>
    </w:p>
    <w:p w14:paraId="2F46FE2A" w14:textId="77777777" w:rsidR="00116E7C" w:rsidRDefault="00116E7C" w:rsidP="00116E7C">
      <w:pPr>
        <w:pStyle w:val="Heading3"/>
        <w:rPr>
          <w:ins w:id="826" w:author="Victor Cameo" w:date="2017-03-20T00:42:00Z"/>
        </w:rPr>
      </w:pPr>
      <w:bookmarkStart w:id="827" w:name="_Toc477736095"/>
      <w:commentRangeStart w:id="828"/>
      <w:r w:rsidRPr="00C32215">
        <w:lastRenderedPageBreak/>
        <w:t>GROMACS</w:t>
      </w:r>
      <w:commentRangeEnd w:id="828"/>
      <w:r w:rsidR="00BD5292">
        <w:rPr>
          <w:rStyle w:val="CommentReference"/>
          <w:rFonts w:ascii="Times New Roman" w:hAnsi="Times New Roman" w:cs="Times New Roman"/>
          <w:b w:val="0"/>
          <w:bCs w:val="0"/>
          <w:lang w:val="de-DE" w:eastAsia="de-DE"/>
        </w:rPr>
        <w:commentReference w:id="828"/>
      </w:r>
      <w:bookmarkEnd w:id="827"/>
    </w:p>
    <w:p w14:paraId="6FC8A3C8" w14:textId="77777777" w:rsidR="00666A77" w:rsidRDefault="009E3014" w:rsidP="009E3014">
      <w:pPr>
        <w:pStyle w:val="NormalPRACE"/>
      </w:pPr>
      <w:ins w:id="829" w:author="Victor Cameo" w:date="2017-03-20T00:42:00Z">
        <w:r>
          <w:t>Gromacs was successfully compiled and ran on the following systems :</w:t>
        </w:r>
      </w:ins>
    </w:p>
    <w:p w14:paraId="57E54DD2" w14:textId="77777777" w:rsidR="00666A77" w:rsidRDefault="009E3014" w:rsidP="00666A77">
      <w:pPr>
        <w:pStyle w:val="NormalPRACE"/>
        <w:numPr>
          <w:ilvl w:val="0"/>
          <w:numId w:val="18"/>
        </w:numPr>
      </w:pPr>
      <w:ins w:id="830" w:author="Victor Cameo" w:date="2017-03-20T00:42:00Z">
        <w:r>
          <w:t>GRNET ARIS : Thin nodes (E5-2680v2), GPU nod</w:t>
        </w:r>
        <w:r>
          <w:t xml:space="preserve">es (Dual E5-2660v3+ Dual K40m), </w:t>
        </w:r>
        <w:r>
          <w:t>all with FDR14 Infiniband, Single node KNL 7210.</w:t>
        </w:r>
      </w:ins>
      <w:r w:rsidR="00666A77">
        <w:t xml:space="preserve"> </w:t>
      </w:r>
    </w:p>
    <w:p w14:paraId="28D48AC4" w14:textId="79ACC4DC" w:rsidR="00666A77" w:rsidRDefault="009E3014" w:rsidP="00666A77">
      <w:pPr>
        <w:pStyle w:val="NormalPRACE"/>
        <w:numPr>
          <w:ilvl w:val="0"/>
          <w:numId w:val="18"/>
        </w:numPr>
      </w:pPr>
      <w:ins w:id="831" w:author="Victor Cameo" w:date="2017-03-20T00:42:00Z">
        <w:r>
          <w:t>CINES</w:t>
        </w:r>
        <w:r>
          <w:t xml:space="preserve"> Frioul</w:t>
        </w:r>
      </w:ins>
      <w:r w:rsidR="00666A77">
        <w:t xml:space="preserve"> </w:t>
      </w:r>
      <w:ins w:id="832" w:author="Victor Cameo" w:date="2017-03-20T00:45:00Z">
        <w:r w:rsidR="00666A77">
          <w:t>KNL</w:t>
        </w:r>
      </w:ins>
      <w:ins w:id="833" w:author="Victor Cameo" w:date="2017-03-20T00:52:00Z">
        <w:r w:rsidR="00FA0A79">
          <w:t xml:space="preserve"> </w:t>
        </w:r>
        <w:r w:rsidR="00FA0A79">
          <w:t>7230</w:t>
        </w:r>
      </w:ins>
    </w:p>
    <w:p w14:paraId="3BD79B57" w14:textId="7CDC4E9A" w:rsidR="009E3014" w:rsidRDefault="009E3014" w:rsidP="00666A77">
      <w:pPr>
        <w:pStyle w:val="NormalPRACE"/>
        <w:numPr>
          <w:ilvl w:val="0"/>
          <w:numId w:val="18"/>
        </w:numPr>
        <w:rPr>
          <w:ins w:id="834" w:author="Victor Cameo" w:date="2017-03-20T00:42:00Z"/>
        </w:rPr>
      </w:pPr>
      <w:ins w:id="835" w:author="Victor Cameo" w:date="2017-03-20T00:42:00Z">
        <w:r>
          <w:t xml:space="preserve">IDRIS </w:t>
        </w:r>
        <w:r>
          <w:t>Ouessant : IBM Power 8 + Dual P100</w:t>
        </w:r>
      </w:ins>
    </w:p>
    <w:p w14:paraId="1A876A3C" w14:textId="39D71D7F" w:rsidR="009E3014" w:rsidRDefault="009E3014" w:rsidP="009E3014">
      <w:pPr>
        <w:pStyle w:val="NormalPRACE"/>
        <w:rPr>
          <w:ins w:id="836" w:author="Victor Cameo" w:date="2017-03-20T00:42:00Z"/>
        </w:rPr>
      </w:pPr>
      <w:ins w:id="837" w:author="Victor Cameo" w:date="2017-03-20T00:42:00Z">
        <w:r>
          <w:t>On KNL machines the runs were performed using Quadrant processor and both Cach</w:t>
        </w:r>
        <w:r>
          <w:t xml:space="preserve">e / Flat memory configuration. </w:t>
        </w:r>
        <w:r>
          <w:t xml:space="preserve">On GRNET's single node KNL more configurations were tested. </w:t>
        </w:r>
      </w:ins>
    </w:p>
    <w:p w14:paraId="77F4F252" w14:textId="4166396D" w:rsidR="009E3014" w:rsidRDefault="009E3014" w:rsidP="009E3014">
      <w:pPr>
        <w:pStyle w:val="NormalPRACE"/>
        <w:rPr>
          <w:ins w:id="838" w:author="Victor Cameo" w:date="2017-03-20T00:42:00Z"/>
        </w:rPr>
      </w:pPr>
      <w:ins w:id="839" w:author="Victor Cameo" w:date="2017-03-20T00:42:00Z">
        <w:r>
          <w:t xml:space="preserve">As it is expected the Quandrant/Cache mode gives the </w:t>
        </w:r>
        <w:r>
          <w:t>best performance for all cases.</w:t>
        </w:r>
      </w:ins>
      <w:ins w:id="840" w:author="Victor Cameo" w:date="2017-03-20T00:43:00Z">
        <w:r>
          <w:t xml:space="preserve"> </w:t>
        </w:r>
      </w:ins>
      <w:ins w:id="841" w:author="Victor Cameo" w:date="2017-03-20T00:42:00Z">
        <w:r>
          <w:t>The performance dependence on the MPI Tasks/OpenMP threads combination was also explored. In most cases 66 tasks/per node using 2 or 4 threads/task gives the best performance on KNL 7230.</w:t>
        </w:r>
      </w:ins>
    </w:p>
    <w:p w14:paraId="753F24B6" w14:textId="5A4D4E56" w:rsidR="009E3014" w:rsidDel="008A7AA2" w:rsidRDefault="009E3014" w:rsidP="008A7AA2">
      <w:pPr>
        <w:pStyle w:val="NormalPRACE"/>
        <w:rPr>
          <w:del w:id="842" w:author="Victor Cameo" w:date="2017-03-20T00:47:00Z"/>
        </w:rPr>
        <w:pPrChange w:id="843" w:author="Victor Cameo" w:date="2017-03-20T00:47:00Z">
          <w:pPr>
            <w:pStyle w:val="Caption"/>
          </w:pPr>
        </w:pPrChange>
      </w:pPr>
      <w:ins w:id="844" w:author="Victor Cameo" w:date="2017-03-20T00:42:00Z">
        <w:r>
          <w:t xml:space="preserve">In all accelerated runs a speed up of 2-2.6x with respect </w:t>
        </w:r>
        <w:r>
          <w:t>CPU only was achived with GPUs.</w:t>
        </w:r>
      </w:ins>
      <w:ins w:id="845" w:author="Victor Cameo" w:date="2017-03-20T00:43:00Z">
        <w:r>
          <w:t xml:space="preserve"> </w:t>
        </w:r>
      </w:ins>
      <w:ins w:id="846" w:author="Victor Cameo" w:date="2017-03-20T00:42:00Z">
        <w:r>
          <w:t>Gromacs does not support offload on KNC.</w:t>
        </w:r>
      </w:ins>
    </w:p>
    <w:p w14:paraId="79E62F88" w14:textId="77777777" w:rsidR="008A7AA2" w:rsidRPr="00C32215" w:rsidRDefault="008A7AA2" w:rsidP="009E3014">
      <w:pPr>
        <w:pStyle w:val="NormalPRACE"/>
        <w:rPr>
          <w:ins w:id="847" w:author="Victor Cameo" w:date="2017-03-20T00:47:00Z"/>
        </w:rPr>
        <w:pPrChange w:id="848" w:author="Victor Cameo" w:date="2017-03-20T00:42:00Z">
          <w:pPr>
            <w:pStyle w:val="Heading3"/>
          </w:pPr>
        </w:pPrChange>
      </w:pPr>
    </w:p>
    <w:p w14:paraId="3F72CCB2" w14:textId="77777777" w:rsidR="008A7AA2" w:rsidRDefault="008A7AA2" w:rsidP="008A7AA2">
      <w:pPr>
        <w:pStyle w:val="NormalPRACE"/>
        <w:keepNext/>
        <w:rPr>
          <w:ins w:id="849" w:author="Victor Cameo" w:date="2017-03-20T00:48:00Z"/>
        </w:rPr>
        <w:pPrChange w:id="850" w:author="Victor Cameo" w:date="2017-03-20T00:48:00Z">
          <w:pPr>
            <w:pStyle w:val="NormalPRACE"/>
          </w:pPr>
        </w:pPrChange>
      </w:pPr>
      <w:ins w:id="851" w:author="Victor Cameo" w:date="2017-03-20T00:47:00Z">
        <w:r>
          <w:rPr>
            <w:noProof/>
            <w:lang w:val="en-US" w:eastAsia="en-US"/>
          </w:rPr>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36"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ins>
    </w:p>
    <w:p w14:paraId="3223A906" w14:textId="0B51A725" w:rsidR="008A7AA2" w:rsidRDefault="008A7AA2" w:rsidP="008A7AA2">
      <w:pPr>
        <w:pStyle w:val="Caption"/>
        <w:rPr>
          <w:ins w:id="852" w:author="Victor Cameo" w:date="2017-03-20T00:48:00Z"/>
        </w:rPr>
      </w:pPr>
      <w:bookmarkStart w:id="853" w:name="_Toc477736116"/>
      <w:ins w:id="854" w:author="Victor Cameo" w:date="2017-03-20T00:48:00Z">
        <w:r>
          <w:t xml:space="preserve">Figure </w:t>
        </w:r>
        <w:r>
          <w:fldChar w:fldCharType="begin"/>
        </w:r>
        <w:r>
          <w:instrText xml:space="preserve"> SEQ Figure \* ARABIC </w:instrText>
        </w:r>
      </w:ins>
      <w:r>
        <w:fldChar w:fldCharType="separate"/>
      </w:r>
      <w:ins w:id="855" w:author="Victor Cameo" w:date="2017-03-20T01:17:00Z">
        <w:r w:rsidR="00F30960">
          <w:rPr>
            <w:noProof/>
          </w:rPr>
          <w:t>5</w:t>
        </w:r>
      </w:ins>
      <w:ins w:id="856" w:author="Victor Cameo" w:date="2017-03-20T00:48:00Z">
        <w:r>
          <w:fldChar w:fldCharType="end"/>
        </w:r>
        <w:r>
          <w:t xml:space="preserve"> Scalability for GROMACS </w:t>
        </w:r>
      </w:ins>
      <w:ins w:id="857" w:author="Victor Cameo" w:date="2017-03-20T00:49:00Z">
        <w:r>
          <w:t xml:space="preserve">test case </w:t>
        </w:r>
        <w:r w:rsidRPr="008A7AA2">
          <w:t>GluCL Ion Channel</w:t>
        </w:r>
      </w:ins>
      <w:bookmarkEnd w:id="853"/>
    </w:p>
    <w:p w14:paraId="5BB78943" w14:textId="37CFF18F" w:rsidR="008C5D41" w:rsidRPr="00C32215" w:rsidDel="008A7AA2" w:rsidRDefault="008C5D41" w:rsidP="008C5D41">
      <w:pPr>
        <w:pStyle w:val="NormalPRACE"/>
        <w:keepNext/>
        <w:rPr>
          <w:del w:id="858" w:author="Victor Cameo" w:date="2017-03-20T00:47:00Z"/>
        </w:rPr>
      </w:pPr>
      <w:del w:id="859" w:author="Victor Cameo" w:date="2017-03-20T00:47:00Z">
        <w:r w:rsidRPr="00C32215" w:rsidDel="008A7AA2">
          <w:rPr>
            <w:noProof/>
            <w:lang w:eastAsia="en-US"/>
          </w:rPr>
          <w:drawing>
            <wp:inline distT="0" distB="0" distL="0" distR="0" wp14:anchorId="0DAE2334" wp14:editId="679604C5">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del>
    </w:p>
    <w:p w14:paraId="1812847F" w14:textId="40022697" w:rsidR="008A7AA2" w:rsidRDefault="008C5D41" w:rsidP="008A7AA2">
      <w:pPr>
        <w:pStyle w:val="NormalPRACE"/>
        <w:rPr>
          <w:ins w:id="860" w:author="Victor Cameo" w:date="2017-03-20T00:47:00Z"/>
          <w:b/>
          <w:bCs/>
          <w:sz w:val="20"/>
          <w:szCs w:val="20"/>
          <w:lang w:eastAsia="en-GB"/>
        </w:rPr>
        <w:pPrChange w:id="861" w:author="Victor Cameo" w:date="2017-03-20T00:47:00Z">
          <w:pPr>
            <w:pStyle w:val="Caption"/>
          </w:pPr>
        </w:pPrChange>
      </w:pPr>
      <w:del w:id="862" w:author="Victor Cameo" w:date="2017-03-20T00:47:00Z">
        <w:r w:rsidRPr="00C32215" w:rsidDel="008A7AA2">
          <w:delText xml:space="preserve">Figure </w:delText>
        </w:r>
        <w:r w:rsidRPr="00C32215" w:rsidDel="008A7AA2">
          <w:fldChar w:fldCharType="begin"/>
        </w:r>
        <w:r w:rsidRPr="00C32215" w:rsidDel="008A7AA2">
          <w:delInstrText xml:space="preserve"> SEQ Figure \* ARABIC </w:delInstrText>
        </w:r>
        <w:r w:rsidRPr="00C32215" w:rsidDel="008A7AA2">
          <w:fldChar w:fldCharType="separate"/>
        </w:r>
        <w:r w:rsidR="001930F2" w:rsidRPr="00C32215" w:rsidDel="008A7AA2">
          <w:rPr>
            <w:noProof/>
          </w:rPr>
          <w:delText>5</w:delText>
        </w:r>
        <w:r w:rsidRPr="00C32215" w:rsidDel="008A7AA2">
          <w:fldChar w:fldCharType="end"/>
        </w:r>
        <w:r w:rsidRPr="00C32215" w:rsidDel="008A7AA2">
          <w:delText xml:space="preserve"> Parallel Scaling for GROMACS GPU</w:delText>
        </w:r>
      </w:del>
    </w:p>
    <w:p w14:paraId="70A4FAAC" w14:textId="77777777" w:rsidR="00B75D4B" w:rsidRDefault="008A7AA2" w:rsidP="00B75D4B">
      <w:pPr>
        <w:pStyle w:val="NormalPRACE"/>
        <w:keepNext/>
        <w:rPr>
          <w:ins w:id="863" w:author="Victor Cameo" w:date="2017-03-20T00:50:00Z"/>
        </w:rPr>
        <w:pPrChange w:id="864" w:author="Victor Cameo" w:date="2017-03-20T00:50:00Z">
          <w:pPr>
            <w:pStyle w:val="NormalPRACE"/>
          </w:pPr>
        </w:pPrChange>
      </w:pPr>
      <w:ins w:id="865" w:author="Victor Cameo" w:date="2017-03-20T00:48:00Z">
        <w:r>
          <w:rPr>
            <w:b/>
            <w:bCs/>
            <w:noProof/>
            <w:sz w:val="20"/>
            <w:szCs w:val="20"/>
            <w:lang w:val="en-US" w:eastAsia="en-US"/>
          </w:rPr>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38"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ins>
    </w:p>
    <w:p w14:paraId="2998A672" w14:textId="7C8E809B" w:rsidR="008A7AA2" w:rsidRPr="00A20302" w:rsidRDefault="00B75D4B" w:rsidP="00A20302">
      <w:pPr>
        <w:pStyle w:val="Caption"/>
        <w:rPr>
          <w:b w:val="0"/>
          <w:bCs w:val="0"/>
          <w:rPrChange w:id="866" w:author="Victor Cameo" w:date="2017-03-20T00:50:00Z">
            <w:rPr/>
          </w:rPrChange>
        </w:rPr>
      </w:pPr>
      <w:ins w:id="867" w:author="Victor Cameo" w:date="2017-03-20T00:50:00Z">
        <w:r>
          <w:t xml:space="preserve">Figure </w:t>
        </w:r>
        <w:r>
          <w:fldChar w:fldCharType="begin"/>
        </w:r>
        <w:r>
          <w:instrText xml:space="preserve"> SEQ Figure \* ARABIC </w:instrText>
        </w:r>
      </w:ins>
      <w:r>
        <w:fldChar w:fldCharType="separate"/>
      </w:r>
      <w:ins w:id="868" w:author="Victor Cameo" w:date="2017-03-20T00:50:00Z">
        <w:r>
          <w:rPr>
            <w:noProof/>
          </w:rPr>
          <w:t>6</w:t>
        </w:r>
        <w:r>
          <w:fldChar w:fldCharType="end"/>
        </w:r>
        <w:r>
          <w:t xml:space="preserve"> </w:t>
        </w:r>
        <w:r>
          <w:t xml:space="preserve">Scalability for GROMACS test case </w:t>
        </w:r>
        <w:r w:rsidRPr="001520BD">
          <w:t>Lignocellulose</w:t>
        </w:r>
      </w:ins>
    </w:p>
    <w:p w14:paraId="51914F5F" w14:textId="77777777" w:rsidR="00116E7C" w:rsidRDefault="00116E7C" w:rsidP="00116E7C">
      <w:pPr>
        <w:pStyle w:val="Heading3"/>
        <w:rPr>
          <w:ins w:id="869" w:author="Victor Cameo" w:date="2017-03-20T00:50:00Z"/>
        </w:rPr>
      </w:pPr>
      <w:bookmarkStart w:id="870" w:name="_Toc477736096"/>
      <w:commentRangeStart w:id="871"/>
      <w:r w:rsidRPr="00C32215">
        <w:t>NAMD</w:t>
      </w:r>
      <w:commentRangeEnd w:id="871"/>
      <w:r w:rsidR="00BD5292">
        <w:rPr>
          <w:rStyle w:val="CommentReference"/>
          <w:rFonts w:ascii="Times New Roman" w:hAnsi="Times New Roman" w:cs="Times New Roman"/>
          <w:b w:val="0"/>
          <w:bCs w:val="0"/>
          <w:lang w:val="de-DE" w:eastAsia="de-DE"/>
        </w:rPr>
        <w:commentReference w:id="871"/>
      </w:r>
      <w:bookmarkEnd w:id="870"/>
    </w:p>
    <w:p w14:paraId="25AB1EC5" w14:textId="77777777" w:rsidR="00FA0A79" w:rsidRDefault="00FA0A79" w:rsidP="00FA0A79">
      <w:pPr>
        <w:pStyle w:val="NormalPRACE"/>
        <w:rPr>
          <w:ins w:id="872" w:author="Victor Cameo" w:date="2017-03-20T00:51:00Z"/>
        </w:rPr>
      </w:pPr>
      <w:ins w:id="873" w:author="Victor Cameo" w:date="2017-03-20T00:51:00Z">
        <w:r>
          <w:t>NAMD was successfully compiled and ran on the following systems :</w:t>
        </w:r>
      </w:ins>
    </w:p>
    <w:p w14:paraId="1515B913" w14:textId="77777777" w:rsidR="00FA0A79" w:rsidRDefault="00FA0A79" w:rsidP="00FA0A79">
      <w:pPr>
        <w:pStyle w:val="NormalPRACE"/>
        <w:numPr>
          <w:ilvl w:val="0"/>
          <w:numId w:val="19"/>
        </w:numPr>
        <w:rPr>
          <w:ins w:id="874" w:author="Victor Cameo" w:date="2017-03-20T00:52:00Z"/>
        </w:rPr>
        <w:pPrChange w:id="875" w:author="Victor Cameo" w:date="2017-03-20T00:52:00Z">
          <w:pPr>
            <w:pStyle w:val="NormalPRACE"/>
          </w:pPr>
        </w:pPrChange>
      </w:pPr>
      <w:ins w:id="876" w:author="Victor Cameo" w:date="2017-03-20T00:51:00Z">
        <w:r>
          <w:t>GRNET ARIS : Thin nodes (E5-2680v2), GPU nodes (Dual E5-2660v3+ Dual K40m), KNC Nodes (D</w:t>
        </w:r>
        <w:r>
          <w:t xml:space="preserve">ual E5-2660v2+Dual KNC 7120P), </w:t>
        </w:r>
        <w:r>
          <w:t>all with FDR14 Infiniband, Single node KNL 7210.</w:t>
        </w:r>
      </w:ins>
    </w:p>
    <w:p w14:paraId="7E0D476A" w14:textId="77777777" w:rsidR="00FA0A79" w:rsidRDefault="00FA0A79" w:rsidP="00FA0A79">
      <w:pPr>
        <w:pStyle w:val="NormalPRACE"/>
        <w:numPr>
          <w:ilvl w:val="0"/>
          <w:numId w:val="19"/>
        </w:numPr>
        <w:rPr>
          <w:ins w:id="877" w:author="Victor Cameo" w:date="2017-03-20T00:52:00Z"/>
        </w:rPr>
        <w:pPrChange w:id="878" w:author="Victor Cameo" w:date="2017-03-20T00:52:00Z">
          <w:pPr>
            <w:pStyle w:val="NormalPRACE"/>
          </w:pPr>
        </w:pPrChange>
      </w:pPr>
      <w:ins w:id="879" w:author="Victor Cameo" w:date="2017-03-20T00:51:00Z">
        <w:r>
          <w:t>Cines Frioul : KNL 7230</w:t>
        </w:r>
      </w:ins>
      <w:ins w:id="880" w:author="Victor Cameo" w:date="2017-03-20T00:52:00Z">
        <w:r>
          <w:t xml:space="preserve"> </w:t>
        </w:r>
      </w:ins>
    </w:p>
    <w:p w14:paraId="44E0B6F2" w14:textId="5E79A22B" w:rsidR="00FA0A79" w:rsidRDefault="00FA0A79" w:rsidP="00FA0A79">
      <w:pPr>
        <w:pStyle w:val="NormalPRACE"/>
        <w:numPr>
          <w:ilvl w:val="0"/>
          <w:numId w:val="19"/>
        </w:numPr>
        <w:rPr>
          <w:ins w:id="881" w:author="Victor Cameo" w:date="2017-03-20T00:51:00Z"/>
        </w:rPr>
        <w:pPrChange w:id="882" w:author="Victor Cameo" w:date="2017-03-20T00:52:00Z">
          <w:pPr>
            <w:pStyle w:val="NormalPRACE"/>
          </w:pPr>
        </w:pPrChange>
      </w:pPr>
      <w:ins w:id="883" w:author="Victor Cameo" w:date="2017-03-20T00:51:00Z">
        <w:r>
          <w:t>Cines Ouessant : IBM Power 8 + Dual P100</w:t>
        </w:r>
      </w:ins>
    </w:p>
    <w:p w14:paraId="096FE00F" w14:textId="5C8D0496" w:rsidR="00FA0A79" w:rsidRDefault="00FA0A79" w:rsidP="00FA0A79">
      <w:pPr>
        <w:pStyle w:val="NormalPRACE"/>
        <w:rPr>
          <w:ins w:id="884" w:author="Victor Cameo" w:date="2017-03-20T00:51:00Z"/>
        </w:rPr>
      </w:pPr>
      <w:ins w:id="885" w:author="Victor Cameo" w:date="2017-03-20T00:51:00Z">
        <w:r>
          <w:t>On KNL machines the runs were performed using Quadrant processor and both Cach</w:t>
        </w:r>
        <w:r w:rsidR="00637ADF">
          <w:t xml:space="preserve">e / Flat memory configuration. </w:t>
        </w:r>
        <w:r>
          <w:t xml:space="preserve">On GRNET's single node KNL more configurations were tested. </w:t>
        </w:r>
      </w:ins>
    </w:p>
    <w:p w14:paraId="48BB6007" w14:textId="47F9158C" w:rsidR="00FA0A79" w:rsidRDefault="00FA0A79" w:rsidP="00FA0A79">
      <w:pPr>
        <w:pStyle w:val="NormalPRACE"/>
        <w:rPr>
          <w:ins w:id="886" w:author="Victor Cameo" w:date="2017-03-20T00:51:00Z"/>
        </w:rPr>
      </w:pPr>
      <w:ins w:id="887" w:author="Victor Cameo" w:date="2017-03-20T00:51:00Z">
        <w:r>
          <w:t xml:space="preserve">As it is expected the Quandrant/Cache mode gives the </w:t>
        </w:r>
        <w:r w:rsidR="009114A9">
          <w:t>best performance for all cases.</w:t>
        </w:r>
      </w:ins>
      <w:ins w:id="888" w:author="Victor Cameo" w:date="2017-03-20T00:52:00Z">
        <w:r w:rsidR="009114A9">
          <w:t xml:space="preserve"> </w:t>
        </w:r>
      </w:ins>
      <w:ins w:id="889" w:author="Victor Cameo" w:date="2017-03-20T00:51:00Z">
        <w:r>
          <w:t xml:space="preserve">The performance dependence on the MPI Tasks/OpenMP threads combination was also explored. </w:t>
        </w:r>
      </w:ins>
    </w:p>
    <w:p w14:paraId="575FCE2C" w14:textId="77777777" w:rsidR="00FA0A79" w:rsidRDefault="00FA0A79" w:rsidP="00FA0A79">
      <w:pPr>
        <w:pStyle w:val="NormalPRACE"/>
        <w:rPr>
          <w:ins w:id="890" w:author="Victor Cameo" w:date="2017-03-20T00:51:00Z"/>
        </w:rPr>
      </w:pPr>
      <w:ins w:id="891" w:author="Victor Cameo" w:date="2017-03-20T00:51:00Z">
        <w:r>
          <w:t>In most cases 66 tasks per node using 4 threads/task or 4 tasks per node/64 threads per task gives the best performance on KNL 7230.</w:t>
        </w:r>
      </w:ins>
    </w:p>
    <w:p w14:paraId="117561D4" w14:textId="77777777" w:rsidR="00FA0A79" w:rsidRDefault="00FA0A79" w:rsidP="00FA0A79">
      <w:pPr>
        <w:pStyle w:val="NormalPRACE"/>
        <w:rPr>
          <w:ins w:id="892" w:author="Victor Cameo" w:date="2017-03-20T00:51:00Z"/>
        </w:rPr>
      </w:pPr>
      <w:ins w:id="893" w:author="Victor Cameo" w:date="2017-03-20T00:51:00Z">
        <w:r>
          <w:t>In all accelerated runs a speed up of 5-6x with respect CPU only runs was achived with GPUs.</w:t>
        </w:r>
      </w:ins>
    </w:p>
    <w:p w14:paraId="3798202B" w14:textId="66EB9463" w:rsidR="002C78E0" w:rsidRDefault="00FA0A79" w:rsidP="002C78E0">
      <w:pPr>
        <w:pStyle w:val="NormalPRACE"/>
        <w:rPr>
          <w:ins w:id="894" w:author="Victor Cameo" w:date="2017-03-20T00:54:00Z"/>
        </w:rPr>
      </w:pPr>
      <w:ins w:id="895" w:author="Victor Cameo" w:date="2017-03-20T00:51:00Z">
        <w:r>
          <w:t>On KNC the speed up with respect CPU only is in the range 2-3.5 in all cases</w:t>
        </w:r>
      </w:ins>
      <w:ins w:id="896" w:author="Victor Cameo" w:date="2017-03-20T00:53:00Z">
        <w:r w:rsidR="00F6254E">
          <w:t>.</w:t>
        </w:r>
      </w:ins>
    </w:p>
    <w:p w14:paraId="7DFD6C87" w14:textId="77777777" w:rsidR="002C78E0" w:rsidRDefault="002C78E0" w:rsidP="002C78E0">
      <w:pPr>
        <w:pStyle w:val="NormalPRACE"/>
        <w:keepNext/>
        <w:rPr>
          <w:ins w:id="897" w:author="Victor Cameo" w:date="2017-03-20T00:54:00Z"/>
        </w:rPr>
        <w:pPrChange w:id="898" w:author="Victor Cameo" w:date="2017-03-20T00:54:00Z">
          <w:pPr>
            <w:pStyle w:val="NormalPRACE"/>
          </w:pPr>
        </w:pPrChange>
      </w:pPr>
      <w:ins w:id="899" w:author="Victor Cameo" w:date="2017-03-20T00:54:00Z">
        <w:r>
          <w:rPr>
            <w:noProof/>
            <w:lang w:val="en-US" w:eastAsia="en-US"/>
          </w:rPr>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39"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ins>
    </w:p>
    <w:p w14:paraId="4856BEBD" w14:textId="5A7E9E2C" w:rsidR="002C78E0" w:rsidRDefault="002C78E0" w:rsidP="002C78E0">
      <w:pPr>
        <w:pStyle w:val="Caption"/>
        <w:rPr>
          <w:ins w:id="900" w:author="Victor Cameo" w:date="2017-03-20T00:55:00Z"/>
        </w:rPr>
        <w:pPrChange w:id="901" w:author="Victor Cameo" w:date="2017-03-20T00:54:00Z">
          <w:pPr>
            <w:pStyle w:val="NormalPRACE"/>
          </w:pPr>
        </w:pPrChange>
      </w:pPr>
      <w:bookmarkStart w:id="902" w:name="_Toc477736117"/>
      <w:ins w:id="903" w:author="Victor Cameo" w:date="2017-03-20T00:54:00Z">
        <w:r>
          <w:t xml:space="preserve">Figure </w:t>
        </w:r>
        <w:r>
          <w:fldChar w:fldCharType="begin"/>
        </w:r>
        <w:r>
          <w:instrText xml:space="preserve"> SEQ Figure \* ARABIC </w:instrText>
        </w:r>
      </w:ins>
      <w:r>
        <w:fldChar w:fldCharType="separate"/>
      </w:r>
      <w:ins w:id="904" w:author="Victor Cameo" w:date="2017-03-20T00:54:00Z">
        <w:r>
          <w:rPr>
            <w:noProof/>
          </w:rPr>
          <w:t>7</w:t>
        </w:r>
        <w:r>
          <w:fldChar w:fldCharType="end"/>
        </w:r>
        <w:r>
          <w:t xml:space="preserve"> </w:t>
        </w:r>
        <w:r w:rsidRPr="00B00B17">
          <w:t>Scalability for NAMD test case STMV.1M</w:t>
        </w:r>
      </w:ins>
      <w:bookmarkEnd w:id="902"/>
    </w:p>
    <w:p w14:paraId="131C6C33" w14:textId="77777777" w:rsidR="002C78E0" w:rsidRDefault="002C78E0" w:rsidP="002C78E0">
      <w:pPr>
        <w:pStyle w:val="NormalPRACE"/>
        <w:keepNext/>
        <w:rPr>
          <w:ins w:id="905" w:author="Victor Cameo" w:date="2017-03-20T00:56:00Z"/>
        </w:rPr>
        <w:pPrChange w:id="906" w:author="Victor Cameo" w:date="2017-03-20T00:56:00Z">
          <w:pPr>
            <w:pStyle w:val="NormalPRACE"/>
          </w:pPr>
        </w:pPrChange>
      </w:pPr>
      <w:ins w:id="907" w:author="Victor Cameo" w:date="2017-03-20T00:55:00Z">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0"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ins>
    </w:p>
    <w:p w14:paraId="0C4657AF" w14:textId="12E772AF" w:rsidR="002C78E0" w:rsidRPr="002C78E0" w:rsidRDefault="002C78E0" w:rsidP="002C78E0">
      <w:pPr>
        <w:pStyle w:val="Caption"/>
        <w:rPr>
          <w:ins w:id="908" w:author="Victor Cameo" w:date="2017-03-20T00:53:00Z"/>
        </w:rPr>
        <w:pPrChange w:id="909" w:author="Victor Cameo" w:date="2017-03-20T00:56:00Z">
          <w:pPr>
            <w:pStyle w:val="NormalPRACE"/>
          </w:pPr>
        </w:pPrChange>
      </w:pPr>
      <w:bookmarkStart w:id="910" w:name="_Toc477736118"/>
      <w:ins w:id="911" w:author="Victor Cameo" w:date="2017-03-20T00:56:00Z">
        <w:r>
          <w:t xml:space="preserve">Figure </w:t>
        </w:r>
        <w:r>
          <w:fldChar w:fldCharType="begin"/>
        </w:r>
        <w:r>
          <w:instrText xml:space="preserve"> SEQ Figure \* ARABIC </w:instrText>
        </w:r>
      </w:ins>
      <w:r>
        <w:fldChar w:fldCharType="separate"/>
      </w:r>
      <w:ins w:id="912" w:author="Victor Cameo" w:date="2017-03-20T00:56:00Z">
        <w:r>
          <w:rPr>
            <w:noProof/>
          </w:rPr>
          <w:t>8</w:t>
        </w:r>
        <w:r>
          <w:fldChar w:fldCharType="end"/>
        </w:r>
        <w:r>
          <w:t xml:space="preserve"> </w:t>
        </w:r>
        <w:r w:rsidRPr="000B1480">
          <w:t>Scalability for NAMD test case STMV.8M</w:t>
        </w:r>
      </w:ins>
      <w:bookmarkEnd w:id="910"/>
    </w:p>
    <w:p w14:paraId="7C86D09D" w14:textId="39C38A4C" w:rsidR="002C78E0" w:rsidRPr="00C32215" w:rsidDel="002C78E0" w:rsidRDefault="002C78E0" w:rsidP="00FA0A79">
      <w:pPr>
        <w:pStyle w:val="NormalPRACE"/>
        <w:rPr>
          <w:del w:id="913" w:author="Victor Cameo" w:date="2017-03-20T00:54:00Z"/>
        </w:rPr>
        <w:pPrChange w:id="914" w:author="Victor Cameo" w:date="2017-03-20T00:50:00Z">
          <w:pPr>
            <w:pStyle w:val="Heading3"/>
          </w:pPr>
        </w:pPrChange>
      </w:pPr>
      <w:bookmarkStart w:id="915" w:name="_Toc477736097"/>
      <w:bookmarkEnd w:id="915"/>
      <w:commentRangeStart w:id="916"/>
    </w:p>
    <w:p w14:paraId="76D24D90" w14:textId="1D9D690B" w:rsidR="0095124D" w:rsidRPr="00C32215" w:rsidDel="002C78E0" w:rsidRDefault="0095124D" w:rsidP="0095124D">
      <w:pPr>
        <w:pStyle w:val="NormalPRACE"/>
        <w:keepNext/>
        <w:rPr>
          <w:del w:id="917" w:author="Victor Cameo" w:date="2017-03-20T00:54:00Z"/>
        </w:rPr>
      </w:pPr>
      <w:del w:id="918" w:author="Victor Cameo" w:date="2017-03-20T00:54:00Z">
        <w:r w:rsidRPr="00C32215" w:rsidDel="002C78E0">
          <w:rPr>
            <w:noProof/>
            <w:lang w:eastAsia="en-US"/>
          </w:rPr>
          <w:drawing>
            <wp:inline distT="0" distB="0" distL="0" distR="0" wp14:anchorId="2F4E1AA8" wp14:editId="478C818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bookmarkStart w:id="919" w:name="_Toc477736098"/>
        <w:bookmarkEnd w:id="919"/>
      </w:del>
    </w:p>
    <w:p w14:paraId="513FFB6B" w14:textId="20FAB9DF" w:rsidR="00116E7C" w:rsidRPr="00C32215" w:rsidDel="002C78E0" w:rsidRDefault="0095124D" w:rsidP="0095124D">
      <w:pPr>
        <w:pStyle w:val="Caption"/>
        <w:rPr>
          <w:del w:id="920" w:author="Victor Cameo" w:date="2017-03-20T00:54:00Z"/>
        </w:rPr>
      </w:pPr>
      <w:del w:id="921" w:author="Victor Cameo" w:date="2017-03-20T00:54:00Z">
        <w:r w:rsidRPr="00C32215" w:rsidDel="002C78E0">
          <w:delText xml:space="preserve">Figure </w:delText>
        </w:r>
        <w:r w:rsidRPr="00C32215" w:rsidDel="002C78E0">
          <w:fldChar w:fldCharType="begin"/>
        </w:r>
        <w:r w:rsidRPr="00C32215" w:rsidDel="002C78E0">
          <w:delInstrText xml:space="preserve"> SEQ Figure \* ARABIC </w:delInstrText>
        </w:r>
        <w:r w:rsidRPr="00C32215" w:rsidDel="002C78E0">
          <w:fldChar w:fldCharType="separate"/>
        </w:r>
        <w:r w:rsidR="001930F2" w:rsidRPr="00C32215" w:rsidDel="002C78E0">
          <w:rPr>
            <w:noProof/>
          </w:rPr>
          <w:delText>6</w:delText>
        </w:r>
        <w:r w:rsidRPr="00C32215" w:rsidDel="002C78E0">
          <w:fldChar w:fldCharType="end"/>
        </w:r>
        <w:r w:rsidRPr="00C32215" w:rsidDel="002C78E0">
          <w:delText xml:space="preserve"> Results and scalability for NAMD test case A</w:delText>
        </w:r>
        <w:bookmarkStart w:id="922" w:name="_Toc477736099"/>
        <w:bookmarkEnd w:id="922"/>
      </w:del>
    </w:p>
    <w:p w14:paraId="286836E4" w14:textId="3029D348" w:rsidR="0095124D" w:rsidRPr="00C32215" w:rsidDel="002C78E0" w:rsidRDefault="0095124D" w:rsidP="00116E7C">
      <w:pPr>
        <w:pStyle w:val="NormalPRACE"/>
        <w:rPr>
          <w:del w:id="923" w:author="Victor Cameo" w:date="2017-03-20T00:54:00Z"/>
        </w:rPr>
      </w:pPr>
      <w:bookmarkStart w:id="924" w:name="_Toc477736100"/>
      <w:bookmarkEnd w:id="924"/>
    </w:p>
    <w:p w14:paraId="4336D1A5" w14:textId="4F9B43E0" w:rsidR="007B4671" w:rsidRPr="00C32215" w:rsidDel="002C78E0" w:rsidRDefault="007B4671" w:rsidP="007B4671">
      <w:pPr>
        <w:pStyle w:val="NormalPRACE"/>
        <w:keepNext/>
        <w:rPr>
          <w:del w:id="925" w:author="Victor Cameo" w:date="2017-03-20T00:54:00Z"/>
        </w:rPr>
      </w:pPr>
      <w:del w:id="926" w:author="Victor Cameo" w:date="2017-03-20T00:54:00Z">
        <w:r w:rsidRPr="00C32215" w:rsidDel="002C78E0">
          <w:rPr>
            <w:noProof/>
            <w:lang w:eastAsia="en-US"/>
          </w:rPr>
          <w:drawing>
            <wp:inline distT="0" distB="0" distL="0" distR="0" wp14:anchorId="000B4169" wp14:editId="4CA1AF7F">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bookmarkStart w:id="927" w:name="_Toc477736101"/>
        <w:bookmarkEnd w:id="927"/>
      </w:del>
    </w:p>
    <w:p w14:paraId="410E8E78" w14:textId="56AF40B1" w:rsidR="0095124D" w:rsidRPr="00C32215" w:rsidDel="002C78E0" w:rsidRDefault="007B4671" w:rsidP="007B4671">
      <w:pPr>
        <w:pStyle w:val="Caption"/>
        <w:rPr>
          <w:del w:id="928" w:author="Victor Cameo" w:date="2017-03-20T00:54:00Z"/>
        </w:rPr>
      </w:pPr>
      <w:del w:id="929" w:author="Victor Cameo" w:date="2017-03-20T00:54:00Z">
        <w:r w:rsidRPr="00C32215" w:rsidDel="002C78E0">
          <w:delText xml:space="preserve">Figure </w:delText>
        </w:r>
        <w:r w:rsidRPr="00C32215" w:rsidDel="002C78E0">
          <w:fldChar w:fldCharType="begin"/>
        </w:r>
        <w:r w:rsidRPr="00C32215" w:rsidDel="002C78E0">
          <w:delInstrText xml:space="preserve"> SEQ Figure \* ARABIC </w:delInstrText>
        </w:r>
        <w:r w:rsidRPr="00C32215" w:rsidDel="002C78E0">
          <w:fldChar w:fldCharType="separate"/>
        </w:r>
        <w:r w:rsidR="001930F2" w:rsidRPr="00C32215" w:rsidDel="002C78E0">
          <w:rPr>
            <w:noProof/>
          </w:rPr>
          <w:delText>7</w:delText>
        </w:r>
        <w:r w:rsidRPr="00C32215" w:rsidDel="002C78E0">
          <w:fldChar w:fldCharType="end"/>
        </w:r>
        <w:r w:rsidRPr="00C32215" w:rsidDel="002C78E0">
          <w:delText xml:space="preserve">  Results and scalability for NAMD test case B</w:delText>
        </w:r>
        <w:bookmarkStart w:id="930" w:name="_Toc477736102"/>
        <w:bookmarkEnd w:id="930"/>
      </w:del>
    </w:p>
    <w:p w14:paraId="4E9EDF9B" w14:textId="77777777" w:rsidR="00116E7C" w:rsidRDefault="00116E7C" w:rsidP="00116E7C">
      <w:pPr>
        <w:pStyle w:val="Heading3"/>
        <w:rPr>
          <w:ins w:id="931" w:author="Victor Cameo" w:date="2017-03-20T01:03:00Z"/>
        </w:rPr>
      </w:pPr>
      <w:bookmarkStart w:id="932" w:name="_Toc477736103"/>
      <w:r w:rsidRPr="00C32215">
        <w:t>PFARM</w:t>
      </w:r>
      <w:bookmarkEnd w:id="932"/>
    </w:p>
    <w:commentRangeEnd w:id="916"/>
    <w:p w14:paraId="40157A36" w14:textId="77777777" w:rsidR="002160DE" w:rsidRDefault="00BD5292" w:rsidP="004061F2">
      <w:pPr>
        <w:pStyle w:val="NormalPRACE"/>
        <w:rPr>
          <w:ins w:id="933" w:author="Victor Cameo" w:date="2017-03-20T01:04:00Z"/>
          <w:lang w:eastAsia="es-ES"/>
        </w:rPr>
        <w:pPrChange w:id="934" w:author="Victor Cameo" w:date="2017-03-20T01:17:00Z">
          <w:pPr>
            <w:widowControl w:val="0"/>
            <w:tabs>
              <w:tab w:val="left" w:pos="862"/>
            </w:tabs>
            <w:autoSpaceDE w:val="0"/>
            <w:autoSpaceDN w:val="0"/>
            <w:adjustRightInd w:val="0"/>
            <w:spacing w:after="240"/>
            <w:jc w:val="both"/>
          </w:pPr>
        </w:pPrChange>
      </w:pPr>
      <w:ins w:id="935" w:author="Victor Cameo" w:date="2017-03-20T01:11:00Z">
        <w:r>
          <w:rPr>
            <w:rStyle w:val="CommentReference"/>
            <w:lang w:val="de-DE"/>
          </w:rPr>
          <w:commentReference w:id="916"/>
        </w:r>
      </w:ins>
      <w:ins w:id="936" w:author="Victor Cameo" w:date="2017-03-20T01:04:00Z">
        <w:r w:rsidR="002160DE">
          <w:rPr>
            <w:lang w:eastAsia="es-ES"/>
          </w:rPr>
          <w:t>The code has been tested and timed on several architectures, designated in the following figures, tables and text as:</w:t>
        </w:r>
      </w:ins>
    </w:p>
    <w:p w14:paraId="3ADE430F" w14:textId="77777777" w:rsidR="002160DE" w:rsidRPr="004061F2" w:rsidRDefault="002160DE" w:rsidP="004061F2">
      <w:pPr>
        <w:pStyle w:val="NormalPRACE"/>
        <w:numPr>
          <w:ilvl w:val="0"/>
          <w:numId w:val="21"/>
        </w:numPr>
        <w:rPr>
          <w:ins w:id="937" w:author="Victor Cameo" w:date="2017-03-20T01:05:00Z"/>
          <w:lang w:eastAsia="es-ES"/>
        </w:rPr>
        <w:pPrChange w:id="938" w:author="Victor Cameo" w:date="2017-03-20T01:17:00Z">
          <w:pPr>
            <w:widowControl w:val="0"/>
            <w:tabs>
              <w:tab w:val="left" w:pos="862"/>
            </w:tabs>
            <w:autoSpaceDE w:val="0"/>
            <w:autoSpaceDN w:val="0"/>
            <w:adjustRightInd w:val="0"/>
            <w:spacing w:after="240"/>
            <w:jc w:val="both"/>
          </w:pPr>
        </w:pPrChange>
      </w:pPr>
      <w:ins w:id="939" w:author="Victor Cameo" w:date="2017-03-20T01:04:00Z">
        <w:r w:rsidRPr="002160DE">
          <w:rPr>
            <w:lang w:eastAsia="es-ES"/>
            <w:rPrChange w:id="940" w:author="Victor Cameo" w:date="2017-03-20T01:04:00Z">
              <w:rPr>
                <w:b/>
                <w:lang w:eastAsia="es-ES"/>
              </w:rPr>
            </w:rPrChange>
          </w:rPr>
          <w:t>CPU</w:t>
        </w:r>
        <w:r w:rsidRPr="0040136C">
          <w:rPr>
            <w:lang w:eastAsia="es-ES"/>
          </w:rPr>
          <w:t xml:space="preserve">: </w:t>
        </w:r>
        <w:r w:rsidRPr="00CB2CFC">
          <w:rPr>
            <w:lang w:eastAsia="es-ES"/>
          </w:rPr>
          <w:t xml:space="preserve">node contains two 2.7 GHz, 12-core E5-2697 v2 (Ivy Bridge) series processors </w:t>
        </w:r>
        <w:r w:rsidRPr="004061F2">
          <w:rPr>
            <w:lang w:eastAsia="es-ES"/>
          </w:rPr>
          <w:t>with 64GB memory.</w:t>
        </w:r>
      </w:ins>
    </w:p>
    <w:p w14:paraId="413D7C5B" w14:textId="7BBF5FCD" w:rsidR="002160DE" w:rsidRPr="004061F2" w:rsidRDefault="002160DE" w:rsidP="004061F2">
      <w:pPr>
        <w:pStyle w:val="NormalPRACE"/>
        <w:numPr>
          <w:ilvl w:val="0"/>
          <w:numId w:val="21"/>
        </w:numPr>
        <w:rPr>
          <w:ins w:id="941" w:author="Victor Cameo" w:date="2017-03-20T01:04:00Z"/>
          <w:lang w:eastAsia="es-ES"/>
        </w:rPr>
        <w:pPrChange w:id="942" w:author="Victor Cameo" w:date="2017-03-20T01:17:00Z">
          <w:pPr>
            <w:widowControl w:val="0"/>
            <w:tabs>
              <w:tab w:val="left" w:pos="862"/>
            </w:tabs>
            <w:autoSpaceDE w:val="0"/>
            <w:autoSpaceDN w:val="0"/>
            <w:adjustRightInd w:val="0"/>
            <w:spacing w:after="240"/>
            <w:jc w:val="both"/>
          </w:pPr>
        </w:pPrChange>
      </w:pPr>
      <w:ins w:id="943" w:author="Victor Cameo" w:date="2017-03-20T01:04:00Z">
        <w:r w:rsidRPr="004061F2">
          <w:rPr>
            <w:iCs/>
            <w:sz w:val="22"/>
            <w:lang w:eastAsia="es-ES"/>
            <w:rPrChange w:id="944" w:author="Victor Cameo" w:date="2017-03-20T01:14:00Z">
              <w:rPr>
                <w:b/>
                <w:iCs/>
                <w:sz w:val="22"/>
                <w:szCs w:val="22"/>
                <w:lang w:val="en-GB" w:eastAsia="es-ES"/>
              </w:rPr>
            </w:rPrChange>
          </w:rPr>
          <w:t>KNL: node is a 64-core KNL processor (model 7210) running at 1.30GHz with 96GB of memory.</w:t>
        </w:r>
      </w:ins>
    </w:p>
    <w:p w14:paraId="02456589" w14:textId="6EF2EDEF" w:rsidR="002160DE" w:rsidRPr="004061F2" w:rsidRDefault="002160DE" w:rsidP="004061F2">
      <w:pPr>
        <w:pStyle w:val="NormalPRACE"/>
        <w:numPr>
          <w:ilvl w:val="0"/>
          <w:numId w:val="21"/>
        </w:numPr>
        <w:rPr>
          <w:ins w:id="945" w:author="Victor Cameo" w:date="2017-03-20T01:04:00Z"/>
          <w:iCs/>
          <w:sz w:val="22"/>
          <w:lang w:eastAsia="es-ES"/>
          <w:rPrChange w:id="946" w:author="Victor Cameo" w:date="2017-03-20T01:16:00Z">
            <w:rPr>
              <w:ins w:id="947" w:author="Victor Cameo" w:date="2017-03-20T01:04:00Z"/>
              <w:lang w:val="en-GB" w:eastAsia="es-ES"/>
            </w:rPr>
          </w:rPrChange>
        </w:rPr>
        <w:pPrChange w:id="948" w:author="Victor Cameo" w:date="2017-03-20T01:17:00Z">
          <w:pPr>
            <w:widowControl w:val="0"/>
            <w:tabs>
              <w:tab w:val="left" w:pos="862"/>
            </w:tabs>
            <w:autoSpaceDE w:val="0"/>
            <w:autoSpaceDN w:val="0"/>
            <w:adjustRightInd w:val="0"/>
            <w:spacing w:after="240"/>
            <w:jc w:val="both"/>
          </w:pPr>
        </w:pPrChange>
      </w:pPr>
      <w:ins w:id="949" w:author="Victor Cameo" w:date="2017-03-20T01:04:00Z">
        <w:r w:rsidRPr="004061F2">
          <w:rPr>
            <w:iCs/>
            <w:sz w:val="22"/>
            <w:lang w:eastAsia="es-ES"/>
            <w:rPrChange w:id="950" w:author="Victor Cameo" w:date="2017-03-20T01:14:00Z">
              <w:rPr>
                <w:b/>
                <w:iCs/>
                <w:sz w:val="22"/>
                <w:szCs w:val="22"/>
                <w:lang w:val="en-GB" w:eastAsia="es-ES"/>
              </w:rPr>
            </w:rPrChange>
          </w:rPr>
          <w:t>GPU: node contains a dual socket 16-core Haswell E5-2698 running at 2.3 GHz with 256GB memory and 4 K40, 4 K80 or 4 P100 GPUs.</w:t>
        </w:r>
      </w:ins>
    </w:p>
    <w:p w14:paraId="43234822" w14:textId="1A576A4B" w:rsidR="002160DE" w:rsidRPr="004061F2" w:rsidRDefault="002160DE" w:rsidP="002160DE">
      <w:pPr>
        <w:pStyle w:val="Heading4"/>
        <w:rPr>
          <w:ins w:id="951" w:author="Victor Cameo" w:date="2017-03-20T01:04:00Z"/>
        </w:rPr>
        <w:pPrChange w:id="952" w:author="Victor Cameo" w:date="2017-03-20T01:16:00Z">
          <w:pPr/>
        </w:pPrChange>
      </w:pPr>
      <w:bookmarkStart w:id="953" w:name="_Toc477736104"/>
      <w:ins w:id="954" w:author="Victor Cameo" w:date="2017-03-20T01:04:00Z">
        <w:r w:rsidRPr="004061F2">
          <w:t>EXDIG Eigensolver Performance</w:t>
        </w:r>
        <w:bookmarkEnd w:id="953"/>
      </w:ins>
    </w:p>
    <w:p w14:paraId="7AB96432" w14:textId="77777777" w:rsidR="00F30960" w:rsidRDefault="002160DE" w:rsidP="00F30960">
      <w:pPr>
        <w:pStyle w:val="NormalPRACE"/>
        <w:keepNext/>
        <w:rPr>
          <w:ins w:id="955" w:author="Victor Cameo" w:date="2017-03-20T01:17:00Z"/>
        </w:rPr>
        <w:pPrChange w:id="956" w:author="Victor Cameo" w:date="2017-03-20T01:17:00Z">
          <w:pPr>
            <w:pStyle w:val="NormalPRACE"/>
          </w:pPr>
        </w:pPrChange>
      </w:pPr>
      <w:ins w:id="957" w:author="Victor Cameo" w:date="2017-03-20T01:04:00Z">
        <w:r w:rsidRPr="004061F2">
          <w:rPr>
            <w:noProof/>
            <w:lang w:eastAsia="en-US"/>
          </w:rPr>
          <w:drawing>
            <wp:inline distT="0" distB="0" distL="0" distR="0" wp14:anchorId="72A276E0" wp14:editId="42BDFE92">
              <wp:extent cx="5815168" cy="4091587"/>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png"/>
                      <pic:cNvPicPr/>
                    </pic:nvPicPr>
                    <pic:blipFill rotWithShape="1">
                      <a:blip r:embed="rId43" cstate="print">
                        <a:extLst>
                          <a:ext uri="{28A0092B-C50C-407E-A947-70E740481C1C}">
                            <a14:useLocalDpi xmlns:a14="http://schemas.microsoft.com/office/drawing/2010/main" val="0"/>
                          </a:ext>
                        </a:extLst>
                      </a:blip>
                      <a:srcRect l="3876" t="2877" r="1438" b="2705"/>
                      <a:stretch/>
                    </pic:blipFill>
                    <pic:spPr bwMode="auto">
                      <a:xfrm>
                        <a:off x="0" y="0"/>
                        <a:ext cx="5829785" cy="4101872"/>
                      </a:xfrm>
                      <a:prstGeom prst="rect">
                        <a:avLst/>
                      </a:prstGeom>
                      <a:ln>
                        <a:noFill/>
                      </a:ln>
                      <a:extLst>
                        <a:ext uri="{53640926-AAD7-44D8-BBD7-CCE9431645EC}">
                          <a14:shadowObscured xmlns:a14="http://schemas.microsoft.com/office/drawing/2010/main"/>
                        </a:ext>
                      </a:extLst>
                    </pic:spPr>
                  </pic:pic>
                </a:graphicData>
              </a:graphic>
            </wp:inline>
          </w:drawing>
        </w:r>
      </w:ins>
    </w:p>
    <w:p w14:paraId="12B75A20" w14:textId="21C6CCEA" w:rsidR="002160DE" w:rsidRPr="004061F2" w:rsidRDefault="00F30960" w:rsidP="00F30960">
      <w:pPr>
        <w:pStyle w:val="Caption"/>
        <w:rPr>
          <w:ins w:id="958" w:author="Victor Cameo" w:date="2017-03-20T01:04:00Z"/>
          <w:szCs w:val="24"/>
          <w:lang w:val="de-DE" w:eastAsia="de-DE"/>
          <w:rPrChange w:id="959" w:author="Victor Cameo" w:date="2017-03-20T01:16:00Z">
            <w:rPr>
              <w:ins w:id="960" w:author="Victor Cameo" w:date="2017-03-20T01:04:00Z"/>
              <w:sz w:val="22"/>
              <w:szCs w:val="22"/>
              <w:lang w:val="en-GB" w:eastAsia="es-ES"/>
            </w:rPr>
          </w:rPrChange>
        </w:rPr>
        <w:pPrChange w:id="961" w:author="Victor Cameo" w:date="2017-03-20T01:17:00Z">
          <w:pPr>
            <w:widowControl w:val="0"/>
            <w:tabs>
              <w:tab w:val="left" w:pos="643"/>
            </w:tabs>
            <w:autoSpaceDE w:val="0"/>
            <w:autoSpaceDN w:val="0"/>
            <w:adjustRightInd w:val="0"/>
            <w:jc w:val="both"/>
          </w:pPr>
        </w:pPrChange>
      </w:pPr>
      <w:ins w:id="962" w:author="Victor Cameo" w:date="2017-03-20T01:17:00Z">
        <w:r>
          <w:t xml:space="preserve">Figure </w:t>
        </w:r>
        <w:r>
          <w:fldChar w:fldCharType="begin"/>
        </w:r>
        <w:r>
          <w:instrText xml:space="preserve"> SEQ Figure \* ARABIC </w:instrText>
        </w:r>
      </w:ins>
      <w:r>
        <w:fldChar w:fldCharType="separate"/>
      </w:r>
      <w:ins w:id="963" w:author="Victor Cameo" w:date="2017-03-20T01:17:00Z">
        <w:r>
          <w:rPr>
            <w:noProof/>
          </w:rPr>
          <w:t>9</w:t>
        </w:r>
        <w:r>
          <w:fldChar w:fldCharType="end"/>
        </w:r>
        <w:r>
          <w:t xml:space="preserve"> </w:t>
        </w:r>
        <w:r w:rsidRPr="002A2F9E">
          <w:t>Eigensolver performance on KNL and GPU</w:t>
        </w:r>
      </w:ins>
    </w:p>
    <w:p w14:paraId="413FC680" w14:textId="55CE3E3B" w:rsidR="002160DE" w:rsidRPr="004061F2" w:rsidRDefault="002160DE" w:rsidP="004061F2">
      <w:pPr>
        <w:pStyle w:val="NormalPRACE"/>
        <w:rPr>
          <w:ins w:id="964" w:author="Victor Cameo" w:date="2017-03-20T01:04:00Z"/>
          <w:lang w:val="en-US"/>
        </w:rPr>
        <w:pPrChange w:id="965" w:author="Victor Cameo" w:date="2017-03-20T01:14:00Z">
          <w:pPr>
            <w:jc w:val="both"/>
          </w:pPr>
        </w:pPrChange>
      </w:pPr>
      <w:ins w:id="966" w:author="Victor Cameo" w:date="2017-03-20T01:04:00Z">
        <w:r w:rsidRPr="004061F2">
          <w:rPr>
            <w:lang w:eastAsia="es-ES"/>
          </w:rPr>
          <w:t>EXDIG calculations are dominated by the eigensolver operations required to diagonalize each sector Hamiltonian matrix.</w:t>
        </w:r>
        <w:r w:rsidRPr="004061F2">
          <w:rPr>
            <w:lang w:val="en-US"/>
          </w:rPr>
          <w:t xml:space="preserve"> </w:t>
        </w:r>
        <w:r w:rsidRPr="004061F2">
          <w:rPr>
            <w:lang w:eastAsia="es-ES"/>
          </w:rPr>
          <w:t xml:space="preserve">summarizes eigensolver performance over a range of problem sizes for a range of recent Nvidia GPU architectures. The results are normalised to the single node CPU performance using 24 OpenMP threads. Knight’s Landing (KNL) results using 64 OpenMP threads are also included. Dense linear algebra calculations tend to be bound by memory bandwidth, so using hyperthreading on the KNL or CPU is not beneficial. MAGMA is able to parallelise the calculation automatically across multiple GPUs on a compute node and these results are denoted by the x2, x4 labels. </w:t>
        </w:r>
        <w:r w:rsidRPr="004061F2">
          <w:rPr>
            <w:lang w:eastAsia="es-ES"/>
          </w:rPr>
          <w:fldChar w:fldCharType="begin"/>
        </w:r>
        <w:r w:rsidRPr="004061F2">
          <w:rPr>
            <w:lang w:eastAsia="es-ES"/>
          </w:rPr>
          <w:instrText xml:space="preserve"> REF _Ref351292835 \h </w:instrText>
        </w:r>
        <w:r w:rsidRPr="004061F2">
          <w:rPr>
            <w:lang w:eastAsia="es-ES"/>
          </w:rPr>
        </w:r>
      </w:ins>
      <w:r w:rsidR="004061F2" w:rsidRPr="004061F2">
        <w:rPr>
          <w:lang w:eastAsia="es-ES"/>
          <w:rPrChange w:id="967" w:author="Victor Cameo" w:date="2017-03-20T01:14:00Z">
            <w:rPr>
              <w:u w:val="single"/>
              <w:lang w:eastAsia="es-ES"/>
            </w:rPr>
          </w:rPrChange>
        </w:rPr>
        <w:instrText xml:space="preserve"> \* MERGEFORMAT </w:instrText>
      </w:r>
      <w:ins w:id="968" w:author="Victor Cameo" w:date="2017-03-20T01:04:00Z">
        <w:r w:rsidRPr="004061F2">
          <w:rPr>
            <w:lang w:eastAsia="es-ES"/>
          </w:rPr>
          <w:fldChar w:fldCharType="separate"/>
        </w:r>
        <w:r w:rsidRPr="004061F2">
          <w:rPr>
            <w:sz w:val="20"/>
            <w:szCs w:val="20"/>
          </w:rPr>
          <w:t xml:space="preserve">Figure </w:t>
        </w:r>
      </w:ins>
      <w:r w:rsidRPr="004061F2">
        <w:rPr>
          <w:noProof/>
        </w:rPr>
        <w:t>9</w:t>
      </w:r>
      <w:ins w:id="969" w:author="Victor Cameo" w:date="2017-03-20T01:04:00Z">
        <w:r w:rsidRPr="004061F2">
          <w:rPr>
            <w:lang w:eastAsia="es-ES"/>
          </w:rPr>
          <w:fldChar w:fldCharType="end"/>
        </w:r>
        <w:r w:rsidRPr="004061F2">
          <w:rPr>
            <w:lang w:eastAsia="es-ES"/>
          </w:rPr>
          <w:t xml:space="preserve"> demonstrates that MAGMA performance relative to CPU performance increases as problem size increases, due to the relative overhead cost of data transfer O(N</w:t>
        </w:r>
        <w:r w:rsidRPr="004061F2">
          <w:rPr>
            <w:vertAlign w:val="superscript"/>
            <w:lang w:eastAsia="es-ES"/>
          </w:rPr>
          <w:t>2</w:t>
        </w:r>
        <w:r w:rsidRPr="004061F2">
          <w:rPr>
            <w:lang w:eastAsia="es-ES"/>
          </w:rPr>
          <w:t>) reducing compared to computational load O(N</w:t>
        </w:r>
        <w:r w:rsidRPr="004061F2">
          <w:rPr>
            <w:vertAlign w:val="superscript"/>
            <w:lang w:eastAsia="es-ES"/>
          </w:rPr>
          <w:t>3</w:t>
        </w:r>
        <w:r w:rsidRPr="004061F2">
          <w:rPr>
            <w:lang w:eastAsia="es-ES"/>
          </w:rPr>
          <w:t xml:space="preserve">).  </w:t>
        </w:r>
      </w:ins>
    </w:p>
    <w:p w14:paraId="46AF0540" w14:textId="77777777" w:rsidR="002160DE" w:rsidRPr="004061F2" w:rsidRDefault="002160DE" w:rsidP="002160DE">
      <w:pPr>
        <w:rPr>
          <w:ins w:id="970" w:author="Victor Cameo" w:date="2017-03-20T01:04:00Z"/>
          <w:lang w:val="en-US"/>
        </w:rPr>
      </w:pPr>
    </w:p>
    <w:p w14:paraId="43693F8B" w14:textId="77777777" w:rsidR="002160DE" w:rsidRPr="004061F2" w:rsidRDefault="002160DE" w:rsidP="002160DE">
      <w:pPr>
        <w:widowControl w:val="0"/>
        <w:tabs>
          <w:tab w:val="left" w:pos="862"/>
        </w:tabs>
        <w:autoSpaceDE w:val="0"/>
        <w:autoSpaceDN w:val="0"/>
        <w:adjustRightInd w:val="0"/>
        <w:spacing w:after="240"/>
        <w:jc w:val="both"/>
        <w:rPr>
          <w:ins w:id="971" w:author="Victor Cameo" w:date="2017-03-20T01:04:00Z"/>
          <w:b/>
          <w:iCs/>
          <w:lang w:val="en-GB" w:eastAsia="es-ES"/>
        </w:rPr>
      </w:pPr>
      <w:ins w:id="972" w:author="Victor Cameo" w:date="2017-03-20T01:04:00Z">
        <w:r w:rsidRPr="004061F2">
          <w:rPr>
            <w:b/>
            <w:iCs/>
            <w:lang w:val="en-GB" w:eastAsia="es-ES"/>
          </w:rPr>
          <w:t>Timings for Test Cases</w:t>
        </w:r>
      </w:ins>
    </w:p>
    <w:p w14:paraId="37B7826D" w14:textId="77777777" w:rsidR="002160DE" w:rsidRDefault="002160DE" w:rsidP="002160DE">
      <w:pPr>
        <w:widowControl w:val="0"/>
        <w:tabs>
          <w:tab w:val="left" w:pos="862"/>
        </w:tabs>
        <w:autoSpaceDE w:val="0"/>
        <w:autoSpaceDN w:val="0"/>
        <w:adjustRightInd w:val="0"/>
        <w:spacing w:after="240"/>
        <w:jc w:val="both"/>
        <w:rPr>
          <w:ins w:id="973" w:author="Victor Cameo" w:date="2017-03-20T01:04:00Z"/>
          <w:b/>
          <w:iCs/>
          <w:sz w:val="22"/>
          <w:szCs w:val="22"/>
          <w:lang w:val="en-GB" w:eastAsia="es-ES"/>
        </w:rPr>
      </w:pPr>
      <w:ins w:id="974" w:author="Victor Cameo" w:date="2017-03-20T01:04:00Z">
        <w:r>
          <w:rPr>
            <w:b/>
            <w:iCs/>
            <w:sz w:val="22"/>
            <w:szCs w:val="22"/>
            <w:lang w:val="en-GB" w:eastAsia="es-ES"/>
          </w:rPr>
          <w:t>Test Case 1 – FeIII</w:t>
        </w:r>
      </w:ins>
    </w:p>
    <w:p w14:paraId="16135BA7" w14:textId="77777777" w:rsidR="002160DE" w:rsidRPr="00262899" w:rsidRDefault="002160DE" w:rsidP="002160DE">
      <w:pPr>
        <w:widowControl w:val="0"/>
        <w:tabs>
          <w:tab w:val="left" w:pos="862"/>
        </w:tabs>
        <w:autoSpaceDE w:val="0"/>
        <w:autoSpaceDN w:val="0"/>
        <w:adjustRightInd w:val="0"/>
        <w:spacing w:after="240"/>
        <w:jc w:val="both"/>
        <w:rPr>
          <w:ins w:id="975" w:author="Victor Cameo" w:date="2017-03-20T01:04:00Z"/>
          <w:iCs/>
          <w:sz w:val="22"/>
          <w:szCs w:val="22"/>
          <w:lang w:val="en-GB" w:eastAsia="es-ES"/>
        </w:rPr>
      </w:pPr>
      <w:ins w:id="976" w:author="Victor Cameo" w:date="2017-03-20T01:04:00Z">
        <w:r w:rsidRPr="00262899">
          <w:rPr>
            <w:iCs/>
            <w:sz w:val="22"/>
            <w:szCs w:val="22"/>
            <w:lang w:val="en-GB" w:eastAsia="es-ES"/>
          </w:rPr>
          <w:t xml:space="preserve">Defining </w:t>
        </w:r>
        <w:r>
          <w:rPr>
            <w:iCs/>
            <w:sz w:val="22"/>
            <w:szCs w:val="22"/>
            <w:lang w:val="en-GB" w:eastAsia="es-ES"/>
          </w:rPr>
          <w:t xml:space="preserve">Computational </w:t>
        </w:r>
        <w:r w:rsidRPr="00262899">
          <w:rPr>
            <w:iCs/>
            <w:sz w:val="22"/>
            <w:szCs w:val="22"/>
            <w:lang w:val="en-GB" w:eastAsia="es-ES"/>
          </w:rPr>
          <w:t xml:space="preserve">Characteristics: 10 Fine </w:t>
        </w:r>
        <w:r>
          <w:rPr>
            <w:iCs/>
            <w:sz w:val="22"/>
            <w:szCs w:val="22"/>
            <w:lang w:val="en-GB" w:eastAsia="es-ES"/>
          </w:rPr>
          <w:t xml:space="preserve">Region </w:t>
        </w:r>
        <w:r w:rsidRPr="00262899">
          <w:rPr>
            <w:iCs/>
            <w:sz w:val="22"/>
            <w:szCs w:val="22"/>
            <w:lang w:val="en-GB" w:eastAsia="es-ES"/>
          </w:rPr>
          <w:t xml:space="preserve">Sector calculations involving Hamiltonian matrices of dimension 23620 and 10 Coarse </w:t>
        </w:r>
        <w:r>
          <w:rPr>
            <w:iCs/>
            <w:sz w:val="22"/>
            <w:szCs w:val="22"/>
            <w:lang w:val="en-GB" w:eastAsia="es-ES"/>
          </w:rPr>
          <w:t xml:space="preserve">Region </w:t>
        </w:r>
        <w:r w:rsidRPr="00262899">
          <w:rPr>
            <w:iCs/>
            <w:sz w:val="22"/>
            <w:szCs w:val="22"/>
            <w:lang w:val="en-GB" w:eastAsia="es-ES"/>
          </w:rPr>
          <w:t>Sector calculations involving Hamiltonian matrices of dimension 11</w:t>
        </w:r>
        <w:r>
          <w:rPr>
            <w:iCs/>
            <w:sz w:val="22"/>
            <w:szCs w:val="22"/>
            <w:lang w:val="en-GB" w:eastAsia="es-ES"/>
          </w:rPr>
          <w:t>810</w:t>
        </w:r>
        <w:r w:rsidRPr="00262899">
          <w:rPr>
            <w:iCs/>
            <w:sz w:val="22"/>
            <w:szCs w:val="22"/>
            <w:lang w:val="en-GB" w:eastAsia="es-ES"/>
          </w:rPr>
          <w:t>.</w:t>
        </w:r>
      </w:ins>
    </w:p>
    <w:p w14:paraId="7FAFD727" w14:textId="77777777" w:rsidR="002160DE" w:rsidRDefault="002160DE" w:rsidP="002160DE">
      <w:pPr>
        <w:widowControl w:val="0"/>
        <w:tabs>
          <w:tab w:val="left" w:pos="862"/>
        </w:tabs>
        <w:autoSpaceDE w:val="0"/>
        <w:autoSpaceDN w:val="0"/>
        <w:adjustRightInd w:val="0"/>
        <w:spacing w:after="240"/>
        <w:jc w:val="both"/>
        <w:rPr>
          <w:ins w:id="977" w:author="Victor Cameo" w:date="2017-03-20T01:04:00Z"/>
          <w:b/>
          <w:bCs/>
          <w:sz w:val="22"/>
          <w:szCs w:val="22"/>
          <w:vertAlign w:val="subscript"/>
          <w:lang w:val="en-GB" w:eastAsia="es-ES"/>
        </w:rPr>
      </w:pPr>
      <w:ins w:id="978" w:author="Victor Cameo" w:date="2017-03-20T01:04:00Z">
        <w:r>
          <w:rPr>
            <w:b/>
            <w:iCs/>
            <w:sz w:val="22"/>
            <w:szCs w:val="22"/>
            <w:lang w:val="en-GB" w:eastAsia="es-ES"/>
          </w:rPr>
          <w:t>Test Case 2 – CH</w:t>
        </w:r>
        <w:r>
          <w:rPr>
            <w:b/>
            <w:bCs/>
            <w:sz w:val="22"/>
            <w:szCs w:val="22"/>
            <w:vertAlign w:val="subscript"/>
            <w:lang w:val="en-GB" w:eastAsia="es-ES"/>
          </w:rPr>
          <w:t>4</w:t>
        </w:r>
      </w:ins>
    </w:p>
    <w:p w14:paraId="17DDE9EF" w14:textId="77777777" w:rsidR="002160DE" w:rsidRPr="00262899" w:rsidRDefault="002160DE" w:rsidP="002160DE">
      <w:pPr>
        <w:widowControl w:val="0"/>
        <w:tabs>
          <w:tab w:val="left" w:pos="862"/>
        </w:tabs>
        <w:autoSpaceDE w:val="0"/>
        <w:autoSpaceDN w:val="0"/>
        <w:adjustRightInd w:val="0"/>
        <w:spacing w:after="240"/>
        <w:jc w:val="both"/>
        <w:rPr>
          <w:ins w:id="979" w:author="Victor Cameo" w:date="2017-03-20T01:04:00Z"/>
          <w:iCs/>
          <w:sz w:val="22"/>
          <w:szCs w:val="22"/>
          <w:lang w:val="en-GB" w:eastAsia="es-ES"/>
        </w:rPr>
      </w:pPr>
      <w:ins w:id="980" w:author="Victor Cameo" w:date="2017-03-20T01:04:00Z">
        <w:r w:rsidRPr="00262899">
          <w:rPr>
            <w:iCs/>
            <w:sz w:val="22"/>
            <w:szCs w:val="22"/>
            <w:lang w:val="en-GB" w:eastAsia="es-ES"/>
          </w:rPr>
          <w:t>De</w:t>
        </w:r>
        <w:r>
          <w:rPr>
            <w:iCs/>
            <w:sz w:val="22"/>
            <w:szCs w:val="22"/>
            <w:lang w:val="en-GB" w:eastAsia="es-ES"/>
          </w:rPr>
          <w:t xml:space="preserve">fining Computational Characteristics: 10 ‘Spin 1’ Coarse </w:t>
        </w:r>
        <w:r w:rsidRPr="00262899">
          <w:rPr>
            <w:iCs/>
            <w:sz w:val="22"/>
            <w:szCs w:val="22"/>
            <w:lang w:val="en-GB" w:eastAsia="es-ES"/>
          </w:rPr>
          <w:t xml:space="preserve">Sector calculations involving Hamiltonian matrices of dimension </w:t>
        </w:r>
        <w:r>
          <w:rPr>
            <w:iCs/>
            <w:sz w:val="22"/>
            <w:szCs w:val="22"/>
            <w:lang w:val="en-GB" w:eastAsia="es-ES"/>
          </w:rPr>
          <w:t xml:space="preserve">5720 </w:t>
        </w:r>
        <w:r w:rsidRPr="00262899">
          <w:rPr>
            <w:iCs/>
            <w:sz w:val="22"/>
            <w:szCs w:val="22"/>
            <w:lang w:val="en-GB" w:eastAsia="es-ES"/>
          </w:rPr>
          <w:t xml:space="preserve">and 10 </w:t>
        </w:r>
        <w:r>
          <w:rPr>
            <w:iCs/>
            <w:sz w:val="22"/>
            <w:szCs w:val="22"/>
            <w:lang w:val="en-GB" w:eastAsia="es-ES"/>
          </w:rPr>
          <w:t xml:space="preserve">‘Spin 2’ </w:t>
        </w:r>
        <w:r w:rsidRPr="00262899">
          <w:rPr>
            <w:iCs/>
            <w:sz w:val="22"/>
            <w:szCs w:val="22"/>
            <w:lang w:val="en-GB" w:eastAsia="es-ES"/>
          </w:rPr>
          <w:t>Coarse Sector calculations involving Hamiltonian matrices of dimension</w:t>
        </w:r>
        <w:r>
          <w:rPr>
            <w:iCs/>
            <w:sz w:val="22"/>
            <w:szCs w:val="22"/>
            <w:lang w:val="en-GB" w:eastAsia="es-ES"/>
          </w:rPr>
          <w:t xml:space="preserve"> 7890 </w:t>
        </w:r>
        <w:r w:rsidRPr="00262899">
          <w:rPr>
            <w:iCs/>
            <w:sz w:val="22"/>
            <w:szCs w:val="22"/>
            <w:lang w:val="en-GB" w:eastAsia="es-ES"/>
          </w:rPr>
          <w:t>.</w:t>
        </w:r>
      </w:ins>
    </w:p>
    <w:p w14:paraId="3764258E" w14:textId="77777777" w:rsidR="002160DE" w:rsidRPr="00FD35F7" w:rsidRDefault="002160DE" w:rsidP="002160DE">
      <w:pPr>
        <w:widowControl w:val="0"/>
        <w:tabs>
          <w:tab w:val="left" w:pos="862"/>
        </w:tabs>
        <w:autoSpaceDE w:val="0"/>
        <w:autoSpaceDN w:val="0"/>
        <w:adjustRightInd w:val="0"/>
        <w:spacing w:after="240"/>
        <w:jc w:val="both"/>
        <w:rPr>
          <w:ins w:id="981" w:author="Victor Cameo" w:date="2017-03-20T01:04:00Z"/>
          <w:b/>
          <w:bCs/>
          <w:sz w:val="22"/>
          <w:szCs w:val="22"/>
          <w:vertAlign w:val="subscript"/>
          <w:lang w:val="en-GB" w:eastAsia="es-ES"/>
        </w:rPr>
      </w:pPr>
    </w:p>
    <w:tbl>
      <w:tblPr>
        <w:tblStyle w:val="TableGrid"/>
        <w:tblW w:w="9073" w:type="dxa"/>
        <w:tblInd w:w="-34" w:type="dxa"/>
        <w:tblLayout w:type="fixed"/>
        <w:tblLook w:val="04A0" w:firstRow="1" w:lastRow="0" w:firstColumn="1" w:lastColumn="0" w:noHBand="0" w:noVBand="1"/>
      </w:tblPr>
      <w:tblGrid>
        <w:gridCol w:w="2977"/>
        <w:gridCol w:w="827"/>
        <w:gridCol w:w="810"/>
        <w:gridCol w:w="785"/>
        <w:gridCol w:w="697"/>
        <w:gridCol w:w="709"/>
        <w:gridCol w:w="708"/>
        <w:gridCol w:w="709"/>
        <w:gridCol w:w="851"/>
      </w:tblGrid>
      <w:tr w:rsidR="002160DE" w14:paraId="2CF587F8" w14:textId="77777777" w:rsidTr="00117FA5">
        <w:trPr>
          <w:trHeight w:val="502"/>
          <w:ins w:id="982" w:author="Victor Cameo" w:date="2017-03-20T01:04:00Z"/>
        </w:trPr>
        <w:tc>
          <w:tcPr>
            <w:tcW w:w="2977" w:type="dxa"/>
            <w:vAlign w:val="center"/>
          </w:tcPr>
          <w:p w14:paraId="1801871D" w14:textId="77777777" w:rsidR="002160DE" w:rsidRPr="00455096" w:rsidRDefault="002160DE" w:rsidP="00117FA5">
            <w:pPr>
              <w:jc w:val="center"/>
              <w:rPr>
                <w:ins w:id="983" w:author="Victor Cameo" w:date="2017-03-20T01:04:00Z"/>
                <w:b/>
                <w:lang w:val="en-US"/>
              </w:rPr>
            </w:pPr>
          </w:p>
        </w:tc>
        <w:tc>
          <w:tcPr>
            <w:tcW w:w="6096" w:type="dxa"/>
            <w:gridSpan w:val="8"/>
            <w:vAlign w:val="center"/>
          </w:tcPr>
          <w:p w14:paraId="0DA924CD" w14:textId="77777777" w:rsidR="002160DE" w:rsidRPr="00695F2D" w:rsidRDefault="002160DE" w:rsidP="00117FA5">
            <w:pPr>
              <w:jc w:val="center"/>
              <w:rPr>
                <w:ins w:id="984" w:author="Victor Cameo" w:date="2017-03-20T01:04:00Z"/>
                <w:b/>
              </w:rPr>
            </w:pPr>
            <w:ins w:id="985" w:author="Victor Cameo" w:date="2017-03-20T01:04:00Z">
              <w:r w:rsidRPr="00695F2D">
                <w:rPr>
                  <w:b/>
                </w:rPr>
                <w:t>Architecture</w:t>
              </w:r>
              <w:r>
                <w:rPr>
                  <w:b/>
                </w:rPr>
                <w:t xml:space="preserve"> runtime (secs)</w:t>
              </w:r>
            </w:ins>
          </w:p>
        </w:tc>
      </w:tr>
      <w:tr w:rsidR="002160DE" w14:paraId="57F5E696" w14:textId="77777777" w:rsidTr="00117FA5">
        <w:trPr>
          <w:trHeight w:val="502"/>
          <w:ins w:id="986" w:author="Victor Cameo" w:date="2017-03-20T01:04:00Z"/>
        </w:trPr>
        <w:tc>
          <w:tcPr>
            <w:tcW w:w="2977" w:type="dxa"/>
            <w:vAlign w:val="center"/>
          </w:tcPr>
          <w:p w14:paraId="626DF11C" w14:textId="77777777" w:rsidR="002160DE" w:rsidRPr="004800D1" w:rsidRDefault="002160DE" w:rsidP="00117FA5">
            <w:pPr>
              <w:jc w:val="center"/>
              <w:rPr>
                <w:ins w:id="987" w:author="Victor Cameo" w:date="2017-03-20T01:04:00Z"/>
                <w:b/>
              </w:rPr>
            </w:pPr>
            <w:ins w:id="988" w:author="Victor Cameo" w:date="2017-03-20T01:04:00Z">
              <w:r>
                <w:rPr>
                  <w:b/>
                </w:rPr>
                <w:t>Datasets</w:t>
              </w:r>
            </w:ins>
          </w:p>
        </w:tc>
        <w:tc>
          <w:tcPr>
            <w:tcW w:w="827" w:type="dxa"/>
            <w:vAlign w:val="center"/>
          </w:tcPr>
          <w:p w14:paraId="2EC7ABF8" w14:textId="77777777" w:rsidR="002160DE" w:rsidRDefault="002160DE" w:rsidP="00117FA5">
            <w:pPr>
              <w:jc w:val="center"/>
              <w:rPr>
                <w:ins w:id="989" w:author="Victor Cameo" w:date="2017-03-20T01:04:00Z"/>
                <w:b/>
                <w:sz w:val="22"/>
                <w:szCs w:val="22"/>
              </w:rPr>
            </w:pPr>
            <w:ins w:id="990" w:author="Victor Cameo" w:date="2017-03-20T01:04:00Z">
              <w:r w:rsidRPr="004800D1">
                <w:rPr>
                  <w:b/>
                  <w:sz w:val="22"/>
                  <w:szCs w:val="22"/>
                </w:rPr>
                <w:t>CPU</w:t>
              </w:r>
            </w:ins>
          </w:p>
          <w:p w14:paraId="3D1D190B" w14:textId="77777777" w:rsidR="002160DE" w:rsidRDefault="002160DE" w:rsidP="00117FA5">
            <w:pPr>
              <w:jc w:val="center"/>
              <w:rPr>
                <w:ins w:id="991" w:author="Victor Cameo" w:date="2017-03-20T01:04:00Z"/>
                <w:b/>
                <w:sz w:val="22"/>
                <w:szCs w:val="22"/>
              </w:rPr>
            </w:pPr>
            <w:ins w:id="992" w:author="Victor Cameo" w:date="2017-03-20T01:04:00Z">
              <w:r>
                <w:rPr>
                  <w:b/>
                  <w:sz w:val="22"/>
                  <w:szCs w:val="22"/>
                </w:rPr>
                <w:t>24</w:t>
              </w:r>
            </w:ins>
          </w:p>
          <w:p w14:paraId="20568D92" w14:textId="77777777" w:rsidR="002160DE" w:rsidRPr="004800D1" w:rsidRDefault="002160DE" w:rsidP="00117FA5">
            <w:pPr>
              <w:jc w:val="center"/>
              <w:rPr>
                <w:ins w:id="993" w:author="Victor Cameo" w:date="2017-03-20T01:04:00Z"/>
                <w:b/>
                <w:sz w:val="22"/>
                <w:szCs w:val="22"/>
              </w:rPr>
            </w:pPr>
            <w:ins w:id="994" w:author="Victor Cameo" w:date="2017-03-20T01:04:00Z">
              <w:r w:rsidRPr="00262899">
                <w:rPr>
                  <w:b/>
                  <w:sz w:val="18"/>
                  <w:szCs w:val="18"/>
                </w:rPr>
                <w:t>threads</w:t>
              </w:r>
            </w:ins>
          </w:p>
        </w:tc>
        <w:tc>
          <w:tcPr>
            <w:tcW w:w="810" w:type="dxa"/>
            <w:vAlign w:val="center"/>
          </w:tcPr>
          <w:p w14:paraId="3381D3F6" w14:textId="77777777" w:rsidR="002160DE" w:rsidRDefault="002160DE" w:rsidP="00117FA5">
            <w:pPr>
              <w:jc w:val="center"/>
              <w:rPr>
                <w:ins w:id="995" w:author="Victor Cameo" w:date="2017-03-20T01:04:00Z"/>
                <w:b/>
                <w:sz w:val="22"/>
                <w:szCs w:val="22"/>
              </w:rPr>
            </w:pPr>
            <w:ins w:id="996" w:author="Victor Cameo" w:date="2017-03-20T01:04:00Z">
              <w:r w:rsidRPr="004800D1">
                <w:rPr>
                  <w:b/>
                  <w:sz w:val="22"/>
                  <w:szCs w:val="22"/>
                </w:rPr>
                <w:t>KNL</w:t>
              </w:r>
            </w:ins>
          </w:p>
          <w:p w14:paraId="16AD4781" w14:textId="77777777" w:rsidR="002160DE" w:rsidRDefault="002160DE" w:rsidP="00117FA5">
            <w:pPr>
              <w:jc w:val="center"/>
              <w:rPr>
                <w:ins w:id="997" w:author="Victor Cameo" w:date="2017-03-20T01:04:00Z"/>
                <w:b/>
                <w:sz w:val="22"/>
                <w:szCs w:val="22"/>
              </w:rPr>
            </w:pPr>
            <w:ins w:id="998" w:author="Victor Cameo" w:date="2017-03-20T01:04:00Z">
              <w:r>
                <w:rPr>
                  <w:b/>
                  <w:sz w:val="22"/>
                  <w:szCs w:val="22"/>
                </w:rPr>
                <w:t>64</w:t>
              </w:r>
            </w:ins>
          </w:p>
          <w:p w14:paraId="109CF01D" w14:textId="77777777" w:rsidR="002160DE" w:rsidRPr="00262899" w:rsidRDefault="002160DE" w:rsidP="00117FA5">
            <w:pPr>
              <w:jc w:val="center"/>
              <w:rPr>
                <w:ins w:id="999" w:author="Victor Cameo" w:date="2017-03-20T01:04:00Z"/>
                <w:b/>
                <w:sz w:val="18"/>
                <w:szCs w:val="18"/>
              </w:rPr>
            </w:pPr>
            <w:ins w:id="1000" w:author="Victor Cameo" w:date="2017-03-20T01:04:00Z">
              <w:r w:rsidRPr="00262899">
                <w:rPr>
                  <w:b/>
                  <w:sz w:val="18"/>
                  <w:szCs w:val="18"/>
                </w:rPr>
                <w:t>threads</w:t>
              </w:r>
            </w:ins>
          </w:p>
        </w:tc>
        <w:tc>
          <w:tcPr>
            <w:tcW w:w="785" w:type="dxa"/>
            <w:vAlign w:val="center"/>
          </w:tcPr>
          <w:p w14:paraId="6FB4509D" w14:textId="77777777" w:rsidR="002160DE" w:rsidRPr="004800D1" w:rsidRDefault="002160DE" w:rsidP="00117FA5">
            <w:pPr>
              <w:jc w:val="center"/>
              <w:rPr>
                <w:ins w:id="1001" w:author="Victor Cameo" w:date="2017-03-20T01:04:00Z"/>
                <w:b/>
                <w:sz w:val="22"/>
                <w:szCs w:val="22"/>
              </w:rPr>
            </w:pPr>
            <w:ins w:id="1002" w:author="Victor Cameo" w:date="2017-03-20T01:04:00Z">
              <w:r w:rsidRPr="004800D1">
                <w:rPr>
                  <w:b/>
                  <w:sz w:val="22"/>
                  <w:szCs w:val="22"/>
                </w:rPr>
                <w:t>K80</w:t>
              </w:r>
            </w:ins>
          </w:p>
        </w:tc>
        <w:tc>
          <w:tcPr>
            <w:tcW w:w="697" w:type="dxa"/>
            <w:vAlign w:val="center"/>
          </w:tcPr>
          <w:p w14:paraId="73858D32" w14:textId="77777777" w:rsidR="002160DE" w:rsidRPr="004800D1" w:rsidRDefault="002160DE" w:rsidP="00117FA5">
            <w:pPr>
              <w:jc w:val="center"/>
              <w:rPr>
                <w:ins w:id="1003" w:author="Victor Cameo" w:date="2017-03-20T01:04:00Z"/>
                <w:b/>
                <w:sz w:val="22"/>
                <w:szCs w:val="22"/>
              </w:rPr>
            </w:pPr>
            <w:ins w:id="1004" w:author="Victor Cameo" w:date="2017-03-20T01:04:00Z">
              <w:r w:rsidRPr="004800D1">
                <w:rPr>
                  <w:b/>
                  <w:sz w:val="22"/>
                  <w:szCs w:val="22"/>
                </w:rPr>
                <w:t>K80x2</w:t>
              </w:r>
            </w:ins>
          </w:p>
        </w:tc>
        <w:tc>
          <w:tcPr>
            <w:tcW w:w="709" w:type="dxa"/>
            <w:vAlign w:val="center"/>
          </w:tcPr>
          <w:p w14:paraId="6586A23C" w14:textId="77777777" w:rsidR="002160DE" w:rsidRPr="004800D1" w:rsidRDefault="002160DE" w:rsidP="00117FA5">
            <w:pPr>
              <w:jc w:val="center"/>
              <w:rPr>
                <w:ins w:id="1005" w:author="Victor Cameo" w:date="2017-03-20T01:04:00Z"/>
                <w:b/>
                <w:sz w:val="22"/>
                <w:szCs w:val="22"/>
              </w:rPr>
            </w:pPr>
            <w:ins w:id="1006" w:author="Victor Cameo" w:date="2017-03-20T01:04:00Z">
              <w:r w:rsidRPr="004800D1">
                <w:rPr>
                  <w:b/>
                  <w:sz w:val="22"/>
                  <w:szCs w:val="22"/>
                </w:rPr>
                <w:t>K80x4</w:t>
              </w:r>
            </w:ins>
          </w:p>
        </w:tc>
        <w:tc>
          <w:tcPr>
            <w:tcW w:w="708" w:type="dxa"/>
            <w:vAlign w:val="center"/>
          </w:tcPr>
          <w:p w14:paraId="790AC75D" w14:textId="77777777" w:rsidR="002160DE" w:rsidRPr="004800D1" w:rsidRDefault="002160DE" w:rsidP="00117FA5">
            <w:pPr>
              <w:jc w:val="center"/>
              <w:rPr>
                <w:ins w:id="1007" w:author="Victor Cameo" w:date="2017-03-20T01:04:00Z"/>
                <w:b/>
                <w:sz w:val="22"/>
                <w:szCs w:val="22"/>
              </w:rPr>
            </w:pPr>
            <w:ins w:id="1008" w:author="Victor Cameo" w:date="2017-03-20T01:04:00Z">
              <w:r w:rsidRPr="004800D1">
                <w:rPr>
                  <w:b/>
                  <w:sz w:val="22"/>
                  <w:szCs w:val="22"/>
                </w:rPr>
                <w:t>P100</w:t>
              </w:r>
            </w:ins>
          </w:p>
        </w:tc>
        <w:tc>
          <w:tcPr>
            <w:tcW w:w="709" w:type="dxa"/>
            <w:vAlign w:val="center"/>
          </w:tcPr>
          <w:p w14:paraId="2D8F2662" w14:textId="77777777" w:rsidR="002160DE" w:rsidRPr="004800D1" w:rsidRDefault="002160DE" w:rsidP="00117FA5">
            <w:pPr>
              <w:jc w:val="center"/>
              <w:rPr>
                <w:ins w:id="1009" w:author="Victor Cameo" w:date="2017-03-20T01:04:00Z"/>
                <w:b/>
                <w:sz w:val="22"/>
                <w:szCs w:val="22"/>
              </w:rPr>
            </w:pPr>
            <w:ins w:id="1010" w:author="Victor Cameo" w:date="2017-03-20T01:04:00Z">
              <w:r w:rsidRPr="004800D1">
                <w:rPr>
                  <w:b/>
                  <w:sz w:val="22"/>
                  <w:szCs w:val="22"/>
                </w:rPr>
                <w:t>P100x2</w:t>
              </w:r>
            </w:ins>
          </w:p>
        </w:tc>
        <w:tc>
          <w:tcPr>
            <w:tcW w:w="851" w:type="dxa"/>
            <w:vAlign w:val="center"/>
          </w:tcPr>
          <w:p w14:paraId="67C05125" w14:textId="77777777" w:rsidR="002160DE" w:rsidRPr="004800D1" w:rsidRDefault="002160DE" w:rsidP="00117FA5">
            <w:pPr>
              <w:jc w:val="center"/>
              <w:rPr>
                <w:ins w:id="1011" w:author="Victor Cameo" w:date="2017-03-20T01:04:00Z"/>
                <w:b/>
                <w:sz w:val="22"/>
                <w:szCs w:val="22"/>
              </w:rPr>
            </w:pPr>
            <w:ins w:id="1012" w:author="Victor Cameo" w:date="2017-03-20T01:04:00Z">
              <w:r w:rsidRPr="004800D1">
                <w:rPr>
                  <w:b/>
                  <w:sz w:val="22"/>
                  <w:szCs w:val="22"/>
                </w:rPr>
                <w:t>P100x4</w:t>
              </w:r>
            </w:ins>
          </w:p>
        </w:tc>
      </w:tr>
      <w:tr w:rsidR="002160DE" w14:paraId="192C1B09" w14:textId="77777777" w:rsidTr="00117FA5">
        <w:trPr>
          <w:trHeight w:val="449"/>
          <w:ins w:id="1013" w:author="Victor Cameo" w:date="2017-03-20T01:04:00Z"/>
        </w:trPr>
        <w:tc>
          <w:tcPr>
            <w:tcW w:w="2977" w:type="dxa"/>
            <w:vAlign w:val="center"/>
          </w:tcPr>
          <w:p w14:paraId="0F9BE2C9" w14:textId="77777777" w:rsidR="002160DE" w:rsidRPr="00FA1131" w:rsidRDefault="002160DE" w:rsidP="00117FA5">
            <w:pPr>
              <w:jc w:val="center"/>
              <w:rPr>
                <w:ins w:id="1014" w:author="Victor Cameo" w:date="2017-03-20T01:04:00Z"/>
                <w:sz w:val="22"/>
                <w:szCs w:val="22"/>
              </w:rPr>
            </w:pPr>
            <w:ins w:id="1015" w:author="Victor Cameo" w:date="2017-03-20T01:04:00Z">
              <w:r w:rsidRPr="00FA1131">
                <w:rPr>
                  <w:sz w:val="22"/>
                  <w:szCs w:val="22"/>
                </w:rPr>
                <w:t>Test Case 1</w:t>
              </w:r>
              <w:r>
                <w:rPr>
                  <w:sz w:val="22"/>
                  <w:szCs w:val="22"/>
                </w:rPr>
                <w:t xml:space="preserve"> ; </w:t>
              </w:r>
              <w:r w:rsidRPr="00FA1131">
                <w:rPr>
                  <w:sz w:val="22"/>
                  <w:szCs w:val="22"/>
                </w:rPr>
                <w:t>Atomic</w:t>
              </w:r>
              <w:r>
                <w:rPr>
                  <w:sz w:val="22"/>
                  <w:szCs w:val="22"/>
                </w:rPr>
                <w:t xml:space="preserve"> ; </w:t>
              </w:r>
              <w:r w:rsidRPr="00FA1131">
                <w:rPr>
                  <w:sz w:val="22"/>
                  <w:szCs w:val="22"/>
                </w:rPr>
                <w:t>FeIII</w:t>
              </w:r>
            </w:ins>
          </w:p>
        </w:tc>
        <w:tc>
          <w:tcPr>
            <w:tcW w:w="827" w:type="dxa"/>
            <w:vAlign w:val="center"/>
          </w:tcPr>
          <w:p w14:paraId="6A57E7C6" w14:textId="77777777" w:rsidR="002160DE" w:rsidRDefault="002160DE" w:rsidP="00117FA5">
            <w:pPr>
              <w:jc w:val="center"/>
              <w:rPr>
                <w:ins w:id="1016" w:author="Victor Cameo" w:date="2017-03-20T01:04:00Z"/>
              </w:rPr>
            </w:pPr>
            <w:ins w:id="1017" w:author="Victor Cameo" w:date="2017-03-20T01:04:00Z">
              <w:r>
                <w:t>4475</w:t>
              </w:r>
            </w:ins>
          </w:p>
        </w:tc>
        <w:tc>
          <w:tcPr>
            <w:tcW w:w="810" w:type="dxa"/>
            <w:vAlign w:val="center"/>
          </w:tcPr>
          <w:p w14:paraId="49637DF5" w14:textId="77777777" w:rsidR="002160DE" w:rsidRDefault="002160DE" w:rsidP="00117FA5">
            <w:pPr>
              <w:jc w:val="center"/>
              <w:rPr>
                <w:ins w:id="1018" w:author="Victor Cameo" w:date="2017-03-20T01:04:00Z"/>
              </w:rPr>
            </w:pPr>
            <w:ins w:id="1019" w:author="Victor Cameo" w:date="2017-03-20T01:04:00Z">
              <w:r>
                <w:t>2610</w:t>
              </w:r>
            </w:ins>
          </w:p>
        </w:tc>
        <w:tc>
          <w:tcPr>
            <w:tcW w:w="785" w:type="dxa"/>
            <w:vAlign w:val="center"/>
          </w:tcPr>
          <w:p w14:paraId="08E3F07B" w14:textId="77777777" w:rsidR="002160DE" w:rsidRDefault="002160DE" w:rsidP="00117FA5">
            <w:pPr>
              <w:jc w:val="center"/>
              <w:rPr>
                <w:ins w:id="1020" w:author="Victor Cameo" w:date="2017-03-20T01:04:00Z"/>
              </w:rPr>
            </w:pPr>
            <w:ins w:id="1021" w:author="Victor Cameo" w:date="2017-03-20T01:04:00Z">
              <w:r>
                <w:t>1215</w:t>
              </w:r>
            </w:ins>
          </w:p>
        </w:tc>
        <w:tc>
          <w:tcPr>
            <w:tcW w:w="697" w:type="dxa"/>
            <w:vAlign w:val="center"/>
          </w:tcPr>
          <w:p w14:paraId="2B8D554F" w14:textId="77777777" w:rsidR="002160DE" w:rsidRDefault="002160DE" w:rsidP="00117FA5">
            <w:pPr>
              <w:jc w:val="center"/>
              <w:rPr>
                <w:ins w:id="1022" w:author="Victor Cameo" w:date="2017-03-20T01:04:00Z"/>
              </w:rPr>
            </w:pPr>
            <w:ins w:id="1023" w:author="Victor Cameo" w:date="2017-03-20T01:04:00Z">
              <w:r>
                <w:t>828</w:t>
              </w:r>
            </w:ins>
          </w:p>
        </w:tc>
        <w:tc>
          <w:tcPr>
            <w:tcW w:w="709" w:type="dxa"/>
            <w:vAlign w:val="center"/>
          </w:tcPr>
          <w:p w14:paraId="680E7B22" w14:textId="77777777" w:rsidR="002160DE" w:rsidRDefault="002160DE" w:rsidP="00117FA5">
            <w:pPr>
              <w:jc w:val="center"/>
              <w:rPr>
                <w:ins w:id="1024" w:author="Victor Cameo" w:date="2017-03-20T01:04:00Z"/>
              </w:rPr>
            </w:pPr>
            <w:ins w:id="1025" w:author="Victor Cameo" w:date="2017-03-20T01:04:00Z">
              <w:r>
                <w:t>631</w:t>
              </w:r>
            </w:ins>
          </w:p>
        </w:tc>
        <w:tc>
          <w:tcPr>
            <w:tcW w:w="708" w:type="dxa"/>
            <w:vAlign w:val="center"/>
          </w:tcPr>
          <w:p w14:paraId="0E96B37A" w14:textId="77777777" w:rsidR="002160DE" w:rsidRDefault="002160DE" w:rsidP="00117FA5">
            <w:pPr>
              <w:jc w:val="center"/>
              <w:rPr>
                <w:ins w:id="1026" w:author="Victor Cameo" w:date="2017-03-20T01:04:00Z"/>
              </w:rPr>
            </w:pPr>
            <w:ins w:id="1027" w:author="Victor Cameo" w:date="2017-03-20T01:04:00Z">
              <w:r>
                <w:t>544</w:t>
              </w:r>
            </w:ins>
          </w:p>
        </w:tc>
        <w:tc>
          <w:tcPr>
            <w:tcW w:w="709" w:type="dxa"/>
            <w:vAlign w:val="center"/>
          </w:tcPr>
          <w:p w14:paraId="467006EB" w14:textId="77777777" w:rsidR="002160DE" w:rsidRDefault="002160DE" w:rsidP="00117FA5">
            <w:pPr>
              <w:jc w:val="center"/>
              <w:rPr>
                <w:ins w:id="1028" w:author="Victor Cameo" w:date="2017-03-20T01:04:00Z"/>
              </w:rPr>
            </w:pPr>
            <w:ins w:id="1029" w:author="Victor Cameo" w:date="2017-03-20T01:04:00Z">
              <w:r>
                <w:t>427</w:t>
              </w:r>
            </w:ins>
          </w:p>
        </w:tc>
        <w:tc>
          <w:tcPr>
            <w:tcW w:w="851" w:type="dxa"/>
            <w:vAlign w:val="center"/>
          </w:tcPr>
          <w:p w14:paraId="52C636AB" w14:textId="77777777" w:rsidR="002160DE" w:rsidRDefault="002160DE" w:rsidP="00117FA5">
            <w:pPr>
              <w:jc w:val="center"/>
              <w:rPr>
                <w:ins w:id="1030" w:author="Victor Cameo" w:date="2017-03-20T01:04:00Z"/>
              </w:rPr>
            </w:pPr>
            <w:ins w:id="1031" w:author="Victor Cameo" w:date="2017-03-20T01:04:00Z">
              <w:r>
                <w:t>377</w:t>
              </w:r>
            </w:ins>
          </w:p>
        </w:tc>
      </w:tr>
      <w:tr w:rsidR="002160DE" w14:paraId="60D88203" w14:textId="77777777" w:rsidTr="00117FA5">
        <w:trPr>
          <w:trHeight w:val="555"/>
          <w:ins w:id="1032" w:author="Victor Cameo" w:date="2017-03-20T01:04:00Z"/>
        </w:trPr>
        <w:tc>
          <w:tcPr>
            <w:tcW w:w="2977" w:type="dxa"/>
            <w:vAlign w:val="center"/>
          </w:tcPr>
          <w:p w14:paraId="4C15E4BC" w14:textId="77777777" w:rsidR="002160DE" w:rsidRPr="00FA1131" w:rsidRDefault="002160DE" w:rsidP="00117FA5">
            <w:pPr>
              <w:jc w:val="center"/>
              <w:rPr>
                <w:ins w:id="1033" w:author="Victor Cameo" w:date="2017-03-20T01:04:00Z"/>
                <w:sz w:val="22"/>
                <w:szCs w:val="22"/>
              </w:rPr>
            </w:pPr>
            <w:ins w:id="1034" w:author="Victor Cameo" w:date="2017-03-20T01:04:00Z">
              <w:r w:rsidRPr="00FA1131">
                <w:rPr>
                  <w:sz w:val="22"/>
                  <w:szCs w:val="22"/>
                </w:rPr>
                <w:t>Test Case 2</w:t>
              </w:r>
              <w:r>
                <w:rPr>
                  <w:sz w:val="22"/>
                  <w:szCs w:val="22"/>
                </w:rPr>
                <w:t xml:space="preserve"> ; </w:t>
              </w:r>
              <w:r w:rsidRPr="00FA1131">
                <w:rPr>
                  <w:sz w:val="22"/>
                  <w:szCs w:val="22"/>
                </w:rPr>
                <w:t>Molecular</w:t>
              </w:r>
              <w:r>
                <w:rPr>
                  <w:sz w:val="22"/>
                  <w:szCs w:val="22"/>
                </w:rPr>
                <w:t xml:space="preserve"> ; </w:t>
              </w:r>
              <w:r w:rsidRPr="00FA1131">
                <w:rPr>
                  <w:sz w:val="22"/>
                  <w:szCs w:val="22"/>
                </w:rPr>
                <w:t>CH</w:t>
              </w:r>
              <w:r w:rsidRPr="00FA1131">
                <w:rPr>
                  <w:sz w:val="22"/>
                  <w:szCs w:val="22"/>
                  <w:vertAlign w:val="subscript"/>
                </w:rPr>
                <w:t>4</w:t>
              </w:r>
            </w:ins>
          </w:p>
        </w:tc>
        <w:tc>
          <w:tcPr>
            <w:tcW w:w="827" w:type="dxa"/>
            <w:vAlign w:val="center"/>
          </w:tcPr>
          <w:p w14:paraId="7EF4F089" w14:textId="77777777" w:rsidR="002160DE" w:rsidRDefault="002160DE" w:rsidP="00117FA5">
            <w:pPr>
              <w:jc w:val="center"/>
              <w:rPr>
                <w:ins w:id="1035" w:author="Victor Cameo" w:date="2017-03-20T01:04:00Z"/>
              </w:rPr>
            </w:pPr>
            <w:ins w:id="1036" w:author="Victor Cameo" w:date="2017-03-20T01:04:00Z">
              <w:r>
                <w:t>466</w:t>
              </w:r>
            </w:ins>
          </w:p>
        </w:tc>
        <w:tc>
          <w:tcPr>
            <w:tcW w:w="810" w:type="dxa"/>
            <w:vAlign w:val="center"/>
          </w:tcPr>
          <w:p w14:paraId="15BCBBB9" w14:textId="77777777" w:rsidR="002160DE" w:rsidRDefault="002160DE" w:rsidP="00117FA5">
            <w:pPr>
              <w:jc w:val="center"/>
              <w:rPr>
                <w:ins w:id="1037" w:author="Victor Cameo" w:date="2017-03-20T01:04:00Z"/>
              </w:rPr>
            </w:pPr>
            <w:ins w:id="1038" w:author="Victor Cameo" w:date="2017-03-20T01:04:00Z">
              <w:r>
                <w:t>346</w:t>
              </w:r>
            </w:ins>
          </w:p>
        </w:tc>
        <w:tc>
          <w:tcPr>
            <w:tcW w:w="785" w:type="dxa"/>
            <w:vAlign w:val="center"/>
          </w:tcPr>
          <w:p w14:paraId="047A56BE" w14:textId="77777777" w:rsidR="002160DE" w:rsidRDefault="002160DE" w:rsidP="00117FA5">
            <w:pPr>
              <w:jc w:val="center"/>
              <w:rPr>
                <w:ins w:id="1039" w:author="Victor Cameo" w:date="2017-03-20T01:04:00Z"/>
              </w:rPr>
            </w:pPr>
            <w:ins w:id="1040" w:author="Victor Cameo" w:date="2017-03-20T01:04:00Z">
              <w:r>
                <w:t>180</w:t>
              </w:r>
            </w:ins>
          </w:p>
        </w:tc>
        <w:tc>
          <w:tcPr>
            <w:tcW w:w="697" w:type="dxa"/>
            <w:vAlign w:val="center"/>
          </w:tcPr>
          <w:p w14:paraId="645E62C8" w14:textId="77777777" w:rsidR="002160DE" w:rsidRDefault="002160DE" w:rsidP="00117FA5">
            <w:pPr>
              <w:jc w:val="center"/>
              <w:rPr>
                <w:ins w:id="1041" w:author="Victor Cameo" w:date="2017-03-20T01:04:00Z"/>
              </w:rPr>
            </w:pPr>
            <w:ins w:id="1042" w:author="Victor Cameo" w:date="2017-03-20T01:04:00Z">
              <w:r>
                <w:t>150</w:t>
              </w:r>
            </w:ins>
          </w:p>
        </w:tc>
        <w:tc>
          <w:tcPr>
            <w:tcW w:w="709" w:type="dxa"/>
            <w:vAlign w:val="center"/>
          </w:tcPr>
          <w:p w14:paraId="14006F7F" w14:textId="77777777" w:rsidR="002160DE" w:rsidRDefault="002160DE" w:rsidP="00117FA5">
            <w:pPr>
              <w:jc w:val="center"/>
              <w:rPr>
                <w:ins w:id="1043" w:author="Victor Cameo" w:date="2017-03-20T01:04:00Z"/>
              </w:rPr>
            </w:pPr>
            <w:ins w:id="1044" w:author="Victor Cameo" w:date="2017-03-20T01:04:00Z">
              <w:r>
                <w:t>134</w:t>
              </w:r>
            </w:ins>
          </w:p>
        </w:tc>
        <w:tc>
          <w:tcPr>
            <w:tcW w:w="708" w:type="dxa"/>
            <w:vAlign w:val="center"/>
          </w:tcPr>
          <w:p w14:paraId="6FC210A2" w14:textId="77777777" w:rsidR="002160DE" w:rsidRDefault="002160DE" w:rsidP="00117FA5">
            <w:pPr>
              <w:jc w:val="center"/>
              <w:rPr>
                <w:ins w:id="1045" w:author="Victor Cameo" w:date="2017-03-20T01:04:00Z"/>
              </w:rPr>
            </w:pPr>
            <w:ins w:id="1046" w:author="Victor Cameo" w:date="2017-03-20T01:04:00Z">
              <w:r>
                <w:t>119</w:t>
              </w:r>
            </w:ins>
          </w:p>
        </w:tc>
        <w:tc>
          <w:tcPr>
            <w:tcW w:w="709" w:type="dxa"/>
            <w:vAlign w:val="center"/>
          </w:tcPr>
          <w:p w14:paraId="03050B38" w14:textId="77777777" w:rsidR="002160DE" w:rsidRDefault="002160DE" w:rsidP="00117FA5">
            <w:pPr>
              <w:jc w:val="center"/>
              <w:rPr>
                <w:ins w:id="1047" w:author="Victor Cameo" w:date="2017-03-20T01:04:00Z"/>
              </w:rPr>
            </w:pPr>
            <w:ins w:id="1048" w:author="Victor Cameo" w:date="2017-03-20T01:04:00Z">
              <w:r>
                <w:t>107</w:t>
              </w:r>
            </w:ins>
          </w:p>
        </w:tc>
        <w:tc>
          <w:tcPr>
            <w:tcW w:w="851" w:type="dxa"/>
            <w:vAlign w:val="center"/>
          </w:tcPr>
          <w:p w14:paraId="738C1A43" w14:textId="77777777" w:rsidR="002160DE" w:rsidRDefault="002160DE" w:rsidP="00117FA5">
            <w:pPr>
              <w:jc w:val="center"/>
              <w:rPr>
                <w:ins w:id="1049" w:author="Victor Cameo" w:date="2017-03-20T01:04:00Z"/>
              </w:rPr>
            </w:pPr>
            <w:ins w:id="1050" w:author="Victor Cameo" w:date="2017-03-20T01:04:00Z">
              <w:r>
                <w:t>111</w:t>
              </w:r>
            </w:ins>
          </w:p>
        </w:tc>
      </w:tr>
    </w:tbl>
    <w:p w14:paraId="6D009FCD" w14:textId="77777777" w:rsidR="002160DE" w:rsidRDefault="002160DE" w:rsidP="002160DE">
      <w:pPr>
        <w:rPr>
          <w:ins w:id="1051" w:author="Victor Cameo" w:date="2017-03-20T01:04:00Z"/>
        </w:rPr>
      </w:pPr>
    </w:p>
    <w:p w14:paraId="4BFF7F32" w14:textId="77777777" w:rsidR="002160DE" w:rsidRDefault="002160DE" w:rsidP="002160DE">
      <w:pPr>
        <w:pStyle w:val="Caption"/>
        <w:jc w:val="center"/>
        <w:rPr>
          <w:ins w:id="1052" w:author="Victor Cameo" w:date="2017-03-20T01:04:00Z"/>
        </w:rPr>
      </w:pPr>
      <w:bookmarkStart w:id="1053" w:name="_Ref351299900"/>
      <w:ins w:id="1054" w:author="Victor Cameo" w:date="2017-03-20T01:04:00Z">
        <w:r w:rsidRPr="00E6497D">
          <w:t xml:space="preserve">Table </w:t>
        </w:r>
        <w:r w:rsidRPr="00E6497D">
          <w:fldChar w:fldCharType="begin"/>
        </w:r>
        <w:r w:rsidRPr="00E6497D">
          <w:instrText xml:space="preserve"> SEQ Table \* ARABIC </w:instrText>
        </w:r>
        <w:r w:rsidRPr="00E6497D">
          <w:fldChar w:fldCharType="separate"/>
        </w:r>
      </w:ins>
      <w:r>
        <w:rPr>
          <w:noProof/>
        </w:rPr>
        <w:t>2</w:t>
      </w:r>
      <w:ins w:id="1055" w:author="Victor Cameo" w:date="2017-03-20T01:04:00Z">
        <w:r w:rsidRPr="00E6497D">
          <w:fldChar w:fldCharType="end"/>
        </w:r>
        <w:bookmarkEnd w:id="1053"/>
        <w:r w:rsidRPr="00E6497D">
          <w:t xml:space="preserve"> Overall EXD</w:t>
        </w:r>
        <w:r>
          <w:t>IG runtime performance</w:t>
        </w:r>
        <w:r w:rsidRPr="00E6497D">
          <w:t xml:space="preserve"> on various accelerators</w:t>
        </w:r>
      </w:ins>
    </w:p>
    <w:p w14:paraId="23BF8798" w14:textId="77777777" w:rsidR="002160DE" w:rsidRPr="00A83770" w:rsidRDefault="002160DE" w:rsidP="002160DE">
      <w:pPr>
        <w:jc w:val="both"/>
        <w:rPr>
          <w:ins w:id="1056" w:author="Victor Cameo" w:date="2017-03-20T01:04:00Z"/>
          <w:sz w:val="22"/>
          <w:szCs w:val="22"/>
          <w:lang w:val="en-GB" w:eastAsia="es-ES"/>
        </w:rPr>
      </w:pPr>
      <w:ins w:id="1057" w:author="Victor Cameo" w:date="2017-03-20T01:04:00Z">
        <w:r>
          <w:rPr>
            <w:sz w:val="22"/>
            <w:szCs w:val="22"/>
            <w:lang w:val="en-GB" w:eastAsia="es-ES"/>
          </w:rPr>
          <w:fldChar w:fldCharType="begin"/>
        </w:r>
        <w:r>
          <w:rPr>
            <w:sz w:val="22"/>
            <w:szCs w:val="22"/>
            <w:lang w:val="en-GB" w:eastAsia="es-ES"/>
          </w:rPr>
          <w:instrText xml:space="preserve"> REF _Ref351299900 \h </w:instrText>
        </w:r>
        <w:r>
          <w:rPr>
            <w:sz w:val="22"/>
            <w:szCs w:val="22"/>
            <w:lang w:val="en-GB" w:eastAsia="es-ES"/>
          </w:rPr>
        </w:r>
        <w:r>
          <w:rPr>
            <w:sz w:val="22"/>
            <w:szCs w:val="22"/>
            <w:lang w:val="en-GB" w:eastAsia="es-ES"/>
          </w:rPr>
          <w:fldChar w:fldCharType="separate"/>
        </w:r>
        <w:r w:rsidRPr="00E6497D">
          <w:rPr>
            <w:sz w:val="20"/>
            <w:szCs w:val="20"/>
          </w:rPr>
          <w:t xml:space="preserve">Table </w:t>
        </w:r>
      </w:ins>
      <w:r>
        <w:rPr>
          <w:noProof/>
        </w:rPr>
        <w:t>2</w:t>
      </w:r>
      <w:ins w:id="1058" w:author="Victor Cameo" w:date="2017-03-20T01:04:00Z">
        <w:r>
          <w:rPr>
            <w:sz w:val="22"/>
            <w:szCs w:val="22"/>
            <w:lang w:val="en-GB" w:eastAsia="es-ES"/>
          </w:rPr>
          <w:fldChar w:fldCharType="end"/>
        </w:r>
        <w:r>
          <w:rPr>
            <w:sz w:val="22"/>
            <w:szCs w:val="22"/>
            <w:lang w:val="en-GB" w:eastAsia="es-ES"/>
          </w:rPr>
          <w:t xml:space="preserve"> records the overall run time on a range of architectures for both test cases described. </w:t>
        </w:r>
        <w:r w:rsidRPr="00A83770">
          <w:rPr>
            <w:sz w:val="22"/>
            <w:szCs w:val="22"/>
            <w:lang w:val="en-GB" w:eastAsia="es-ES"/>
          </w:rPr>
          <w:t xml:space="preserve">For the </w:t>
        </w:r>
        <w:r>
          <w:rPr>
            <w:sz w:val="22"/>
            <w:szCs w:val="22"/>
            <w:lang w:val="en-GB" w:eastAsia="es-ES"/>
          </w:rPr>
          <w:t xml:space="preserve">complete runs </w:t>
        </w:r>
        <w:r w:rsidRPr="00A83770">
          <w:rPr>
            <w:sz w:val="22"/>
            <w:szCs w:val="22"/>
            <w:lang w:val="en-GB" w:eastAsia="es-ES"/>
          </w:rPr>
          <w:t xml:space="preserve">(including I/O), both KNL-based and GPU-based computations significantly outperform the CPU-based calculations. </w:t>
        </w:r>
        <w:r>
          <w:rPr>
            <w:sz w:val="22"/>
            <w:szCs w:val="22"/>
            <w:lang w:val="en-GB" w:eastAsia="es-ES"/>
          </w:rPr>
          <w:t>For Test Case 1, u</w:t>
        </w:r>
        <w:r w:rsidRPr="00A83770">
          <w:rPr>
            <w:sz w:val="22"/>
            <w:szCs w:val="22"/>
            <w:lang w:val="en-GB" w:eastAsia="es-ES"/>
          </w:rPr>
          <w:t xml:space="preserve">tilising a node with single P100 </w:t>
        </w:r>
        <w:r>
          <w:rPr>
            <w:sz w:val="22"/>
            <w:szCs w:val="22"/>
            <w:lang w:val="en-GB" w:eastAsia="es-ES"/>
          </w:rPr>
          <w:t>GPU accelerator</w:t>
        </w:r>
        <w:r w:rsidRPr="00A83770">
          <w:rPr>
            <w:sz w:val="22"/>
            <w:szCs w:val="22"/>
            <w:lang w:val="en-GB" w:eastAsia="es-ES"/>
          </w:rPr>
          <w:t xml:space="preserve"> results in a runtime more than 8 times quicker than the CPU</w:t>
        </w:r>
        <w:r>
          <w:rPr>
            <w:sz w:val="22"/>
            <w:szCs w:val="22"/>
            <w:lang w:val="en-GB" w:eastAsia="es-ES"/>
          </w:rPr>
          <w:t>, correspondingly approximately 4 times quicker for Test Case 2. The smaller Hamiltonian matrices associated with Test Case 2 means that data transfer costs O(N</w:t>
        </w:r>
        <w:r>
          <w:rPr>
            <w:sz w:val="22"/>
            <w:szCs w:val="22"/>
            <w:vertAlign w:val="superscript"/>
            <w:lang w:val="en-GB" w:eastAsia="es-ES"/>
          </w:rPr>
          <w:t>2</w:t>
        </w:r>
        <w:r w:rsidRPr="00E0749F">
          <w:rPr>
            <w:sz w:val="22"/>
            <w:szCs w:val="22"/>
            <w:lang w:val="en-GB" w:eastAsia="es-ES"/>
          </w:rPr>
          <w:t>)</w:t>
        </w:r>
        <w:r>
          <w:rPr>
            <w:sz w:val="22"/>
            <w:szCs w:val="22"/>
            <w:lang w:val="en-GB" w:eastAsia="es-ES"/>
          </w:rPr>
          <w:t xml:space="preserve"> are relatively high vs computation costs O(N</w:t>
        </w:r>
        <w:r w:rsidRPr="00E0749F">
          <w:rPr>
            <w:sz w:val="22"/>
            <w:szCs w:val="22"/>
            <w:vertAlign w:val="superscript"/>
            <w:lang w:val="en-GB" w:eastAsia="es-ES"/>
          </w:rPr>
          <w:t>3</w:t>
        </w:r>
        <w:r w:rsidRPr="00E0749F">
          <w:rPr>
            <w:sz w:val="22"/>
            <w:szCs w:val="22"/>
            <w:lang w:val="en-GB" w:eastAsia="es-ES"/>
          </w:rPr>
          <w:t>)</w:t>
        </w:r>
        <w:r>
          <w:rPr>
            <w:sz w:val="22"/>
            <w:szCs w:val="22"/>
            <w:lang w:val="en-GB" w:eastAsia="es-ES"/>
          </w:rPr>
          <w:t>. Smaller matrices also result in poorer scaling as we increase the number of GPUs per node for Test Case 2.</w:t>
        </w:r>
      </w:ins>
    </w:p>
    <w:p w14:paraId="05C19150" w14:textId="77777777" w:rsidR="002160DE" w:rsidRPr="001C6239" w:rsidRDefault="002160DE" w:rsidP="002160DE">
      <w:pPr>
        <w:rPr>
          <w:ins w:id="1059" w:author="Victor Cameo" w:date="2017-03-20T01:04:00Z"/>
        </w:rPr>
      </w:pPr>
    </w:p>
    <w:p w14:paraId="6DF05B4A" w14:textId="77777777" w:rsidR="002160DE" w:rsidRDefault="002160DE" w:rsidP="002160DE">
      <w:pPr>
        <w:widowControl w:val="0"/>
        <w:tabs>
          <w:tab w:val="left" w:pos="862"/>
        </w:tabs>
        <w:autoSpaceDE w:val="0"/>
        <w:autoSpaceDN w:val="0"/>
        <w:adjustRightInd w:val="0"/>
        <w:spacing w:after="240"/>
        <w:jc w:val="both"/>
        <w:rPr>
          <w:ins w:id="1060" w:author="Victor Cameo" w:date="2017-03-20T01:04:00Z"/>
          <w:b/>
          <w:iCs/>
          <w:sz w:val="22"/>
          <w:szCs w:val="22"/>
          <w:lang w:val="en-GB" w:eastAsia="es-ES"/>
        </w:rPr>
      </w:pPr>
      <w:ins w:id="1061" w:author="Victor Cameo" w:date="2017-03-20T01:04:00Z">
        <w:r w:rsidRPr="001C6239">
          <w:rPr>
            <w:b/>
            <w:iCs/>
            <w:sz w:val="22"/>
            <w:szCs w:val="22"/>
            <w:lang w:val="en-GB" w:eastAsia="es-ES"/>
          </w:rPr>
          <w:t>MPI</w:t>
        </w:r>
        <w:r>
          <w:rPr>
            <w:b/>
            <w:iCs/>
            <w:sz w:val="22"/>
            <w:szCs w:val="22"/>
            <w:lang w:val="en-GB" w:eastAsia="es-ES"/>
          </w:rPr>
          <w:t>-GPU Performance</w:t>
        </w:r>
      </w:ins>
    </w:p>
    <w:tbl>
      <w:tblPr>
        <w:tblStyle w:val="TableGrid"/>
        <w:tblW w:w="9202" w:type="dxa"/>
        <w:tblLook w:val="04A0" w:firstRow="1" w:lastRow="0" w:firstColumn="1" w:lastColumn="0" w:noHBand="0" w:noVBand="1"/>
      </w:tblPr>
      <w:tblGrid>
        <w:gridCol w:w="3067"/>
        <w:gridCol w:w="3067"/>
        <w:gridCol w:w="3068"/>
      </w:tblGrid>
      <w:tr w:rsidR="002160DE" w14:paraId="3699F54B" w14:textId="77777777" w:rsidTr="00117FA5">
        <w:trPr>
          <w:trHeight w:val="564"/>
          <w:ins w:id="1062" w:author="Victor Cameo" w:date="2017-03-20T01:04:00Z"/>
        </w:trPr>
        <w:tc>
          <w:tcPr>
            <w:tcW w:w="3067" w:type="dxa"/>
            <w:vAlign w:val="center"/>
          </w:tcPr>
          <w:p w14:paraId="38EB0CAF" w14:textId="77777777" w:rsidR="002160DE" w:rsidRDefault="002160DE" w:rsidP="00117FA5">
            <w:pPr>
              <w:widowControl w:val="0"/>
              <w:tabs>
                <w:tab w:val="left" w:pos="862"/>
              </w:tabs>
              <w:autoSpaceDE w:val="0"/>
              <w:autoSpaceDN w:val="0"/>
              <w:adjustRightInd w:val="0"/>
              <w:spacing w:after="240"/>
              <w:jc w:val="center"/>
              <w:rPr>
                <w:ins w:id="1063" w:author="Victor Cameo" w:date="2017-03-20T01:04:00Z"/>
                <w:b/>
                <w:iCs/>
                <w:sz w:val="22"/>
                <w:szCs w:val="22"/>
                <w:lang w:val="en-GB" w:eastAsia="es-ES"/>
              </w:rPr>
            </w:pPr>
            <w:ins w:id="1064" w:author="Victor Cameo" w:date="2017-03-20T01:04:00Z">
              <w:r>
                <w:rPr>
                  <w:b/>
                  <w:iCs/>
                  <w:sz w:val="22"/>
                  <w:szCs w:val="22"/>
                  <w:lang w:val="en-GB" w:eastAsia="es-ES"/>
                </w:rPr>
                <w:t>Number of MPI Tasks</w:t>
              </w:r>
            </w:ins>
          </w:p>
        </w:tc>
        <w:tc>
          <w:tcPr>
            <w:tcW w:w="3067" w:type="dxa"/>
            <w:vAlign w:val="center"/>
          </w:tcPr>
          <w:p w14:paraId="2C527782" w14:textId="77777777" w:rsidR="002160DE" w:rsidRDefault="002160DE" w:rsidP="00117FA5">
            <w:pPr>
              <w:widowControl w:val="0"/>
              <w:tabs>
                <w:tab w:val="left" w:pos="862"/>
              </w:tabs>
              <w:autoSpaceDE w:val="0"/>
              <w:autoSpaceDN w:val="0"/>
              <w:adjustRightInd w:val="0"/>
              <w:spacing w:after="240"/>
              <w:jc w:val="center"/>
              <w:rPr>
                <w:ins w:id="1065" w:author="Victor Cameo" w:date="2017-03-20T01:04:00Z"/>
                <w:b/>
                <w:iCs/>
                <w:sz w:val="22"/>
                <w:szCs w:val="22"/>
                <w:lang w:val="en-GB" w:eastAsia="es-ES"/>
              </w:rPr>
            </w:pPr>
            <w:ins w:id="1066" w:author="Victor Cameo" w:date="2017-03-20T01:04:00Z">
              <w:r>
                <w:rPr>
                  <w:b/>
                  <w:iCs/>
                  <w:sz w:val="22"/>
                  <w:szCs w:val="22"/>
                  <w:lang w:val="en-GB" w:eastAsia="es-ES"/>
                </w:rPr>
                <w:t>Overall calculation time using 2xM2070 GPUs per MPI task (secs)</w:t>
              </w:r>
            </w:ins>
          </w:p>
        </w:tc>
        <w:tc>
          <w:tcPr>
            <w:tcW w:w="3068" w:type="dxa"/>
            <w:vAlign w:val="center"/>
          </w:tcPr>
          <w:p w14:paraId="72BF7936" w14:textId="77777777" w:rsidR="002160DE" w:rsidRDefault="002160DE" w:rsidP="00117FA5">
            <w:pPr>
              <w:widowControl w:val="0"/>
              <w:tabs>
                <w:tab w:val="left" w:pos="862"/>
              </w:tabs>
              <w:autoSpaceDE w:val="0"/>
              <w:autoSpaceDN w:val="0"/>
              <w:adjustRightInd w:val="0"/>
              <w:spacing w:after="240"/>
              <w:jc w:val="center"/>
              <w:rPr>
                <w:ins w:id="1067" w:author="Victor Cameo" w:date="2017-03-20T01:04:00Z"/>
                <w:b/>
                <w:iCs/>
                <w:sz w:val="22"/>
                <w:szCs w:val="22"/>
                <w:lang w:val="en-GB" w:eastAsia="es-ES"/>
              </w:rPr>
            </w:pPr>
            <w:ins w:id="1068" w:author="Victor Cameo" w:date="2017-03-20T01:04:00Z">
              <w:r>
                <w:rPr>
                  <w:b/>
                  <w:iCs/>
                  <w:sz w:val="22"/>
                  <w:szCs w:val="22"/>
                  <w:lang w:val="en-GB" w:eastAsia="es-ES"/>
                </w:rPr>
                <w:t>Speedup</w:t>
              </w:r>
            </w:ins>
          </w:p>
        </w:tc>
      </w:tr>
      <w:tr w:rsidR="002160DE" w14:paraId="44856A7B" w14:textId="77777777" w:rsidTr="00117FA5">
        <w:trPr>
          <w:trHeight w:val="298"/>
          <w:ins w:id="1069" w:author="Victor Cameo" w:date="2017-03-20T01:04:00Z"/>
        </w:trPr>
        <w:tc>
          <w:tcPr>
            <w:tcW w:w="3067" w:type="dxa"/>
            <w:vAlign w:val="center"/>
          </w:tcPr>
          <w:p w14:paraId="4B640EA5" w14:textId="77777777" w:rsidR="002160DE" w:rsidRPr="00A83770" w:rsidRDefault="002160DE" w:rsidP="00117FA5">
            <w:pPr>
              <w:widowControl w:val="0"/>
              <w:tabs>
                <w:tab w:val="left" w:pos="862"/>
              </w:tabs>
              <w:autoSpaceDE w:val="0"/>
              <w:autoSpaceDN w:val="0"/>
              <w:adjustRightInd w:val="0"/>
              <w:spacing w:after="240"/>
              <w:jc w:val="center"/>
              <w:rPr>
                <w:ins w:id="1070" w:author="Victor Cameo" w:date="2017-03-20T01:04:00Z"/>
                <w:iCs/>
                <w:sz w:val="22"/>
                <w:szCs w:val="22"/>
                <w:lang w:val="en-GB" w:eastAsia="es-ES"/>
              </w:rPr>
            </w:pPr>
            <w:ins w:id="1071" w:author="Victor Cameo" w:date="2017-03-20T01:04:00Z">
              <w:r w:rsidRPr="00A83770">
                <w:rPr>
                  <w:iCs/>
                  <w:sz w:val="22"/>
                  <w:szCs w:val="22"/>
                  <w:lang w:val="en-GB" w:eastAsia="es-ES"/>
                </w:rPr>
                <w:t>1</w:t>
              </w:r>
            </w:ins>
          </w:p>
        </w:tc>
        <w:tc>
          <w:tcPr>
            <w:tcW w:w="3067" w:type="dxa"/>
            <w:vAlign w:val="center"/>
          </w:tcPr>
          <w:p w14:paraId="5892A5F5" w14:textId="77777777" w:rsidR="002160DE" w:rsidRPr="00A83770" w:rsidRDefault="002160DE" w:rsidP="00117FA5">
            <w:pPr>
              <w:widowControl w:val="0"/>
              <w:tabs>
                <w:tab w:val="left" w:pos="862"/>
              </w:tabs>
              <w:autoSpaceDE w:val="0"/>
              <w:autoSpaceDN w:val="0"/>
              <w:adjustRightInd w:val="0"/>
              <w:spacing w:after="240"/>
              <w:jc w:val="center"/>
              <w:rPr>
                <w:ins w:id="1072" w:author="Victor Cameo" w:date="2017-03-20T01:04:00Z"/>
                <w:iCs/>
                <w:sz w:val="22"/>
                <w:szCs w:val="22"/>
                <w:lang w:val="en-GB" w:eastAsia="es-ES"/>
              </w:rPr>
            </w:pPr>
            <w:ins w:id="1073" w:author="Victor Cameo" w:date="2017-03-20T01:04:00Z">
              <w:r w:rsidRPr="00A83770">
                <w:rPr>
                  <w:iCs/>
                  <w:sz w:val="22"/>
                  <w:szCs w:val="22"/>
                  <w:lang w:val="en-GB" w:eastAsia="es-ES"/>
                </w:rPr>
                <w:t>1716</w:t>
              </w:r>
            </w:ins>
          </w:p>
        </w:tc>
        <w:tc>
          <w:tcPr>
            <w:tcW w:w="3068" w:type="dxa"/>
            <w:vAlign w:val="center"/>
          </w:tcPr>
          <w:p w14:paraId="0CF595ED" w14:textId="77777777" w:rsidR="002160DE" w:rsidRPr="00A83770" w:rsidRDefault="002160DE" w:rsidP="00117FA5">
            <w:pPr>
              <w:widowControl w:val="0"/>
              <w:tabs>
                <w:tab w:val="left" w:pos="862"/>
              </w:tabs>
              <w:autoSpaceDE w:val="0"/>
              <w:autoSpaceDN w:val="0"/>
              <w:adjustRightInd w:val="0"/>
              <w:spacing w:after="240"/>
              <w:jc w:val="center"/>
              <w:rPr>
                <w:ins w:id="1074" w:author="Victor Cameo" w:date="2017-03-20T01:04:00Z"/>
                <w:iCs/>
                <w:sz w:val="22"/>
                <w:szCs w:val="22"/>
                <w:lang w:val="en-GB" w:eastAsia="es-ES"/>
              </w:rPr>
            </w:pPr>
            <w:ins w:id="1075" w:author="Victor Cameo" w:date="2017-03-20T01:04:00Z">
              <w:r w:rsidRPr="00A83770">
                <w:rPr>
                  <w:iCs/>
                  <w:sz w:val="22"/>
                  <w:szCs w:val="22"/>
                  <w:lang w:val="en-GB" w:eastAsia="es-ES"/>
                </w:rPr>
                <w:t>1</w:t>
              </w:r>
            </w:ins>
          </w:p>
        </w:tc>
      </w:tr>
      <w:tr w:rsidR="002160DE" w14:paraId="0BDDD4FA" w14:textId="77777777" w:rsidTr="00117FA5">
        <w:trPr>
          <w:trHeight w:val="367"/>
          <w:ins w:id="1076" w:author="Victor Cameo" w:date="2017-03-20T01:04:00Z"/>
        </w:trPr>
        <w:tc>
          <w:tcPr>
            <w:tcW w:w="3067" w:type="dxa"/>
            <w:vAlign w:val="center"/>
          </w:tcPr>
          <w:p w14:paraId="4D52D22A" w14:textId="77777777" w:rsidR="002160DE" w:rsidRPr="00A83770" w:rsidRDefault="002160DE" w:rsidP="00117FA5">
            <w:pPr>
              <w:widowControl w:val="0"/>
              <w:tabs>
                <w:tab w:val="left" w:pos="862"/>
              </w:tabs>
              <w:autoSpaceDE w:val="0"/>
              <w:autoSpaceDN w:val="0"/>
              <w:adjustRightInd w:val="0"/>
              <w:spacing w:after="240"/>
              <w:jc w:val="center"/>
              <w:rPr>
                <w:ins w:id="1077" w:author="Victor Cameo" w:date="2017-03-20T01:04:00Z"/>
                <w:iCs/>
                <w:sz w:val="22"/>
                <w:szCs w:val="22"/>
                <w:lang w:val="en-GB" w:eastAsia="es-ES"/>
              </w:rPr>
            </w:pPr>
            <w:ins w:id="1078" w:author="Victor Cameo" w:date="2017-03-20T01:04:00Z">
              <w:r w:rsidRPr="00A83770">
                <w:rPr>
                  <w:iCs/>
                  <w:sz w:val="22"/>
                  <w:szCs w:val="22"/>
                  <w:lang w:val="en-GB" w:eastAsia="es-ES"/>
                </w:rPr>
                <w:t>2</w:t>
              </w:r>
            </w:ins>
          </w:p>
        </w:tc>
        <w:tc>
          <w:tcPr>
            <w:tcW w:w="3067" w:type="dxa"/>
            <w:vAlign w:val="center"/>
          </w:tcPr>
          <w:p w14:paraId="7D557B28" w14:textId="77777777" w:rsidR="002160DE" w:rsidRPr="00A83770" w:rsidRDefault="002160DE" w:rsidP="00117FA5">
            <w:pPr>
              <w:widowControl w:val="0"/>
              <w:tabs>
                <w:tab w:val="left" w:pos="862"/>
              </w:tabs>
              <w:autoSpaceDE w:val="0"/>
              <w:autoSpaceDN w:val="0"/>
              <w:adjustRightInd w:val="0"/>
              <w:spacing w:after="240"/>
              <w:jc w:val="center"/>
              <w:rPr>
                <w:ins w:id="1079" w:author="Victor Cameo" w:date="2017-03-20T01:04:00Z"/>
                <w:iCs/>
                <w:sz w:val="22"/>
                <w:szCs w:val="22"/>
                <w:lang w:val="en-GB" w:eastAsia="es-ES"/>
              </w:rPr>
            </w:pPr>
            <w:ins w:id="1080" w:author="Victor Cameo" w:date="2017-03-20T01:04:00Z">
              <w:r w:rsidRPr="00A83770">
                <w:rPr>
                  <w:iCs/>
                  <w:sz w:val="22"/>
                  <w:szCs w:val="22"/>
                  <w:lang w:val="en-GB" w:eastAsia="es-ES"/>
                </w:rPr>
                <w:t>984</w:t>
              </w:r>
            </w:ins>
          </w:p>
        </w:tc>
        <w:tc>
          <w:tcPr>
            <w:tcW w:w="3068" w:type="dxa"/>
            <w:vAlign w:val="center"/>
          </w:tcPr>
          <w:p w14:paraId="5362AEEE" w14:textId="77777777" w:rsidR="002160DE" w:rsidRPr="00A83770" w:rsidRDefault="002160DE" w:rsidP="00117FA5">
            <w:pPr>
              <w:widowControl w:val="0"/>
              <w:tabs>
                <w:tab w:val="left" w:pos="862"/>
              </w:tabs>
              <w:autoSpaceDE w:val="0"/>
              <w:autoSpaceDN w:val="0"/>
              <w:adjustRightInd w:val="0"/>
              <w:spacing w:after="240"/>
              <w:jc w:val="center"/>
              <w:rPr>
                <w:ins w:id="1081" w:author="Victor Cameo" w:date="2017-03-20T01:04:00Z"/>
                <w:iCs/>
                <w:sz w:val="22"/>
                <w:szCs w:val="22"/>
                <w:lang w:val="en-GB" w:eastAsia="es-ES"/>
              </w:rPr>
            </w:pPr>
            <w:ins w:id="1082" w:author="Victor Cameo" w:date="2017-03-20T01:04:00Z">
              <w:r w:rsidRPr="00A83770">
                <w:rPr>
                  <w:iCs/>
                  <w:sz w:val="22"/>
                  <w:szCs w:val="22"/>
                  <w:lang w:val="en-GB" w:eastAsia="es-ES"/>
                </w:rPr>
                <w:t>1.74</w:t>
              </w:r>
            </w:ins>
          </w:p>
        </w:tc>
      </w:tr>
      <w:tr w:rsidR="002160DE" w14:paraId="6619E1EC" w14:textId="77777777" w:rsidTr="00117FA5">
        <w:trPr>
          <w:trHeight w:val="377"/>
          <w:ins w:id="1083" w:author="Victor Cameo" w:date="2017-03-20T01:04:00Z"/>
        </w:trPr>
        <w:tc>
          <w:tcPr>
            <w:tcW w:w="3067" w:type="dxa"/>
            <w:vAlign w:val="center"/>
          </w:tcPr>
          <w:p w14:paraId="58403F9A" w14:textId="77777777" w:rsidR="002160DE" w:rsidRPr="00A83770" w:rsidRDefault="002160DE" w:rsidP="00117FA5">
            <w:pPr>
              <w:widowControl w:val="0"/>
              <w:tabs>
                <w:tab w:val="left" w:pos="862"/>
              </w:tabs>
              <w:autoSpaceDE w:val="0"/>
              <w:autoSpaceDN w:val="0"/>
              <w:adjustRightInd w:val="0"/>
              <w:spacing w:after="240"/>
              <w:jc w:val="center"/>
              <w:rPr>
                <w:ins w:id="1084" w:author="Victor Cameo" w:date="2017-03-20T01:04:00Z"/>
                <w:iCs/>
                <w:sz w:val="22"/>
                <w:szCs w:val="22"/>
                <w:lang w:val="en-GB" w:eastAsia="es-ES"/>
              </w:rPr>
            </w:pPr>
            <w:ins w:id="1085" w:author="Victor Cameo" w:date="2017-03-20T01:04:00Z">
              <w:r w:rsidRPr="00A83770">
                <w:rPr>
                  <w:iCs/>
                  <w:sz w:val="22"/>
                  <w:szCs w:val="22"/>
                  <w:lang w:val="en-GB" w:eastAsia="es-ES"/>
                </w:rPr>
                <w:t>5</w:t>
              </w:r>
            </w:ins>
          </w:p>
        </w:tc>
        <w:tc>
          <w:tcPr>
            <w:tcW w:w="3067" w:type="dxa"/>
            <w:vAlign w:val="center"/>
          </w:tcPr>
          <w:p w14:paraId="33D4ED68" w14:textId="77777777" w:rsidR="002160DE" w:rsidRPr="00A83770" w:rsidRDefault="002160DE" w:rsidP="00117FA5">
            <w:pPr>
              <w:widowControl w:val="0"/>
              <w:tabs>
                <w:tab w:val="left" w:pos="862"/>
              </w:tabs>
              <w:autoSpaceDE w:val="0"/>
              <w:autoSpaceDN w:val="0"/>
              <w:adjustRightInd w:val="0"/>
              <w:spacing w:after="240"/>
              <w:jc w:val="center"/>
              <w:rPr>
                <w:ins w:id="1086" w:author="Victor Cameo" w:date="2017-03-20T01:04:00Z"/>
                <w:iCs/>
                <w:sz w:val="22"/>
                <w:szCs w:val="22"/>
                <w:lang w:val="en-GB" w:eastAsia="es-ES"/>
              </w:rPr>
            </w:pPr>
            <w:ins w:id="1087" w:author="Victor Cameo" w:date="2017-03-20T01:04:00Z">
              <w:r w:rsidRPr="00A83770">
                <w:rPr>
                  <w:iCs/>
                  <w:sz w:val="22"/>
                  <w:szCs w:val="22"/>
                  <w:lang w:val="en-GB" w:eastAsia="es-ES"/>
                </w:rPr>
                <w:t>377</w:t>
              </w:r>
            </w:ins>
          </w:p>
        </w:tc>
        <w:tc>
          <w:tcPr>
            <w:tcW w:w="3068" w:type="dxa"/>
            <w:vAlign w:val="center"/>
          </w:tcPr>
          <w:p w14:paraId="0AA48F4B" w14:textId="77777777" w:rsidR="002160DE" w:rsidRPr="00A83770" w:rsidRDefault="002160DE" w:rsidP="00117FA5">
            <w:pPr>
              <w:widowControl w:val="0"/>
              <w:tabs>
                <w:tab w:val="left" w:pos="862"/>
              </w:tabs>
              <w:autoSpaceDE w:val="0"/>
              <w:autoSpaceDN w:val="0"/>
              <w:adjustRightInd w:val="0"/>
              <w:spacing w:after="240"/>
              <w:jc w:val="center"/>
              <w:rPr>
                <w:ins w:id="1088" w:author="Victor Cameo" w:date="2017-03-20T01:04:00Z"/>
                <w:iCs/>
                <w:sz w:val="22"/>
                <w:szCs w:val="22"/>
                <w:lang w:val="en-GB" w:eastAsia="es-ES"/>
              </w:rPr>
            </w:pPr>
            <w:ins w:id="1089" w:author="Victor Cameo" w:date="2017-03-20T01:04:00Z">
              <w:r w:rsidRPr="00A83770">
                <w:rPr>
                  <w:iCs/>
                  <w:sz w:val="22"/>
                  <w:szCs w:val="22"/>
                  <w:lang w:val="en-GB" w:eastAsia="es-ES"/>
                </w:rPr>
                <w:t>4.55</w:t>
              </w:r>
            </w:ins>
          </w:p>
        </w:tc>
      </w:tr>
    </w:tbl>
    <w:p w14:paraId="09FD04FC" w14:textId="77777777" w:rsidR="002160DE" w:rsidRDefault="002160DE" w:rsidP="002160DE">
      <w:pPr>
        <w:widowControl w:val="0"/>
        <w:tabs>
          <w:tab w:val="left" w:pos="862"/>
        </w:tabs>
        <w:autoSpaceDE w:val="0"/>
        <w:autoSpaceDN w:val="0"/>
        <w:adjustRightInd w:val="0"/>
        <w:spacing w:after="240"/>
        <w:jc w:val="both"/>
        <w:rPr>
          <w:ins w:id="1090" w:author="Victor Cameo" w:date="2017-03-20T01:04:00Z"/>
          <w:b/>
          <w:iCs/>
          <w:sz w:val="22"/>
          <w:szCs w:val="22"/>
          <w:lang w:val="en-GB" w:eastAsia="es-ES"/>
        </w:rPr>
      </w:pPr>
    </w:p>
    <w:p w14:paraId="4AB500C0" w14:textId="77777777" w:rsidR="002160DE" w:rsidRPr="00E6497D" w:rsidRDefault="002160DE" w:rsidP="002160DE">
      <w:pPr>
        <w:pStyle w:val="Caption"/>
        <w:jc w:val="center"/>
        <w:rPr>
          <w:ins w:id="1091" w:author="Victor Cameo" w:date="2017-03-20T01:04:00Z"/>
        </w:rPr>
      </w:pPr>
      <w:bookmarkStart w:id="1092" w:name="_Ref351300052"/>
      <w:ins w:id="1093" w:author="Victor Cameo" w:date="2017-03-20T01:04:00Z">
        <w:r w:rsidRPr="00E6497D">
          <w:t xml:space="preserve">Table </w:t>
        </w:r>
        <w:r w:rsidRPr="00E6497D">
          <w:fldChar w:fldCharType="begin"/>
        </w:r>
        <w:r w:rsidRPr="00E6497D">
          <w:instrText xml:space="preserve"> SEQ Table \* ARABIC </w:instrText>
        </w:r>
        <w:r w:rsidRPr="00E6497D">
          <w:fldChar w:fldCharType="separate"/>
        </w:r>
      </w:ins>
      <w:r>
        <w:rPr>
          <w:noProof/>
        </w:rPr>
        <w:t>3</w:t>
      </w:r>
      <w:ins w:id="1094" w:author="Victor Cameo" w:date="2017-03-20T01:04:00Z">
        <w:r w:rsidRPr="00E6497D">
          <w:fldChar w:fldCharType="end"/>
        </w:r>
        <w:bookmarkEnd w:id="1092"/>
        <w:r w:rsidRPr="00E6497D">
          <w:t xml:space="preserve"> Overall EXDIG runtime </w:t>
        </w:r>
        <w:r>
          <w:t xml:space="preserve">parallel performance </w:t>
        </w:r>
        <w:r w:rsidRPr="00E6497D">
          <w:t>using MPI-GPU version</w:t>
        </w:r>
      </w:ins>
    </w:p>
    <w:p w14:paraId="1CEAB159" w14:textId="77777777" w:rsidR="002160DE" w:rsidRPr="00A83770" w:rsidRDefault="002160DE" w:rsidP="002160DE">
      <w:pPr>
        <w:widowControl w:val="0"/>
        <w:tabs>
          <w:tab w:val="left" w:pos="862"/>
        </w:tabs>
        <w:autoSpaceDE w:val="0"/>
        <w:autoSpaceDN w:val="0"/>
        <w:adjustRightInd w:val="0"/>
        <w:spacing w:after="240"/>
        <w:jc w:val="both"/>
        <w:rPr>
          <w:ins w:id="1095" w:author="Victor Cameo" w:date="2017-03-20T01:04:00Z"/>
          <w:iCs/>
          <w:sz w:val="22"/>
          <w:szCs w:val="22"/>
          <w:lang w:val="en-GB" w:eastAsia="es-ES"/>
        </w:rPr>
      </w:pPr>
      <w:ins w:id="1096" w:author="Victor Cameo" w:date="2017-03-20T01:04:00Z">
        <w:r w:rsidRPr="00A83770">
          <w:rPr>
            <w:iCs/>
            <w:sz w:val="22"/>
            <w:szCs w:val="22"/>
            <w:lang w:val="en-GB" w:eastAsia="es-ES"/>
          </w:rPr>
          <w:t xml:space="preserve">A relatively simple MPI harness can be used in EXDIG to farm out different sector Hamiltonian calculations to multiple GPU nodes. </w:t>
        </w:r>
        <w:r>
          <w:rPr>
            <w:iCs/>
            <w:sz w:val="22"/>
            <w:szCs w:val="22"/>
            <w:lang w:val="en-GB" w:eastAsia="es-ES"/>
          </w:rPr>
          <w:fldChar w:fldCharType="begin"/>
        </w:r>
        <w:r>
          <w:rPr>
            <w:iCs/>
            <w:sz w:val="22"/>
            <w:szCs w:val="22"/>
            <w:lang w:val="en-GB" w:eastAsia="es-ES"/>
          </w:rPr>
          <w:instrText xml:space="preserve"> REF _Ref351300052 \h </w:instrText>
        </w:r>
        <w:r>
          <w:rPr>
            <w:iCs/>
            <w:sz w:val="22"/>
            <w:szCs w:val="22"/>
            <w:lang w:val="en-GB" w:eastAsia="es-ES"/>
          </w:rPr>
        </w:r>
        <w:r>
          <w:rPr>
            <w:iCs/>
            <w:sz w:val="22"/>
            <w:szCs w:val="22"/>
            <w:lang w:val="en-GB" w:eastAsia="es-ES"/>
          </w:rPr>
          <w:fldChar w:fldCharType="separate"/>
        </w:r>
        <w:r w:rsidRPr="00E6497D">
          <w:rPr>
            <w:sz w:val="20"/>
            <w:szCs w:val="20"/>
          </w:rPr>
          <w:t xml:space="preserve">Table </w:t>
        </w:r>
      </w:ins>
      <w:r>
        <w:rPr>
          <w:noProof/>
        </w:rPr>
        <w:t>3</w:t>
      </w:r>
      <w:ins w:id="1097" w:author="Victor Cameo" w:date="2017-03-20T01:04:00Z">
        <w:r>
          <w:rPr>
            <w:iCs/>
            <w:sz w:val="22"/>
            <w:szCs w:val="22"/>
            <w:lang w:val="en-GB" w:eastAsia="es-ES"/>
          </w:rPr>
          <w:fldChar w:fldCharType="end"/>
        </w:r>
        <w:r>
          <w:rPr>
            <w:iCs/>
            <w:sz w:val="22"/>
            <w:szCs w:val="22"/>
            <w:lang w:val="en-GB" w:eastAsia="es-ES"/>
          </w:rPr>
          <w:t xml:space="preserve"> shows MPI parallel scaling across nodes with an Ivybridge CPU and 2 M2070 GPUs. This strategy is inherently scalable, however the replicated data approach requires generous amounts of memory per node. Test Case 1 is used as the dataset here, although the problem characteristics are slightly different to the setup used for </w:t>
        </w:r>
        <w:r>
          <w:rPr>
            <w:iCs/>
            <w:sz w:val="22"/>
            <w:szCs w:val="22"/>
            <w:lang w:val="en-GB" w:eastAsia="es-ES"/>
          </w:rPr>
          <w:fldChar w:fldCharType="begin"/>
        </w:r>
        <w:r>
          <w:rPr>
            <w:iCs/>
            <w:sz w:val="22"/>
            <w:szCs w:val="22"/>
            <w:lang w:val="en-GB" w:eastAsia="es-ES"/>
          </w:rPr>
          <w:instrText xml:space="preserve"> REF _Ref351299900 \h </w:instrText>
        </w:r>
        <w:r>
          <w:rPr>
            <w:iCs/>
            <w:sz w:val="22"/>
            <w:szCs w:val="22"/>
            <w:lang w:val="en-GB" w:eastAsia="es-ES"/>
          </w:rPr>
        </w:r>
        <w:r>
          <w:rPr>
            <w:iCs/>
            <w:sz w:val="22"/>
            <w:szCs w:val="22"/>
            <w:lang w:val="en-GB" w:eastAsia="es-ES"/>
          </w:rPr>
          <w:fldChar w:fldCharType="separate"/>
        </w:r>
        <w:r w:rsidRPr="00E6497D">
          <w:rPr>
            <w:sz w:val="20"/>
            <w:szCs w:val="20"/>
          </w:rPr>
          <w:t xml:space="preserve">Table </w:t>
        </w:r>
      </w:ins>
      <w:r>
        <w:rPr>
          <w:noProof/>
        </w:rPr>
        <w:t>2</w:t>
      </w:r>
      <w:ins w:id="1098" w:author="Victor Cameo" w:date="2017-03-20T01:04:00Z">
        <w:r>
          <w:rPr>
            <w:iCs/>
            <w:sz w:val="22"/>
            <w:szCs w:val="22"/>
            <w:lang w:val="en-GB" w:eastAsia="es-ES"/>
          </w:rPr>
          <w:fldChar w:fldCharType="end"/>
        </w:r>
        <w:r>
          <w:rPr>
            <w:iCs/>
            <w:sz w:val="22"/>
            <w:szCs w:val="22"/>
            <w:lang w:val="en-GB" w:eastAsia="es-ES"/>
          </w:rPr>
          <w:t>, with 5 Fine Region sectors with Hamiltonian dimension of 23620 and 20 Coarse Region sectors with Hamiltonian dimension of 11810.</w:t>
        </w:r>
      </w:ins>
    </w:p>
    <w:p w14:paraId="635DD05B" w14:textId="77777777" w:rsidR="002160DE" w:rsidRDefault="002160DE" w:rsidP="002160DE">
      <w:pPr>
        <w:pStyle w:val="NormalPRACE"/>
        <w:rPr>
          <w:ins w:id="1099" w:author="Victor Cameo" w:date="2017-03-20T01:04:00Z"/>
        </w:rPr>
        <w:pPrChange w:id="1100" w:author="Victor Cameo" w:date="2017-03-20T01:04:00Z">
          <w:pPr>
            <w:pStyle w:val="Heading3"/>
          </w:pPr>
        </w:pPrChange>
      </w:pPr>
    </w:p>
    <w:p w14:paraId="17B5D23C" w14:textId="77777777" w:rsidR="002160DE" w:rsidRPr="00C32215" w:rsidRDefault="002160DE" w:rsidP="002160DE">
      <w:pPr>
        <w:pStyle w:val="NormalPRACE"/>
        <w:pPrChange w:id="1101" w:author="Victor Cameo" w:date="2017-03-20T01:04:00Z">
          <w:pPr>
            <w:pStyle w:val="Heading3"/>
          </w:pPr>
        </w:pPrChange>
      </w:pPr>
    </w:p>
    <w:p w14:paraId="06D73217" w14:textId="77777777" w:rsidR="00643435" w:rsidRPr="00C32215" w:rsidRDefault="00643435" w:rsidP="00643435">
      <w:pPr>
        <w:pStyle w:val="NormalPRACE"/>
        <w:keepNext/>
      </w:pPr>
      <w:r w:rsidRPr="00C32215">
        <w:rPr>
          <w:noProof/>
          <w:lang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Pr="00C32215" w:rsidRDefault="00643435" w:rsidP="00643435">
      <w:pPr>
        <w:pStyle w:val="Caption"/>
      </w:pPr>
      <w:bookmarkStart w:id="1102" w:name="_Toc477736119"/>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8</w:t>
      </w:r>
      <w:r w:rsidRPr="00C32215">
        <w:fldChar w:fldCharType="end"/>
      </w:r>
      <w:r w:rsidRPr="00C32215">
        <w:t xml:space="preserve"> PFARM results on Xeon Phi KNC</w:t>
      </w:r>
      <w:bookmarkEnd w:id="1102"/>
    </w:p>
    <w:p w14:paraId="3EB0F4D6" w14:textId="77777777" w:rsidR="00643435" w:rsidRPr="00C32215" w:rsidRDefault="00643435" w:rsidP="00116E7C">
      <w:pPr>
        <w:pStyle w:val="NormalPRACE"/>
      </w:pPr>
    </w:p>
    <w:p w14:paraId="13A195A1" w14:textId="77777777" w:rsidR="00643435" w:rsidRPr="00C32215" w:rsidRDefault="00643435" w:rsidP="00643435">
      <w:pPr>
        <w:pStyle w:val="NormalPRACE"/>
        <w:keepNext/>
      </w:pPr>
      <w:r w:rsidRPr="00C32215">
        <w:rPr>
          <w:noProof/>
          <w:lang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2365286F" w:rsidR="00643435" w:rsidRPr="00C32215" w:rsidRDefault="00643435" w:rsidP="00643435">
      <w:pPr>
        <w:pStyle w:val="Caption"/>
      </w:pPr>
      <w:bookmarkStart w:id="1103" w:name="_Toc477736120"/>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9</w:t>
      </w:r>
      <w:r w:rsidRPr="00C32215">
        <w:fldChar w:fldCharType="end"/>
      </w:r>
      <w:r w:rsidRPr="00C32215">
        <w:t xml:space="preserve"> PFARM results on GPU</w:t>
      </w:r>
      <w:bookmarkEnd w:id="1103"/>
    </w:p>
    <w:p w14:paraId="7FEED8C8" w14:textId="14672169" w:rsidR="00891EDF" w:rsidRPr="00C32215" w:rsidRDefault="00116E7C" w:rsidP="00891EDF">
      <w:pPr>
        <w:pStyle w:val="Heading3"/>
      </w:pPr>
      <w:bookmarkStart w:id="1104" w:name="_Toc477736105"/>
      <w:r w:rsidRPr="00C32215">
        <w:t>QCD</w:t>
      </w:r>
      <w:bookmarkEnd w:id="1104"/>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4061F2">
      <w:pPr>
        <w:pStyle w:val="Heading4"/>
      </w:pPr>
      <w:bookmarkStart w:id="1105" w:name="_Toc477736106"/>
      <w:r w:rsidRPr="00C32215">
        <w:t>First implementation</w:t>
      </w:r>
      <w:bookmarkEnd w:id="1105"/>
    </w:p>
    <w:p w14:paraId="71E53585" w14:textId="77777777" w:rsidR="00FF1E9B" w:rsidRPr="00C32215" w:rsidRDefault="00FF1E9B" w:rsidP="00FF1E9B">
      <w:pPr>
        <w:pStyle w:val="NormalPRACE"/>
        <w:keepNext/>
      </w:pPr>
      <w:r w:rsidRPr="00C32215">
        <w:rPr>
          <w:noProof/>
          <w:lang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Pr="00C32215" w:rsidRDefault="00FF1E9B" w:rsidP="00FF1E9B">
      <w:pPr>
        <w:pStyle w:val="Caption"/>
      </w:pPr>
      <w:bookmarkStart w:id="1106" w:name="_Ref477152535"/>
      <w:bookmarkStart w:id="1107" w:name="_Toc477736121"/>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10</w:t>
      </w:r>
      <w:r w:rsidRPr="00C32215">
        <w:fldChar w:fldCharType="end"/>
      </w:r>
      <w:bookmarkEnd w:id="1106"/>
      <w:r w:rsidRPr="00C32215">
        <w:t xml:space="preserve"> Results on Titan</w:t>
      </w:r>
      <w:bookmarkEnd w:id="1107"/>
    </w:p>
    <w:p w14:paraId="0BDC39B2" w14:textId="6D8640BB" w:rsidR="00FF1E9B" w:rsidRPr="00C32215" w:rsidRDefault="00FF1E9B" w:rsidP="00557E2B">
      <w:pPr>
        <w:pStyle w:val="NormalPRACE"/>
        <w:keepNext/>
      </w:pPr>
      <w:r w:rsidRPr="00C32215">
        <w:lastRenderedPageBreak/>
        <w:t>The strong scaling, on Titan and ARCHER, for small (</w:t>
      </w:r>
      <w:r w:rsidRPr="00C32215">
        <w:fldChar w:fldCharType="begin"/>
      </w:r>
      <w:r w:rsidRPr="00C32215">
        <w:instrText xml:space="preserve"> REF _Ref477152535 \h </w:instrText>
      </w:r>
      <w:r w:rsidRPr="00C32215">
        <w:fldChar w:fldCharType="separate"/>
      </w:r>
      <w:r w:rsidR="00073C7B" w:rsidRPr="00C32215">
        <w:t xml:space="preserve">Figure </w:t>
      </w:r>
      <w:r w:rsidR="00073C7B" w:rsidRPr="00C32215">
        <w:rPr>
          <w:noProof/>
        </w:rPr>
        <w:t>9</w:t>
      </w:r>
      <w:r w:rsidRPr="00C32215">
        <w:fldChar w:fldCharType="end"/>
      </w:r>
      <w:r w:rsidRPr="00C32215">
        <w:t>, left) and large (</w:t>
      </w:r>
      <w:r w:rsidRPr="00C32215">
        <w:fldChar w:fldCharType="begin"/>
      </w:r>
      <w:r w:rsidRPr="00C32215">
        <w:instrText xml:space="preserve"> REF _Ref477152535 \h </w:instrText>
      </w:r>
      <w:r w:rsidRPr="00C32215">
        <w:fldChar w:fldCharType="separate"/>
      </w:r>
      <w:r w:rsidR="00073C7B" w:rsidRPr="00C32215">
        <w:t xml:space="preserve">Figure </w:t>
      </w:r>
      <w:r w:rsidR="00073C7B" w:rsidRPr="00C32215">
        <w:rPr>
          <w:noProof/>
        </w:rPr>
        <w:t>9</w:t>
      </w:r>
      <w:r w:rsidRPr="00C32215">
        <w:fldChar w:fldCharType="end"/>
      </w:r>
      <w:r w:rsidRPr="00C32215">
        <w:t xml:space="preserve">, right)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7">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Pr="00C32215" w:rsidRDefault="00FF1E9B" w:rsidP="00FF1E9B">
      <w:pPr>
        <w:pStyle w:val="Caption"/>
      </w:pPr>
      <w:bookmarkStart w:id="1108" w:name="_Ref477152624"/>
      <w:bookmarkStart w:id="1109" w:name="_Toc477736122"/>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11</w:t>
      </w:r>
      <w:r w:rsidRPr="00C32215">
        <w:fldChar w:fldCharType="end"/>
      </w:r>
      <w:bookmarkEnd w:id="1108"/>
      <w:r w:rsidRPr="00C32215">
        <w:t xml:space="preserve"> New architecture results</w:t>
      </w:r>
      <w:bookmarkEnd w:id="1109"/>
    </w:p>
    <w:p w14:paraId="3BBEDBAD" w14:textId="0EA67F34" w:rsidR="00FF1E9B" w:rsidRPr="00C32215" w:rsidRDefault="00FF1E9B" w:rsidP="00624DD8">
      <w:pPr>
        <w:widowControl w:val="0"/>
        <w:autoSpaceDE w:val="0"/>
        <w:autoSpaceDN w:val="0"/>
        <w:adjustRightInd w:val="0"/>
        <w:spacing w:after="240"/>
        <w:rPr>
          <w:rFonts w:ascii="Times" w:hAnsi="Times" w:cs="Times"/>
          <w:lang w:val="en-GB"/>
        </w:rPr>
      </w:pPr>
      <w:r w:rsidRPr="00C32215">
        <w:rPr>
          <w:rFonts w:ascii="Times" w:hAnsi="Times" w:cs="Times"/>
          <w:sz w:val="26"/>
          <w:szCs w:val="26"/>
          <w:lang w:val="en-GB"/>
        </w:rPr>
        <w:fldChar w:fldCharType="begin"/>
      </w:r>
      <w:r w:rsidRPr="00C32215">
        <w:rPr>
          <w:rFonts w:ascii="Times" w:hAnsi="Times" w:cs="Times"/>
          <w:sz w:val="26"/>
          <w:szCs w:val="26"/>
          <w:lang w:val="en-GB"/>
        </w:rPr>
        <w:instrText xml:space="preserve"> REF _Ref477152624 \h </w:instrText>
      </w:r>
      <w:r w:rsidRPr="00C32215">
        <w:rPr>
          <w:rFonts w:ascii="Times" w:hAnsi="Times" w:cs="Times"/>
          <w:sz w:val="26"/>
          <w:szCs w:val="26"/>
          <w:lang w:val="en-GB"/>
        </w:rPr>
      </w:r>
      <w:r w:rsidRPr="00C32215">
        <w:rPr>
          <w:rFonts w:ascii="Times" w:hAnsi="Times" w:cs="Times"/>
          <w:sz w:val="26"/>
          <w:szCs w:val="26"/>
          <w:lang w:val="en-GB"/>
        </w:rPr>
        <w:fldChar w:fldCharType="separate"/>
      </w:r>
      <w:r w:rsidR="00073C7B" w:rsidRPr="00C32215">
        <w:rPr>
          <w:lang w:val="en-GB"/>
        </w:rPr>
        <w:t xml:space="preserve">Figure </w:t>
      </w:r>
      <w:r w:rsidR="00073C7B" w:rsidRPr="00C32215">
        <w:rPr>
          <w:noProof/>
          <w:lang w:val="en-GB"/>
        </w:rPr>
        <w:t>10</w:t>
      </w:r>
      <w:r w:rsidRPr="00C32215">
        <w:rPr>
          <w:rFonts w:ascii="Times" w:hAnsi="Times" w:cs="Times"/>
          <w:sz w:val="26"/>
          <w:szCs w:val="26"/>
          <w:lang w:val="en-GB"/>
        </w:rPr>
        <w:fldChar w:fldCharType="end"/>
      </w:r>
      <w:r w:rsidRPr="00C32215">
        <w:rPr>
          <w:rFonts w:ascii="Times" w:hAnsi="Times" w:cs="Times"/>
          <w:sz w:val="26"/>
          <w:szCs w:val="26"/>
          <w:lang w:val="en-GB"/>
        </w:rPr>
        <w:t xml:space="preserve"> shows the time taken by the full MILC 64x64x64x8 test cases on traditional CPU, Intel Knights Landing Xeon Phi and NVIDIA P100 (Pascal) GPU architectures. </w:t>
      </w:r>
    </w:p>
    <w:p w14:paraId="0BB199CD" w14:textId="2D64ADB2" w:rsidR="00116E7C" w:rsidRPr="00C32215" w:rsidRDefault="00891EDF" w:rsidP="004061F2">
      <w:pPr>
        <w:pStyle w:val="Heading4"/>
      </w:pPr>
      <w:bookmarkStart w:id="1110" w:name="_Toc477736107"/>
      <w:r w:rsidRPr="00C32215">
        <w:t>Second implementation</w:t>
      </w:r>
      <w:bookmarkEnd w:id="1110"/>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Here are shown the benchmark results on PizDaint located i</w:t>
      </w:r>
      <w:r w:rsidR="00875D54" w:rsidRPr="00C32215">
        <w:t xml:space="preserve">n Switzerland at CSCS and the </w:t>
      </w:r>
      <w:r w:rsidRPr="00C32215">
        <w:t>GPU-partition of Cartesius at Surfsara based in Netherland, Amsterdam. The runs are performed by using the provided bash-scripts. PizDaint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GPU nodes of Carte</w:t>
      </w:r>
      <w:r w:rsidR="00C42999" w:rsidRPr="00C32215">
        <w:t>sius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8">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C32215" w:rsidRDefault="00C42999" w:rsidP="00C42999">
      <w:pPr>
        <w:pStyle w:val="Caption"/>
      </w:pPr>
      <w:bookmarkStart w:id="1111" w:name="_Toc477736123"/>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12</w:t>
      </w:r>
      <w:r w:rsidRPr="00C32215">
        <w:fldChar w:fldCharType="end"/>
      </w:r>
      <w:r w:rsidRPr="00C32215">
        <w:t xml:space="preserve"> Result of second implementation of QCD on K40m GPU</w:t>
      </w:r>
      <w:bookmarkEnd w:id="1111"/>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Cartesius. T</w:t>
      </w:r>
      <w:r w:rsidR="0070190C" w:rsidRPr="00C32215">
        <w:t>he lattice size is given by 32x32x32</w:t>
      </w:r>
      <w:r w:rsidRPr="00C32215">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C32215" w:rsidRDefault="002A18F6" w:rsidP="002A18F6">
      <w:pPr>
        <w:pStyle w:val="Caption"/>
      </w:pPr>
      <w:bookmarkStart w:id="1112" w:name="_Toc477736124"/>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13</w:t>
      </w:r>
      <w:r w:rsidRPr="00C32215">
        <w:fldChar w:fldCharType="end"/>
      </w:r>
      <w:r w:rsidRPr="00C32215">
        <w:t xml:space="preserve"> Result of second implementation of QCD on P100 GPU</w:t>
      </w:r>
      <w:bookmarkEnd w:id="1112"/>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w:t>
      </w:r>
      <w:r w:rsidR="0070190C" w:rsidRPr="00C32215">
        <w:t>he lattice size is given by 32x32x32</w:t>
      </w:r>
      <w:r w:rsidRPr="00C32215">
        <w:t xml:space="preserve">x96 similar to </w:t>
      </w:r>
      <w:r w:rsidR="002A18F6" w:rsidRPr="00C32215">
        <w:t>the strong scaling run on the K4</w:t>
      </w:r>
      <w:r w:rsidRPr="00C32215">
        <w:t>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C32215" w:rsidRDefault="00442B93" w:rsidP="00442B93">
      <w:pPr>
        <w:pStyle w:val="Caption"/>
      </w:pPr>
      <w:bookmarkStart w:id="1113" w:name="_Toc477736125"/>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14</w:t>
      </w:r>
      <w:r w:rsidRPr="00C32215">
        <w:fldChar w:fldCharType="end"/>
      </w:r>
      <w:r w:rsidRPr="00C32215">
        <w:t xml:space="preserve"> Result of second implementation of QCD on P100 GPU on larger test case</w:t>
      </w:r>
      <w:bookmarkEnd w:id="1113"/>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x24 per card. In case of the data generated at MareNostrum,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C32215" w:rsidRDefault="005370AB" w:rsidP="005370AB">
      <w:pPr>
        <w:pStyle w:val="Caption"/>
      </w:pPr>
      <w:bookmarkStart w:id="1114" w:name="_Toc477736126"/>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15</w:t>
      </w:r>
      <w:r w:rsidRPr="00C32215">
        <w:fldChar w:fldCharType="end"/>
      </w:r>
      <w:r w:rsidRPr="00C32215">
        <w:t xml:space="preserve"> Result of second implementation of QCD on KNC</w:t>
      </w:r>
      <w:bookmarkEnd w:id="1114"/>
    </w:p>
    <w:p w14:paraId="631914CE" w14:textId="26E3C65C" w:rsidR="005370AB" w:rsidRPr="00C32215" w:rsidRDefault="005370AB" w:rsidP="005370AB">
      <w:pPr>
        <w:pStyle w:val="NormalPRACE"/>
      </w:pPr>
      <w:r w:rsidRPr="00C32215">
        <w:t>The figure shows strong scaling of the conjugate gradient solver on KNC's on the hybrid partition on MareNostrum III. T</w:t>
      </w:r>
      <w:r w:rsidR="00352C5B" w:rsidRPr="00C32215">
        <w:t>he lattice size is given by 32x32x32</w:t>
      </w:r>
      <w:r w:rsidRPr="00C32215">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C32215" w:rsidRDefault="0014439F" w:rsidP="0014439F">
      <w:pPr>
        <w:pStyle w:val="Caption"/>
      </w:pPr>
      <w:bookmarkStart w:id="1115" w:name="_Toc477736127"/>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16</w:t>
      </w:r>
      <w:r w:rsidRPr="00C32215">
        <w:fldChar w:fldCharType="end"/>
      </w:r>
      <w:r w:rsidRPr="00C32215">
        <w:t xml:space="preserve"> Result of second implementation of QCD on KNL</w:t>
      </w:r>
      <w:bookmarkEnd w:id="1115"/>
    </w:p>
    <w:p w14:paraId="2CA38ED5" w14:textId="1205E542" w:rsidR="005370AB" w:rsidRPr="00C32215" w:rsidRDefault="005370AB" w:rsidP="005370AB">
      <w:pPr>
        <w:pStyle w:val="NormalPRACE"/>
      </w:pPr>
      <w:r w:rsidRPr="00C32215">
        <w:t xml:space="preserve">The figure shows strong scaling of the conjugate gradient solver on KNL's on Frioul. The </w:t>
      </w:r>
      <w:r w:rsidR="0053125D" w:rsidRPr="00C32215">
        <w:t>lattice size is given by 32x32x32</w:t>
      </w:r>
      <w:r w:rsidRPr="00C32215">
        <w:t>x96 similar to the strong scaling run on the KNCs on MareNostrum III. The run is performed in quadranti</w:t>
      </w:r>
      <w:r w:rsidR="0014439F" w:rsidRPr="00C32215">
        <w:t>c cache mode with 68 openMP pro</w:t>
      </w:r>
      <w:r w:rsidRPr="00C32215">
        <w:t>cesses per KNLs. The test is perform with a conjugate gradient solver in single precision.</w:t>
      </w:r>
    </w:p>
    <w:p w14:paraId="492A3127" w14:textId="77777777" w:rsidR="0014439F" w:rsidRPr="00C32215" w:rsidRDefault="0014439F" w:rsidP="0014439F">
      <w:pPr>
        <w:pStyle w:val="NormalPRACE"/>
        <w:keepNext/>
      </w:pPr>
      <w:r w:rsidRPr="00C32215">
        <w:rPr>
          <w:noProof/>
          <w:lang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C32215" w:rsidRDefault="0014439F" w:rsidP="0014439F">
      <w:pPr>
        <w:pStyle w:val="Caption"/>
      </w:pPr>
      <w:bookmarkStart w:id="1116" w:name="_Toc477736128"/>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17</w:t>
      </w:r>
      <w:r w:rsidRPr="00C32215">
        <w:fldChar w:fldCharType="end"/>
      </w:r>
      <w:r w:rsidRPr="00C32215">
        <w:t xml:space="preserve"> Result of second implementation of QCD on KNL on a larger test case</w:t>
      </w:r>
      <w:bookmarkEnd w:id="1116"/>
    </w:p>
    <w:p w14:paraId="0B924136" w14:textId="5481AEBA"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PizDaint. The</w:t>
      </w:r>
      <w:r w:rsidR="0053125D" w:rsidRPr="00C32215">
        <w:t xml:space="preserve"> lattice size is increase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1117" w:name="_Toc477736108"/>
      <w:r w:rsidRPr="00C32215">
        <w:lastRenderedPageBreak/>
        <w:t>Quantum Espresso</w:t>
      </w:r>
      <w:bookmarkEnd w:id="1117"/>
    </w:p>
    <w:p w14:paraId="0BA104B0" w14:textId="77777777" w:rsidR="00352C5B" w:rsidRPr="00C32215" w:rsidRDefault="00624197" w:rsidP="00352C5B">
      <w:pPr>
        <w:pStyle w:val="NormalPRACE"/>
        <w:keepNext/>
      </w:pPr>
      <w:r w:rsidRPr="00C32215">
        <w:rPr>
          <w:noProof/>
          <w:lang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Pr="00C32215" w:rsidRDefault="00352C5B" w:rsidP="00352C5B">
      <w:pPr>
        <w:pStyle w:val="Caption"/>
      </w:pPr>
      <w:bookmarkStart w:id="1118" w:name="_Toc477736129"/>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18</w:t>
      </w:r>
      <w:r w:rsidRPr="00C32215">
        <w:fldChar w:fldCharType="end"/>
      </w:r>
      <w:r w:rsidRPr="00C32215">
        <w:t xml:space="preserve"> AUSURF performances on GPU</w:t>
      </w:r>
      <w:bookmarkEnd w:id="1118"/>
    </w:p>
    <w:p w14:paraId="3EF0F685" w14:textId="77777777" w:rsidR="00352C5B" w:rsidRPr="00C32215" w:rsidRDefault="00352C5B" w:rsidP="00352C5B">
      <w:pPr>
        <w:rPr>
          <w:lang w:val="en-GB" w:eastAsia="en-GB"/>
        </w:rPr>
      </w:pPr>
    </w:p>
    <w:p w14:paraId="103D56B8" w14:textId="77777777" w:rsidR="00352C5B" w:rsidRPr="00C32215" w:rsidRDefault="00352C5B" w:rsidP="00352C5B">
      <w:pPr>
        <w:pStyle w:val="NormalPRACE"/>
        <w:keepNext/>
      </w:pPr>
      <w:r w:rsidRPr="00C32215">
        <w:rPr>
          <w:noProof/>
          <w:lang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C32215" w:rsidRDefault="00352C5B" w:rsidP="00352C5B">
      <w:pPr>
        <w:pStyle w:val="Caption"/>
      </w:pPr>
      <w:bookmarkStart w:id="1119" w:name="_Toc477736130"/>
      <w:r w:rsidRPr="00C32215">
        <w:t xml:space="preserve">Figure </w:t>
      </w:r>
      <w:r w:rsidRPr="00C32215">
        <w:fldChar w:fldCharType="begin"/>
      </w:r>
      <w:r w:rsidRPr="00C32215">
        <w:instrText xml:space="preserve"> SEQ Figure \* ARABIC </w:instrText>
      </w:r>
      <w:r w:rsidRPr="00C32215">
        <w:fldChar w:fldCharType="separate"/>
      </w:r>
      <w:r w:rsidR="001930F2" w:rsidRPr="00C32215">
        <w:rPr>
          <w:noProof/>
        </w:rPr>
        <w:t>19</w:t>
      </w:r>
      <w:r w:rsidRPr="00C32215">
        <w:fldChar w:fldCharType="end"/>
      </w:r>
      <w:r w:rsidRPr="00C32215">
        <w:t xml:space="preserve"> CNT performances on GPU</w:t>
      </w:r>
      <w:bookmarkEnd w:id="1119"/>
    </w:p>
    <w:p w14:paraId="5018D6BA" w14:textId="6D7CB625" w:rsidR="00116E7C" w:rsidRPr="00C32215" w:rsidRDefault="00D00E8F" w:rsidP="00116E7C">
      <w:pPr>
        <w:pStyle w:val="NormalPRACE"/>
      </w:pPr>
      <w:r w:rsidRPr="00C32215">
        <w:br w:type="page"/>
      </w:r>
    </w:p>
    <w:p w14:paraId="6D4C8694" w14:textId="77777777" w:rsidR="00116E7C" w:rsidRPr="00C32215" w:rsidRDefault="00116E7C" w:rsidP="00116E7C">
      <w:pPr>
        <w:pStyle w:val="Heading3"/>
      </w:pPr>
      <w:bookmarkStart w:id="1120" w:name="_Toc477736109"/>
      <w:r w:rsidRPr="00C32215">
        <w:lastRenderedPageBreak/>
        <w:t>Synthetic benchmarks (SHOC)</w:t>
      </w:r>
      <w:bookmarkEnd w:id="1120"/>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C32215"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C32215"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Intel Xeon Phi</w:t>
            </w:r>
          </w:p>
        </w:tc>
      </w:tr>
      <w:tr w:rsidR="00591606" w:rsidRPr="00C32215"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C32215"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Haswell OpenCL</w:t>
            </w:r>
          </w:p>
        </w:tc>
      </w:tr>
      <w:tr w:rsidR="00591606" w:rsidRPr="00C32215"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11.3 GB/s</w:t>
            </w:r>
          </w:p>
        </w:tc>
      </w:tr>
      <w:tr w:rsidR="00591606" w:rsidRPr="00C32215"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10.4 GB/s</w:t>
            </w:r>
          </w:p>
        </w:tc>
      </w:tr>
      <w:tr w:rsidR="00591606" w:rsidRPr="00C32215" w14:paraId="5041958E" w14:textId="77777777" w:rsidTr="00CB2394">
        <w:trPr>
          <w:trHeight w:val="30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1427 GF/s</w:t>
            </w:r>
          </w:p>
        </w:tc>
      </w:tr>
      <w:tr w:rsidR="00591606" w:rsidRPr="00C32215"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742 GF/s</w:t>
            </w:r>
          </w:p>
        </w:tc>
      </w:tr>
      <w:tr w:rsidR="00591606" w:rsidRPr="00C32215"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18.5 GB/s</w:t>
            </w:r>
          </w:p>
        </w:tc>
      </w:tr>
      <w:tr w:rsidR="00591606" w:rsidRPr="00C32215"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156 GB/s</w:t>
            </w:r>
          </w:p>
        </w:tc>
      </w:tr>
      <w:tr w:rsidR="00591606" w:rsidRPr="00C32215"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13.6 GB/s</w:t>
            </w:r>
          </w:p>
        </w:tc>
      </w:tr>
      <w:tr w:rsidR="00591606" w:rsidRPr="00C32215"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163 GB/s</w:t>
            </w:r>
          </w:p>
        </w:tc>
      </w:tr>
      <w:tr w:rsidR="00591606" w:rsidRPr="00C32215"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200 GB/s</w:t>
            </w:r>
          </w:p>
        </w:tc>
      </w:tr>
      <w:tr w:rsidR="00591606" w:rsidRPr="00C32215"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248 GB/s</w:t>
            </w:r>
          </w:p>
        </w:tc>
      </w:tr>
      <w:tr w:rsidR="00591606" w:rsidRPr="00C32215"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12,034,300 Edges/s</w:t>
            </w:r>
          </w:p>
        </w:tc>
      </w:tr>
      <w:tr w:rsidR="00591606" w:rsidRPr="00C32215"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70 GF/s</w:t>
            </w:r>
          </w:p>
        </w:tc>
      </w:tr>
      <w:tr w:rsidR="00591606" w:rsidRPr="00C32215"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50 GF/s</w:t>
            </w:r>
          </w:p>
        </w:tc>
      </w:tr>
      <w:tr w:rsidR="00591606" w:rsidRPr="00C32215"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348-503 GF/s</w:t>
            </w:r>
          </w:p>
        </w:tc>
      </w:tr>
      <w:tr w:rsidR="00591606" w:rsidRPr="00C32215"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174-175 GF/s</w:t>
            </w:r>
          </w:p>
        </w:tc>
      </w:tr>
      <w:tr w:rsidR="00591606" w:rsidRPr="00C32215"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106 GF/s</w:t>
            </w:r>
          </w:p>
        </w:tc>
      </w:tr>
      <w:tr w:rsidR="00591606" w:rsidRPr="00C32215"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1.12 GH/s</w:t>
            </w:r>
          </w:p>
        </w:tc>
      </w:tr>
      <w:tr w:rsidR="00591606" w:rsidRPr="00C32215"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51 GB/s</w:t>
            </w:r>
          </w:p>
        </w:tc>
      </w:tr>
      <w:tr w:rsidR="00591606" w:rsidRPr="00C32215"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15 GB/s</w:t>
            </w:r>
          </w:p>
        </w:tc>
      </w:tr>
      <w:tr w:rsidR="00591606" w:rsidRPr="00C32215"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0.3 GB/s</w:t>
            </w:r>
          </w:p>
        </w:tc>
      </w:tr>
      <w:tr w:rsidR="00591606" w:rsidRPr="00C32215"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GF/s</w:t>
            </w:r>
          </w:p>
        </w:tc>
      </w:tr>
      <w:tr w:rsidR="00591606" w:rsidRPr="00C32215"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29 GF/s</w:t>
            </w:r>
          </w:p>
        </w:tc>
      </w:tr>
      <w:tr w:rsidR="00591606" w:rsidRPr="00C32215"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26 GF/s</w:t>
            </w:r>
          </w:p>
        </w:tc>
      </w:tr>
      <w:tr w:rsidR="00591606" w:rsidRPr="00C32215"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 GB/s</w:t>
            </w:r>
          </w:p>
        </w:tc>
      </w:tr>
      <w:tr w:rsidR="00591606" w:rsidRPr="00C32215"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C32215" w:rsidRDefault="00591606" w:rsidP="00591606">
            <w:pPr>
              <w:keepNext/>
              <w:jc w:val="center"/>
              <w:rPr>
                <w:rFonts w:ascii="Calibri" w:hAnsi="Calibri"/>
                <w:color w:val="000000"/>
                <w:sz w:val="20"/>
                <w:szCs w:val="20"/>
                <w:lang w:val="en-GB"/>
              </w:rPr>
            </w:pPr>
            <w:r w:rsidRPr="00C32215">
              <w:rPr>
                <w:rFonts w:ascii="Calibri" w:hAnsi="Calibri"/>
                <w:color w:val="000000"/>
                <w:sz w:val="20"/>
                <w:szCs w:val="20"/>
                <w:lang w:val="en-GB"/>
              </w:rPr>
              <w:t>25 GF/s</w:t>
            </w:r>
          </w:p>
        </w:tc>
      </w:tr>
    </w:tbl>
    <w:p w14:paraId="5226D58B" w14:textId="0AD361B1" w:rsidR="00116E7C" w:rsidRPr="00C32215" w:rsidRDefault="00591606" w:rsidP="00591606">
      <w:pPr>
        <w:pStyle w:val="Caption"/>
      </w:pPr>
      <w:bookmarkStart w:id="1121" w:name="_Toc477359758"/>
      <w:r w:rsidRPr="00C32215">
        <w:t xml:space="preserve">Table </w:t>
      </w:r>
      <w:r w:rsidRPr="00C32215">
        <w:fldChar w:fldCharType="begin"/>
      </w:r>
      <w:r w:rsidRPr="00C32215">
        <w:instrText xml:space="preserve"> SEQ Table \* ARABIC </w:instrText>
      </w:r>
      <w:r w:rsidRPr="00C32215">
        <w:fldChar w:fldCharType="separate"/>
      </w:r>
      <w:r w:rsidR="00DF3166" w:rsidRPr="00C32215">
        <w:rPr>
          <w:noProof/>
        </w:rPr>
        <w:t>2</w:t>
      </w:r>
      <w:r w:rsidRPr="00C32215">
        <w:fldChar w:fldCharType="end"/>
      </w:r>
      <w:r w:rsidRPr="00C32215">
        <w:t xml:space="preserve"> Synthetic benchmarks relusts on K40 and KNC</w:t>
      </w:r>
      <w:bookmarkEnd w:id="1121"/>
    </w:p>
    <w:p w14:paraId="6A57671D" w14:textId="1CB82264" w:rsidR="00591606" w:rsidRPr="00C32215" w:rsidRDefault="00961CAB" w:rsidP="00591606">
      <w:pPr>
        <w:rPr>
          <w:lang w:val="en-GB" w:eastAsia="en-GB"/>
        </w:rPr>
      </w:pPr>
      <w:r w:rsidRPr="00C32215">
        <w:rPr>
          <w:lang w:val="en-GB" w:eastAsia="en-GB"/>
        </w:rPr>
        <w:t xml:space="preserve">Due </w:t>
      </w:r>
      <w:r w:rsidR="00591606" w:rsidRPr="00C32215">
        <w:rPr>
          <w:lang w:val="en-GB" w:eastAsia="en-GB"/>
        </w:rPr>
        <w:t>Measures marked red are not relevant and should not be considered.</w:t>
      </w:r>
    </w:p>
    <w:p w14:paraId="4CD26543" w14:textId="760A1489" w:rsidR="00116E7C" w:rsidRPr="00C32215" w:rsidRDefault="00116E7C" w:rsidP="00116E7C">
      <w:pPr>
        <w:pStyle w:val="Heading3"/>
      </w:pPr>
      <w:bookmarkStart w:id="1122" w:name="_Toc477736110"/>
      <w:r w:rsidRPr="00C32215">
        <w:t>SPECFEM3D</w:t>
      </w:r>
      <w:bookmarkEnd w:id="1122"/>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7589CFAB" w:rsidR="009F1D19" w:rsidRPr="00C32215" w:rsidRDefault="000B533E" w:rsidP="000B533E">
      <w:pPr>
        <w:pStyle w:val="Caption"/>
      </w:pPr>
      <w:bookmarkStart w:id="1123" w:name="_Toc477359759"/>
      <w:r w:rsidRPr="00C32215">
        <w:t xml:space="preserve">Table </w:t>
      </w:r>
      <w:r w:rsidRPr="00C32215">
        <w:fldChar w:fldCharType="begin"/>
      </w:r>
      <w:r w:rsidRPr="00C32215">
        <w:instrText xml:space="preserve"> SEQ Table \* ARABIC </w:instrText>
      </w:r>
      <w:r w:rsidRPr="00C32215">
        <w:fldChar w:fldCharType="separate"/>
      </w:r>
      <w:r w:rsidR="00DF3166" w:rsidRPr="00C32215">
        <w:rPr>
          <w:noProof/>
        </w:rPr>
        <w:t>3</w:t>
      </w:r>
      <w:r w:rsidRPr="00C32215">
        <w:fldChar w:fldCharType="end"/>
      </w:r>
      <w:r w:rsidRPr="00C32215">
        <w:t xml:space="preserve"> SPECFEM 3D GLOBE results</w:t>
      </w:r>
      <w:bookmarkEnd w:id="1123"/>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1124" w:name="_Ref477340783"/>
      <w:bookmarkStart w:id="1125" w:name="_Toc477736111"/>
      <w:r w:rsidRPr="00C32215">
        <w:t>Conclusion and future work</w:t>
      </w:r>
      <w:bookmarkEnd w:id="1124"/>
      <w:bookmarkEnd w:id="1125"/>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lastRenderedPageBreak/>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C7656" w:rsidRPr="00C32215">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702BCE9A" w:rsidR="00890B0F" w:rsidRPr="00C32215" w:rsidRDefault="00890B0F" w:rsidP="00C300CC">
      <w:pPr>
        <w:pStyle w:val="NormalPRACE"/>
      </w:pPr>
      <w:r w:rsidRPr="00C32215">
        <w:t xml:space="preserve">Task 7.2B in PRACE 4IP started to design a benchmark suite for accelerator. This work </w:t>
      </w:r>
      <w:r w:rsidR="00223D58" w:rsidRPr="00C32215">
        <w:t>has</w:t>
      </w:r>
      <w:r w:rsidRPr="00C32215">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bookmarkEnd w:id="1"/>
    <w:sectPr w:rsidR="00890B0F" w:rsidRPr="00C32215" w:rsidSect="0029275D">
      <w:headerReference w:type="default" r:id="rId56"/>
      <w:footerReference w:type="default" r:id="rId57"/>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7" w:author="Victor Cameo" w:date="2017-03-19T19:16:00Z" w:initials="VC">
    <w:p w14:paraId="266638CA" w14:textId="2311720C" w:rsidR="008C1C7D" w:rsidRDefault="008C1C7D">
      <w:pPr>
        <w:pStyle w:val="CommentText"/>
      </w:pPr>
      <w:r>
        <w:rPr>
          <w:rStyle w:val="CommentReference"/>
        </w:rPr>
        <w:annotationRef/>
      </w:r>
      <w:r>
        <w:t>To be updated</w:t>
      </w:r>
    </w:p>
  </w:comment>
  <w:comment w:id="809" w:author="Victor Cameo" w:date="2017-03-19T19:18:00Z" w:initials="VC">
    <w:p w14:paraId="480D3C2C" w14:textId="47575163" w:rsidR="008C1C7D" w:rsidRDefault="008C1C7D">
      <w:pPr>
        <w:pStyle w:val="CommentText"/>
      </w:pPr>
      <w:r>
        <w:rPr>
          <w:rStyle w:val="CommentReference"/>
        </w:rPr>
        <w:annotationRef/>
      </w:r>
      <w:r>
        <w:t xml:space="preserve">I agree, not readable enough, this version make it better </w:t>
      </w:r>
    </w:p>
  </w:comment>
  <w:comment w:id="811" w:author="Victor Cameo" w:date="2017-03-19T19:20:00Z" w:initials="VC">
    <w:p w14:paraId="7215A013" w14:textId="42AAF79B" w:rsidR="008C1C7D" w:rsidRDefault="008C1C7D">
      <w:pPr>
        <w:pStyle w:val="CommentText"/>
      </w:pPr>
      <w:r>
        <w:rPr>
          <w:rStyle w:val="CommentReference"/>
        </w:rPr>
        <w:annotationRef/>
      </w:r>
      <w:r w:rsidR="00F30960">
        <w:rPr>
          <w:noProof/>
        </w:rPr>
        <w:t>d</w:t>
      </w:r>
    </w:p>
  </w:comment>
  <w:comment w:id="813" w:author="Victor Cameo" w:date="2017-03-19T19:21:00Z" w:initials="VC">
    <w:p w14:paraId="311AA763" w14:textId="4F0CABCD" w:rsidR="008C1C7D" w:rsidRDefault="008C1C7D">
      <w:pPr>
        <w:pStyle w:val="CommentText"/>
      </w:pPr>
      <w:r>
        <w:rPr>
          <w:rStyle w:val="CommentReference"/>
        </w:rPr>
        <w:annotationRef/>
      </w:r>
      <w:r>
        <w:t>WIP with the concerned BCO</w:t>
      </w:r>
    </w:p>
  </w:comment>
  <w:comment w:id="817" w:author="Victor Cameo" w:date="2017-03-19T19:22:00Z" w:initials="VC">
    <w:p w14:paraId="13732D5B" w14:textId="4E11550B" w:rsidR="008C1C7D" w:rsidRDefault="008C1C7D">
      <w:pPr>
        <w:pStyle w:val="CommentText"/>
      </w:pPr>
      <w:r>
        <w:rPr>
          <w:rStyle w:val="CommentReference"/>
        </w:rPr>
        <w:annotationRef/>
      </w:r>
      <w:r>
        <w:t>WIP with the BCO, more to come.</w:t>
      </w:r>
    </w:p>
  </w:comment>
  <w:comment w:id="821" w:author="Victor Cameo" w:date="2017-03-20T01:06:00Z" w:initials="VC">
    <w:p w14:paraId="56C7580C" w14:textId="4FFC1A65" w:rsidR="00A37266" w:rsidRDefault="00A37266">
      <w:pPr>
        <w:pStyle w:val="CommentText"/>
      </w:pPr>
      <w:r>
        <w:rPr>
          <w:rStyle w:val="CommentReference"/>
        </w:rPr>
        <w:annotationRef/>
      </w:r>
      <w:r>
        <w:t>Updated</w:t>
      </w:r>
    </w:p>
  </w:comment>
  <w:comment w:id="824" w:author="Victor Cameo" w:date="2017-03-20T01:06:00Z" w:initials="VC">
    <w:p w14:paraId="1FA0B03A" w14:textId="6F8254E9" w:rsidR="00101850" w:rsidRDefault="00101850">
      <w:pPr>
        <w:pStyle w:val="CommentText"/>
      </w:pPr>
      <w:r>
        <w:rPr>
          <w:rStyle w:val="CommentReference"/>
        </w:rPr>
        <w:annotationRef/>
      </w:r>
      <w:r>
        <w:t xml:space="preserve">WIP with BCO </w:t>
      </w:r>
    </w:p>
  </w:comment>
  <w:comment w:id="828" w:author="Victor Cameo" w:date="2017-03-20T01:11:00Z" w:initials="VC">
    <w:p w14:paraId="3A053849" w14:textId="33EB17DC" w:rsidR="00BD5292" w:rsidRDefault="00BD5292">
      <w:pPr>
        <w:pStyle w:val="CommentText"/>
      </w:pPr>
      <w:r>
        <w:rPr>
          <w:rStyle w:val="CommentReference"/>
        </w:rPr>
        <w:annotationRef/>
      </w:r>
      <w:r>
        <w:t>Updated</w:t>
      </w:r>
    </w:p>
  </w:comment>
  <w:comment w:id="871" w:author="Victor Cameo" w:date="2017-03-20T01:11:00Z" w:initials="VC">
    <w:p w14:paraId="62A7CBFB" w14:textId="310CB649" w:rsidR="00BD5292" w:rsidRDefault="00BD5292">
      <w:pPr>
        <w:pStyle w:val="CommentText"/>
      </w:pPr>
      <w:r>
        <w:rPr>
          <w:rStyle w:val="CommentReference"/>
        </w:rPr>
        <w:annotationRef/>
      </w:r>
      <w:r>
        <w:t>Updated</w:t>
      </w:r>
    </w:p>
  </w:comment>
  <w:comment w:id="916" w:author="Victor Cameo" w:date="2017-03-20T01:11:00Z" w:initials="VC">
    <w:p w14:paraId="70CD8359" w14:textId="6F25C8D8" w:rsidR="00BD5292" w:rsidRDefault="00BD5292">
      <w:pPr>
        <w:pStyle w:val="CommentText"/>
      </w:pPr>
      <w:r>
        <w:rPr>
          <w:rStyle w:val="CommentReference"/>
        </w:rPr>
        <w:annotationRef/>
      </w:r>
      <w:r>
        <w:t>Updated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480D3C2C" w15:done="0"/>
  <w15:commentEx w15:paraId="7215A013" w15:done="0"/>
  <w15:commentEx w15:paraId="311AA763" w15:done="0"/>
  <w15:commentEx w15:paraId="13732D5B" w15:done="0"/>
  <w15:commentEx w15:paraId="56C7580C" w15:done="0"/>
  <w15:commentEx w15:paraId="1FA0B03A" w15:done="0"/>
  <w15:commentEx w15:paraId="3A053849" w15:done="0"/>
  <w15:commentEx w15:paraId="62A7CBFB" w15:done="0"/>
  <w15:commentEx w15:paraId="70CD83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8A13E8" w:rsidRDefault="008A13E8">
      <w:r>
        <w:separator/>
      </w:r>
    </w:p>
  </w:endnote>
  <w:endnote w:type="continuationSeparator" w:id="0">
    <w:p w14:paraId="1AF9CBF2" w14:textId="77777777" w:rsidR="008A13E8" w:rsidRDefault="008A1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8A13E8" w:rsidRDefault="008A13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8A13E8" w:rsidRPr="00D60D9B" w:rsidRDefault="008A13E8">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30960">
      <w:rPr>
        <w:rStyle w:val="PageNumber"/>
        <w:noProof/>
      </w:rPr>
      <w:t>x</w:t>
    </w:r>
    <w:r>
      <w:rPr>
        <w:rStyle w:val="PageNumber"/>
      </w:rPr>
      <w:fldChar w:fldCharType="end"/>
    </w:r>
  </w:p>
  <w:p w14:paraId="28674C59" w14:textId="77777777" w:rsidR="008A13E8" w:rsidRPr="00370056" w:rsidRDefault="008A13E8">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30960">
      <w:rPr>
        <w:rStyle w:val="PageNumber"/>
        <w:noProof/>
      </w:rPr>
      <w:t>14</w:t>
    </w:r>
    <w:r>
      <w:rPr>
        <w:rStyle w:val="PageNumber"/>
      </w:rPr>
      <w:fldChar w:fldCharType="end"/>
    </w:r>
  </w:p>
  <w:p w14:paraId="04B8B36A" w14:textId="7D9E2A89" w:rsidR="008A13E8" w:rsidRPr="00370056" w:rsidRDefault="008A13E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30960">
      <w:rPr>
        <w:rStyle w:val="PageNumber"/>
        <w:noProof/>
      </w:rPr>
      <w:t>15</w:t>
    </w:r>
    <w:r>
      <w:rPr>
        <w:rStyle w:val="PageNumber"/>
      </w:rPr>
      <w:fldChar w:fldCharType="end"/>
    </w:r>
  </w:p>
  <w:p w14:paraId="64168D9A" w14:textId="77777777" w:rsidR="008A13E8" w:rsidRPr="00370056" w:rsidRDefault="008A13E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30960">
      <w:rPr>
        <w:rStyle w:val="PageNumber"/>
        <w:noProof/>
      </w:rPr>
      <w:t>19</w:t>
    </w:r>
    <w:r>
      <w:rPr>
        <w:rStyle w:val="PageNumber"/>
      </w:rPr>
      <w:fldChar w:fldCharType="end"/>
    </w:r>
  </w:p>
  <w:p w14:paraId="35E97CBD" w14:textId="77777777" w:rsidR="008A13E8" w:rsidRPr="00370056" w:rsidRDefault="008A13E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8A13E8" w:rsidRDefault="008A13E8">
      <w:r>
        <w:separator/>
      </w:r>
    </w:p>
  </w:footnote>
  <w:footnote w:type="continuationSeparator" w:id="0">
    <w:p w14:paraId="1D1B1D22" w14:textId="77777777" w:rsidR="008A13E8" w:rsidRDefault="008A13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8A13E8" w:rsidRPr="00004E06" w:rsidRDefault="008A13E8"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8A13E8" w:rsidRPr="007B2E1A" w:rsidRDefault="008A13E8"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8A13E8" w:rsidRPr="007B2E1A" w:rsidRDefault="008A13E8"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8A13E8" w:rsidRPr="00F56882" w:rsidRDefault="008A13E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8A13E8" w:rsidRPr="00595546" w:rsidRDefault="008A13E8"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8A13E8" w:rsidRPr="00F56882" w:rsidRDefault="008A13E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8A13E8" w:rsidRPr="00595546" w:rsidRDefault="008A13E8"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8A13E8" w:rsidRPr="00F56882" w:rsidRDefault="008A13E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8A13E8" w:rsidRPr="00595546" w:rsidRDefault="008A13E8"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7F5B1D64"/>
    <w:multiLevelType w:val="multilevel"/>
    <w:tmpl w:val="A908068E"/>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0"/>
  </w:num>
  <w:num w:numId="2">
    <w:abstractNumId w:val="4"/>
  </w:num>
  <w:num w:numId="3">
    <w:abstractNumId w:val="2"/>
  </w:num>
  <w:num w:numId="4">
    <w:abstractNumId w:val="0"/>
  </w:num>
  <w:num w:numId="5">
    <w:abstractNumId w:val="1"/>
  </w:num>
  <w:num w:numId="6">
    <w:abstractNumId w:val="3"/>
  </w:num>
  <w:num w:numId="7">
    <w:abstractNumId w:val="14"/>
  </w:num>
  <w:num w:numId="8">
    <w:abstractNumId w:val="9"/>
  </w:num>
  <w:num w:numId="9">
    <w:abstractNumId w:val="18"/>
  </w:num>
  <w:num w:numId="10">
    <w:abstractNumId w:val="19"/>
  </w:num>
  <w:num w:numId="11">
    <w:abstractNumId w:val="17"/>
  </w:num>
  <w:num w:numId="12">
    <w:abstractNumId w:val="11"/>
  </w:num>
  <w:num w:numId="13">
    <w:abstractNumId w:val="8"/>
  </w:num>
  <w:num w:numId="14">
    <w:abstractNumId w:val="10"/>
  </w:num>
  <w:num w:numId="15">
    <w:abstractNumId w:val="15"/>
  </w:num>
  <w:num w:numId="16">
    <w:abstractNumId w:val="12"/>
  </w:num>
  <w:num w:numId="17">
    <w:abstractNumId w:val="6"/>
  </w:num>
  <w:num w:numId="18">
    <w:abstractNumId w:val="16"/>
  </w:num>
  <w:num w:numId="19">
    <w:abstractNumId w:val="7"/>
  </w:num>
  <w:num w:numId="20">
    <w:abstractNumId w:val="13"/>
  </w:num>
  <w:num w:numId="2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CC2"/>
    <w:rsid w:val="00013018"/>
    <w:rsid w:val="00013025"/>
    <w:rsid w:val="000132B5"/>
    <w:rsid w:val="00016EDB"/>
    <w:rsid w:val="000234DB"/>
    <w:rsid w:val="000273FE"/>
    <w:rsid w:val="00036105"/>
    <w:rsid w:val="000402C3"/>
    <w:rsid w:val="0004319F"/>
    <w:rsid w:val="0004565A"/>
    <w:rsid w:val="00050EB2"/>
    <w:rsid w:val="00052664"/>
    <w:rsid w:val="00065F79"/>
    <w:rsid w:val="000673BA"/>
    <w:rsid w:val="00070435"/>
    <w:rsid w:val="00070C05"/>
    <w:rsid w:val="00073C7B"/>
    <w:rsid w:val="00080626"/>
    <w:rsid w:val="00085C09"/>
    <w:rsid w:val="000A671F"/>
    <w:rsid w:val="000B1A06"/>
    <w:rsid w:val="000B23B5"/>
    <w:rsid w:val="000B3008"/>
    <w:rsid w:val="000B533E"/>
    <w:rsid w:val="000D12E8"/>
    <w:rsid w:val="000D6D23"/>
    <w:rsid w:val="000D6EC7"/>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56C5"/>
    <w:rsid w:val="001357C2"/>
    <w:rsid w:val="0013593C"/>
    <w:rsid w:val="00137C52"/>
    <w:rsid w:val="0014439F"/>
    <w:rsid w:val="00147A56"/>
    <w:rsid w:val="00152080"/>
    <w:rsid w:val="00157612"/>
    <w:rsid w:val="0016058E"/>
    <w:rsid w:val="001621F7"/>
    <w:rsid w:val="0016436D"/>
    <w:rsid w:val="00172BA0"/>
    <w:rsid w:val="0017671A"/>
    <w:rsid w:val="00180404"/>
    <w:rsid w:val="001832D0"/>
    <w:rsid w:val="00192A03"/>
    <w:rsid w:val="001930F2"/>
    <w:rsid w:val="00193463"/>
    <w:rsid w:val="00193FEB"/>
    <w:rsid w:val="00194070"/>
    <w:rsid w:val="00195345"/>
    <w:rsid w:val="00196C80"/>
    <w:rsid w:val="001A16B7"/>
    <w:rsid w:val="001B0213"/>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9275D"/>
    <w:rsid w:val="002A18F6"/>
    <w:rsid w:val="002A2A6F"/>
    <w:rsid w:val="002A591B"/>
    <w:rsid w:val="002A7885"/>
    <w:rsid w:val="002B2F8B"/>
    <w:rsid w:val="002B4116"/>
    <w:rsid w:val="002B4FEF"/>
    <w:rsid w:val="002B60CA"/>
    <w:rsid w:val="002C231C"/>
    <w:rsid w:val="002C3F44"/>
    <w:rsid w:val="002C6ECE"/>
    <w:rsid w:val="002C78E0"/>
    <w:rsid w:val="002D4724"/>
    <w:rsid w:val="002E023E"/>
    <w:rsid w:val="002F1BB8"/>
    <w:rsid w:val="002F1DF5"/>
    <w:rsid w:val="002F7876"/>
    <w:rsid w:val="00306422"/>
    <w:rsid w:val="00307702"/>
    <w:rsid w:val="0031066B"/>
    <w:rsid w:val="0031407F"/>
    <w:rsid w:val="0031446D"/>
    <w:rsid w:val="00314756"/>
    <w:rsid w:val="00316341"/>
    <w:rsid w:val="00317611"/>
    <w:rsid w:val="00321FA7"/>
    <w:rsid w:val="00323964"/>
    <w:rsid w:val="0033249B"/>
    <w:rsid w:val="00334A90"/>
    <w:rsid w:val="0034069C"/>
    <w:rsid w:val="0034317C"/>
    <w:rsid w:val="00343B37"/>
    <w:rsid w:val="003479EC"/>
    <w:rsid w:val="00352C5B"/>
    <w:rsid w:val="003614A4"/>
    <w:rsid w:val="00361CBB"/>
    <w:rsid w:val="00362FF1"/>
    <w:rsid w:val="003649D4"/>
    <w:rsid w:val="003679F5"/>
    <w:rsid w:val="00367C83"/>
    <w:rsid w:val="00370056"/>
    <w:rsid w:val="003755BD"/>
    <w:rsid w:val="00387A8F"/>
    <w:rsid w:val="00390640"/>
    <w:rsid w:val="00392178"/>
    <w:rsid w:val="00394938"/>
    <w:rsid w:val="00396AB1"/>
    <w:rsid w:val="003A1DDF"/>
    <w:rsid w:val="003A4DCA"/>
    <w:rsid w:val="003B6790"/>
    <w:rsid w:val="003C3D69"/>
    <w:rsid w:val="003C5AC4"/>
    <w:rsid w:val="003C7DA6"/>
    <w:rsid w:val="003E17BD"/>
    <w:rsid w:val="003E59C2"/>
    <w:rsid w:val="003F003E"/>
    <w:rsid w:val="003F0B63"/>
    <w:rsid w:val="003F3AC9"/>
    <w:rsid w:val="00402DE9"/>
    <w:rsid w:val="004061F2"/>
    <w:rsid w:val="00406435"/>
    <w:rsid w:val="00406950"/>
    <w:rsid w:val="00407002"/>
    <w:rsid w:val="0042127F"/>
    <w:rsid w:val="004276B8"/>
    <w:rsid w:val="00430A58"/>
    <w:rsid w:val="0043188F"/>
    <w:rsid w:val="00436513"/>
    <w:rsid w:val="00442B93"/>
    <w:rsid w:val="004440EF"/>
    <w:rsid w:val="004451B6"/>
    <w:rsid w:val="00446579"/>
    <w:rsid w:val="00452190"/>
    <w:rsid w:val="00455C2D"/>
    <w:rsid w:val="00461478"/>
    <w:rsid w:val="0046323B"/>
    <w:rsid w:val="00465709"/>
    <w:rsid w:val="00465D6F"/>
    <w:rsid w:val="0046634C"/>
    <w:rsid w:val="004677A8"/>
    <w:rsid w:val="00476BDD"/>
    <w:rsid w:val="004831E5"/>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8D7"/>
    <w:rsid w:val="004F25EE"/>
    <w:rsid w:val="004F799A"/>
    <w:rsid w:val="005006AA"/>
    <w:rsid w:val="00500CAF"/>
    <w:rsid w:val="00502EBD"/>
    <w:rsid w:val="005129FB"/>
    <w:rsid w:val="00512B22"/>
    <w:rsid w:val="005131AF"/>
    <w:rsid w:val="005159FF"/>
    <w:rsid w:val="0051799C"/>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B2DA9"/>
    <w:rsid w:val="005B3210"/>
    <w:rsid w:val="005B4BF3"/>
    <w:rsid w:val="005B7B5B"/>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33C4"/>
    <w:rsid w:val="00637ADF"/>
    <w:rsid w:val="00637E4B"/>
    <w:rsid w:val="00640498"/>
    <w:rsid w:val="006412C8"/>
    <w:rsid w:val="00643435"/>
    <w:rsid w:val="00643D26"/>
    <w:rsid w:val="0064466A"/>
    <w:rsid w:val="00657AD9"/>
    <w:rsid w:val="0066164F"/>
    <w:rsid w:val="00664EB5"/>
    <w:rsid w:val="006650D3"/>
    <w:rsid w:val="00666A77"/>
    <w:rsid w:val="00673786"/>
    <w:rsid w:val="006801B8"/>
    <w:rsid w:val="006836FD"/>
    <w:rsid w:val="0068532C"/>
    <w:rsid w:val="006906CD"/>
    <w:rsid w:val="006920F0"/>
    <w:rsid w:val="00695B45"/>
    <w:rsid w:val="006977AF"/>
    <w:rsid w:val="006A3B8F"/>
    <w:rsid w:val="006A47D4"/>
    <w:rsid w:val="006A4FDB"/>
    <w:rsid w:val="006A54E1"/>
    <w:rsid w:val="006A5F3A"/>
    <w:rsid w:val="006B1E4B"/>
    <w:rsid w:val="006B2E56"/>
    <w:rsid w:val="006C4D54"/>
    <w:rsid w:val="006C6718"/>
    <w:rsid w:val="006C7DBE"/>
    <w:rsid w:val="006D0AE9"/>
    <w:rsid w:val="006D1EEC"/>
    <w:rsid w:val="006E16CF"/>
    <w:rsid w:val="006F0F47"/>
    <w:rsid w:val="006F2659"/>
    <w:rsid w:val="00701290"/>
    <w:rsid w:val="0070190C"/>
    <w:rsid w:val="00702038"/>
    <w:rsid w:val="00711058"/>
    <w:rsid w:val="007179B2"/>
    <w:rsid w:val="007245A5"/>
    <w:rsid w:val="007258AD"/>
    <w:rsid w:val="00726579"/>
    <w:rsid w:val="00727C1B"/>
    <w:rsid w:val="00735E99"/>
    <w:rsid w:val="0073638A"/>
    <w:rsid w:val="0074269A"/>
    <w:rsid w:val="007437C5"/>
    <w:rsid w:val="00745B08"/>
    <w:rsid w:val="007545D3"/>
    <w:rsid w:val="00761D40"/>
    <w:rsid w:val="00780429"/>
    <w:rsid w:val="0078327F"/>
    <w:rsid w:val="007836B8"/>
    <w:rsid w:val="007933A0"/>
    <w:rsid w:val="007935BC"/>
    <w:rsid w:val="007B1E84"/>
    <w:rsid w:val="007B2E1A"/>
    <w:rsid w:val="007B4671"/>
    <w:rsid w:val="007C0CE9"/>
    <w:rsid w:val="007C44F3"/>
    <w:rsid w:val="007C6C5E"/>
    <w:rsid w:val="007D28EF"/>
    <w:rsid w:val="007D2C2B"/>
    <w:rsid w:val="007D6309"/>
    <w:rsid w:val="007E100F"/>
    <w:rsid w:val="007E1589"/>
    <w:rsid w:val="007E2D28"/>
    <w:rsid w:val="007E4E5D"/>
    <w:rsid w:val="007E59C0"/>
    <w:rsid w:val="007F13E2"/>
    <w:rsid w:val="007F376C"/>
    <w:rsid w:val="00806176"/>
    <w:rsid w:val="008130F8"/>
    <w:rsid w:val="00816EDE"/>
    <w:rsid w:val="008200E3"/>
    <w:rsid w:val="00821798"/>
    <w:rsid w:val="00824A52"/>
    <w:rsid w:val="00831578"/>
    <w:rsid w:val="008410AC"/>
    <w:rsid w:val="00842E4F"/>
    <w:rsid w:val="0084362A"/>
    <w:rsid w:val="0084376F"/>
    <w:rsid w:val="008604A3"/>
    <w:rsid w:val="008624C8"/>
    <w:rsid w:val="00864ADF"/>
    <w:rsid w:val="00866E29"/>
    <w:rsid w:val="00867656"/>
    <w:rsid w:val="00867F45"/>
    <w:rsid w:val="00875D54"/>
    <w:rsid w:val="00880507"/>
    <w:rsid w:val="00880BA0"/>
    <w:rsid w:val="00885839"/>
    <w:rsid w:val="00890287"/>
    <w:rsid w:val="00890B0F"/>
    <w:rsid w:val="00891EDF"/>
    <w:rsid w:val="00894A28"/>
    <w:rsid w:val="008A0184"/>
    <w:rsid w:val="008A0454"/>
    <w:rsid w:val="008A124B"/>
    <w:rsid w:val="008A13E8"/>
    <w:rsid w:val="008A173E"/>
    <w:rsid w:val="008A239E"/>
    <w:rsid w:val="008A586A"/>
    <w:rsid w:val="008A77A2"/>
    <w:rsid w:val="008A7AA2"/>
    <w:rsid w:val="008B1134"/>
    <w:rsid w:val="008B3788"/>
    <w:rsid w:val="008B711D"/>
    <w:rsid w:val="008C1C7D"/>
    <w:rsid w:val="008C4394"/>
    <w:rsid w:val="008C4BBB"/>
    <w:rsid w:val="008C5D41"/>
    <w:rsid w:val="008C6BF4"/>
    <w:rsid w:val="008C720D"/>
    <w:rsid w:val="008C7916"/>
    <w:rsid w:val="008D465A"/>
    <w:rsid w:val="008E492A"/>
    <w:rsid w:val="008F1900"/>
    <w:rsid w:val="008F24E7"/>
    <w:rsid w:val="008F4B08"/>
    <w:rsid w:val="008F58B5"/>
    <w:rsid w:val="00900448"/>
    <w:rsid w:val="00903760"/>
    <w:rsid w:val="009114A9"/>
    <w:rsid w:val="0091403A"/>
    <w:rsid w:val="00930F45"/>
    <w:rsid w:val="00943C48"/>
    <w:rsid w:val="00944431"/>
    <w:rsid w:val="00944CE2"/>
    <w:rsid w:val="009459B3"/>
    <w:rsid w:val="00946467"/>
    <w:rsid w:val="0095124D"/>
    <w:rsid w:val="009548E8"/>
    <w:rsid w:val="0095526C"/>
    <w:rsid w:val="00960037"/>
    <w:rsid w:val="00961CAB"/>
    <w:rsid w:val="00966EAC"/>
    <w:rsid w:val="009714FB"/>
    <w:rsid w:val="009731C9"/>
    <w:rsid w:val="0097466E"/>
    <w:rsid w:val="00983252"/>
    <w:rsid w:val="00984504"/>
    <w:rsid w:val="009856EF"/>
    <w:rsid w:val="00986B18"/>
    <w:rsid w:val="00994274"/>
    <w:rsid w:val="00994599"/>
    <w:rsid w:val="00996565"/>
    <w:rsid w:val="009A0451"/>
    <w:rsid w:val="009A1EB5"/>
    <w:rsid w:val="009A65C1"/>
    <w:rsid w:val="009B37E1"/>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4C28"/>
    <w:rsid w:val="00A4555D"/>
    <w:rsid w:val="00A47A12"/>
    <w:rsid w:val="00A52343"/>
    <w:rsid w:val="00A5463E"/>
    <w:rsid w:val="00A55820"/>
    <w:rsid w:val="00A55C01"/>
    <w:rsid w:val="00A575B2"/>
    <w:rsid w:val="00A6710B"/>
    <w:rsid w:val="00A72824"/>
    <w:rsid w:val="00A72A3A"/>
    <w:rsid w:val="00A73744"/>
    <w:rsid w:val="00A73FF3"/>
    <w:rsid w:val="00A74141"/>
    <w:rsid w:val="00A7534C"/>
    <w:rsid w:val="00A82F88"/>
    <w:rsid w:val="00A87E50"/>
    <w:rsid w:val="00A906E8"/>
    <w:rsid w:val="00A918DF"/>
    <w:rsid w:val="00A96E32"/>
    <w:rsid w:val="00AA4687"/>
    <w:rsid w:val="00AA5F01"/>
    <w:rsid w:val="00AB4B3F"/>
    <w:rsid w:val="00AB4B9E"/>
    <w:rsid w:val="00AB5F56"/>
    <w:rsid w:val="00AB6FBD"/>
    <w:rsid w:val="00AC09A6"/>
    <w:rsid w:val="00AC312B"/>
    <w:rsid w:val="00AC6C16"/>
    <w:rsid w:val="00AC7B1D"/>
    <w:rsid w:val="00AD65DA"/>
    <w:rsid w:val="00AF03C9"/>
    <w:rsid w:val="00AF608A"/>
    <w:rsid w:val="00AF7070"/>
    <w:rsid w:val="00AF7674"/>
    <w:rsid w:val="00B15119"/>
    <w:rsid w:val="00B15B3B"/>
    <w:rsid w:val="00B2060B"/>
    <w:rsid w:val="00B23ACB"/>
    <w:rsid w:val="00B272FE"/>
    <w:rsid w:val="00B308CD"/>
    <w:rsid w:val="00B30F9C"/>
    <w:rsid w:val="00B51FE2"/>
    <w:rsid w:val="00B52A10"/>
    <w:rsid w:val="00B5573B"/>
    <w:rsid w:val="00B5609A"/>
    <w:rsid w:val="00B716F6"/>
    <w:rsid w:val="00B7558A"/>
    <w:rsid w:val="00B75D4B"/>
    <w:rsid w:val="00B846CB"/>
    <w:rsid w:val="00B8615E"/>
    <w:rsid w:val="00BB1BC0"/>
    <w:rsid w:val="00BC0254"/>
    <w:rsid w:val="00BC1E99"/>
    <w:rsid w:val="00BC437B"/>
    <w:rsid w:val="00BD5292"/>
    <w:rsid w:val="00BD710E"/>
    <w:rsid w:val="00BD7A16"/>
    <w:rsid w:val="00BF02B0"/>
    <w:rsid w:val="00BF250C"/>
    <w:rsid w:val="00BF4F7D"/>
    <w:rsid w:val="00C023E5"/>
    <w:rsid w:val="00C0362C"/>
    <w:rsid w:val="00C063FF"/>
    <w:rsid w:val="00C15B44"/>
    <w:rsid w:val="00C300CC"/>
    <w:rsid w:val="00C32215"/>
    <w:rsid w:val="00C34176"/>
    <w:rsid w:val="00C37C29"/>
    <w:rsid w:val="00C412B0"/>
    <w:rsid w:val="00C42999"/>
    <w:rsid w:val="00C51A21"/>
    <w:rsid w:val="00C51E53"/>
    <w:rsid w:val="00C5259D"/>
    <w:rsid w:val="00C554FD"/>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B0674"/>
    <w:rsid w:val="00CB2394"/>
    <w:rsid w:val="00CB48E0"/>
    <w:rsid w:val="00CC4125"/>
    <w:rsid w:val="00CC7656"/>
    <w:rsid w:val="00CD3A5E"/>
    <w:rsid w:val="00CE050A"/>
    <w:rsid w:val="00CF0F2E"/>
    <w:rsid w:val="00CF6C43"/>
    <w:rsid w:val="00CF7E47"/>
    <w:rsid w:val="00D00DFB"/>
    <w:rsid w:val="00D00E8F"/>
    <w:rsid w:val="00D03A28"/>
    <w:rsid w:val="00D06446"/>
    <w:rsid w:val="00D07CA6"/>
    <w:rsid w:val="00D151A5"/>
    <w:rsid w:val="00D203A3"/>
    <w:rsid w:val="00D24251"/>
    <w:rsid w:val="00D269BA"/>
    <w:rsid w:val="00D3247B"/>
    <w:rsid w:val="00D3308A"/>
    <w:rsid w:val="00D34623"/>
    <w:rsid w:val="00D42BC6"/>
    <w:rsid w:val="00D46990"/>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31EC"/>
    <w:rsid w:val="00DE56B7"/>
    <w:rsid w:val="00DF1AC6"/>
    <w:rsid w:val="00DF1CAA"/>
    <w:rsid w:val="00DF3166"/>
    <w:rsid w:val="00DF3901"/>
    <w:rsid w:val="00DF3A54"/>
    <w:rsid w:val="00DF71E1"/>
    <w:rsid w:val="00E01E79"/>
    <w:rsid w:val="00E02F20"/>
    <w:rsid w:val="00E06633"/>
    <w:rsid w:val="00E11E8B"/>
    <w:rsid w:val="00E12AF1"/>
    <w:rsid w:val="00E14D15"/>
    <w:rsid w:val="00E17D43"/>
    <w:rsid w:val="00E36A06"/>
    <w:rsid w:val="00E40400"/>
    <w:rsid w:val="00E465E3"/>
    <w:rsid w:val="00E57AB5"/>
    <w:rsid w:val="00E60440"/>
    <w:rsid w:val="00E6146F"/>
    <w:rsid w:val="00E6332B"/>
    <w:rsid w:val="00E6481C"/>
    <w:rsid w:val="00E726DD"/>
    <w:rsid w:val="00E73491"/>
    <w:rsid w:val="00E75D85"/>
    <w:rsid w:val="00E87387"/>
    <w:rsid w:val="00E902BD"/>
    <w:rsid w:val="00E94772"/>
    <w:rsid w:val="00E94829"/>
    <w:rsid w:val="00E97037"/>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254E"/>
    <w:rsid w:val="00F63326"/>
    <w:rsid w:val="00F7284B"/>
    <w:rsid w:val="00F73D6E"/>
    <w:rsid w:val="00F83DD0"/>
    <w:rsid w:val="00F90491"/>
    <w:rsid w:val="00F90623"/>
    <w:rsid w:val="00F9072D"/>
    <w:rsid w:val="00F95C43"/>
    <w:rsid w:val="00FA0735"/>
    <w:rsid w:val="00FA0A79"/>
    <w:rsid w:val="00FA2F38"/>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4061F2"/>
    <w:pPr>
      <w:numPr>
        <w:ilvl w:val="2"/>
      </w:numPr>
      <w:tabs>
        <w:tab w:val="left" w:pos="720"/>
      </w:tabs>
      <w:ind w:left="0" w:firstLine="0"/>
      <w:pPrChange w:id="0" w:author="Victor Cameo" w:date="2017-03-20T01:16:00Z">
        <w:pPr>
          <w:keepNext/>
          <w:numPr>
            <w:ilvl w:val="2"/>
            <w:numId w:val="1"/>
          </w:numPr>
          <w:tabs>
            <w:tab w:val="left" w:pos="720"/>
            <w:tab w:val="num" w:pos="1224"/>
          </w:tabs>
          <w:spacing w:before="100" w:beforeAutospacing="1" w:after="100" w:afterAutospacing="1"/>
          <w:jc w:val="both"/>
          <w:outlineLvl w:val="1"/>
        </w:pPr>
      </w:pPrChange>
    </w:pPr>
    <w:rPr>
      <w:b w:val="0"/>
      <w:i/>
      <w:sz w:val="24"/>
      <w:rPrChange w:id="0" w:author="Victor Cameo" w:date="2017-03-20T01:16:00Z">
        <w:rPr>
          <w:rFonts w:ascii="Arial" w:hAnsi="Arial" w:cs="Arial"/>
          <w:bCs/>
          <w:i/>
          <w:sz w:val="24"/>
          <w:szCs w:val="24"/>
          <w:lang w:val="en-GB" w:eastAsia="en-US" w:bidi="ar-SA"/>
        </w:rPr>
      </w:rPrChange>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header" Target="header5.xml"/><Relationship Id="rId57" Type="http://schemas.openxmlformats.org/officeDocument/2006/relationships/footer" Target="footer6.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emf"/><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3.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20" Type="http://schemas.openxmlformats.org/officeDocument/2006/relationships/hyperlink" Target="https://github.com/vetter/shoc" TargetMode="External"/><Relationship Id="rId21" Type="http://schemas.openxmlformats.org/officeDocument/2006/relationships/hyperlink" Target="https://ccpforge.cse.rl.ac.uk/svn/ludwig/trunk/targetDP/README" TargetMode="External"/><Relationship Id="rId22" Type="http://schemas.openxmlformats.org/officeDocument/2006/relationships/hyperlink" Target="https://lattice.github.io/quda/" TargetMode="External"/><Relationship Id="rId23" Type="http://schemas.openxmlformats.org/officeDocument/2006/relationships/header" Target="header2.xml"/><Relationship Id="rId24" Type="http://schemas.openxmlformats.org/officeDocument/2006/relationships/footer" Target="footer3.xml"/><Relationship Id="rId25" Type="http://schemas.openxmlformats.org/officeDocument/2006/relationships/comments" Target="comments.xml"/><Relationship Id="rId26" Type="http://schemas.microsoft.com/office/2011/relationships/commentsExtended" Target="commentsExtended.xml"/><Relationship Id="rId27" Type="http://schemas.openxmlformats.org/officeDocument/2006/relationships/header" Target="header3.xml"/><Relationship Id="rId28" Type="http://schemas.openxmlformats.org/officeDocument/2006/relationships/footer" Target="footer4.xml"/><Relationship Id="rId29" Type="http://schemas.openxmlformats.org/officeDocument/2006/relationships/image" Target="media/image2.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4943B-0D05-DE4C-B0CF-895990E36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45</Pages>
  <Words>10384</Words>
  <Characters>65966</Characters>
  <Application>Microsoft Macintosh Word</Application>
  <DocSecurity>0</DocSecurity>
  <Lines>549</Lines>
  <Paragraphs>152</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76198</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287</cp:revision>
  <cp:lastPrinted>2017-03-10T17:05:00Z</cp:lastPrinted>
  <dcterms:created xsi:type="dcterms:W3CDTF">2017-03-10T19:54:00Z</dcterms:created>
  <dcterms:modified xsi:type="dcterms:W3CDTF">2017-03-20T00:20:00Z</dcterms:modified>
</cp:coreProperties>
</file>