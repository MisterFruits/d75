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5" w:name="Status"/>
      <w:r w:rsidRPr="00C32215">
        <w:rPr>
          <w:b/>
          <w:i/>
          <w:sz w:val="32"/>
          <w:szCs w:val="32"/>
          <w:lang w:val="en-GB"/>
        </w:rPr>
        <w:t>Draft</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394938" w:rsidRPr="00C32215">
        <w:rPr>
          <w:lang w:val="en-GB"/>
        </w:rPr>
        <w:t>0</w:t>
      </w:r>
      <w:r w:rsidR="00D46990" w:rsidRPr="00C32215">
        <w:rPr>
          <w:lang w:val="en-GB"/>
        </w:rPr>
        <w:t>.2</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 xml:space="preserve">Victor Cameo </w:t>
      </w:r>
      <w:proofErr w:type="spellStart"/>
      <w:r w:rsidR="00701290" w:rsidRPr="00C32215">
        <w:rPr>
          <w:lang w:val="en-GB"/>
        </w:rPr>
        <w:t>Ponz</w:t>
      </w:r>
      <w:proofErr w:type="spellEnd"/>
      <w:r w:rsidRPr="00C32215">
        <w:rPr>
          <w:lang w:val="en-GB"/>
        </w:rPr>
        <w:t xml:space="preserve">, </w:t>
      </w:r>
      <w:bookmarkEnd w:id="7"/>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7736499"/>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7736500"/>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w:t>
            </w:r>
            <w:proofErr w:type="spellStart"/>
            <w:r w:rsidR="00C56AE4" w:rsidRPr="00C32215">
              <w:rPr>
                <w:lang w:val="en-GB"/>
              </w:rPr>
              <w:t>Ponz</w:t>
            </w:r>
            <w:proofErr w:type="spellEnd"/>
            <w:r w:rsidR="00C56AE4"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 xml:space="preserve">Gabriel </w:t>
            </w:r>
            <w:proofErr w:type="spellStart"/>
            <w:r w:rsidRPr="00AD5AC7">
              <w:rPr>
                <w:lang w:val="fr-FR"/>
              </w:rPr>
              <w:t>Hautreux</w:t>
            </w:r>
            <w:proofErr w:type="spellEnd"/>
            <w:r w:rsidRPr="00AD5AC7">
              <w:rPr>
                <w:lang w:val="fr-FR"/>
              </w:rPr>
              <w:t>, INRIA</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proofErr w:type="spellStart"/>
            <w:r w:rsidRPr="00AD5AC7">
              <w:rPr>
                <w:lang w:val="en-GB"/>
              </w:rPr>
              <w:t>Martti</w:t>
            </w:r>
            <w:proofErr w:type="spellEnd"/>
            <w:r w:rsidRPr="00AD5AC7">
              <w:rPr>
                <w:lang w:val="en-GB"/>
              </w:rPr>
              <w:t xml:space="preserve"> </w:t>
            </w:r>
            <w:proofErr w:type="spellStart"/>
            <w:r w:rsidRPr="00AD5AC7">
              <w:rPr>
                <w:lang w:val="en-GB"/>
              </w:rPr>
              <w:t>Louhivuori</w:t>
            </w:r>
            <w:proofErr w:type="spellEnd"/>
            <w:r w:rsidRPr="00AD5AC7">
              <w:rPr>
                <w:lang w:val="en-GB"/>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736501"/>
      <w:r w:rsidRPr="00C32215">
        <w:lastRenderedPageBreak/>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477736502"/>
      <w:bookmarkStart w:id="26" w:name="_Toc75287371"/>
      <w:bookmarkStart w:id="27" w:name="_Toc194478741"/>
      <w:r w:rsidR="00C72EEB" w:rsidRPr="00C32215">
        <w:lastRenderedPageBreak/>
        <w:t>Document Keywords</w:t>
      </w:r>
      <w:bookmarkEnd w:id="24"/>
      <w:bookmarkEnd w:id="25"/>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7736503"/>
      <w:r w:rsidRPr="00C32215">
        <w:lastRenderedPageBreak/>
        <w:t>Table of Contents</w:t>
      </w:r>
      <w:bookmarkEnd w:id="28"/>
      <w:bookmarkEnd w:id="29"/>
      <w:bookmarkEnd w:id="30"/>
    </w:p>
    <w:p w14:paraId="34EA7596" w14:textId="77777777" w:rsidR="00C56AE4"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C56AE4">
        <w:rPr>
          <w:noProof/>
        </w:rPr>
        <w:t>Project and Deliverable Information Sheet</w:t>
      </w:r>
      <w:r w:rsidR="00C56AE4">
        <w:rPr>
          <w:noProof/>
        </w:rPr>
        <w:tab/>
      </w:r>
      <w:r w:rsidR="00C56AE4">
        <w:rPr>
          <w:noProof/>
        </w:rPr>
        <w:fldChar w:fldCharType="begin"/>
      </w:r>
      <w:r w:rsidR="00C56AE4">
        <w:rPr>
          <w:noProof/>
        </w:rPr>
        <w:instrText xml:space="preserve"> PAGEREF _Toc477736499 \h </w:instrText>
      </w:r>
      <w:r w:rsidR="00C56AE4">
        <w:rPr>
          <w:noProof/>
        </w:rPr>
      </w:r>
      <w:r w:rsidR="00C56AE4">
        <w:rPr>
          <w:noProof/>
        </w:rPr>
        <w:fldChar w:fldCharType="separate"/>
      </w:r>
      <w:r w:rsidR="00C56AE4">
        <w:rPr>
          <w:noProof/>
        </w:rPr>
        <w:t>i</w:t>
      </w:r>
      <w:r w:rsidR="00C56AE4">
        <w:rPr>
          <w:noProof/>
        </w:rPr>
        <w:fldChar w:fldCharType="end"/>
      </w:r>
    </w:p>
    <w:p w14:paraId="21ADDC4D"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_Toc477736500 \h </w:instrText>
      </w:r>
      <w:r>
        <w:rPr>
          <w:noProof/>
        </w:rPr>
      </w:r>
      <w:r>
        <w:rPr>
          <w:noProof/>
        </w:rPr>
        <w:fldChar w:fldCharType="separate"/>
      </w:r>
      <w:r>
        <w:rPr>
          <w:noProof/>
        </w:rPr>
        <w:t>i</w:t>
      </w:r>
      <w:r>
        <w:rPr>
          <w:noProof/>
        </w:rPr>
        <w:fldChar w:fldCharType="end"/>
      </w:r>
    </w:p>
    <w:p w14:paraId="25E94386"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_Toc477736501 \h </w:instrText>
      </w:r>
      <w:r>
        <w:rPr>
          <w:noProof/>
        </w:rPr>
      </w:r>
      <w:r>
        <w:rPr>
          <w:noProof/>
        </w:rPr>
        <w:fldChar w:fldCharType="separate"/>
      </w:r>
      <w:r>
        <w:rPr>
          <w:noProof/>
        </w:rPr>
        <w:t>i</w:t>
      </w:r>
      <w:r>
        <w:rPr>
          <w:noProof/>
        </w:rPr>
        <w:fldChar w:fldCharType="end"/>
      </w:r>
    </w:p>
    <w:p w14:paraId="00D04573"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_Toc477736502 \h </w:instrText>
      </w:r>
      <w:r>
        <w:rPr>
          <w:noProof/>
        </w:rPr>
      </w:r>
      <w:r>
        <w:rPr>
          <w:noProof/>
        </w:rPr>
        <w:fldChar w:fldCharType="separate"/>
      </w:r>
      <w:r>
        <w:rPr>
          <w:noProof/>
        </w:rPr>
        <w:t>iii</w:t>
      </w:r>
      <w:r>
        <w:rPr>
          <w:noProof/>
        </w:rPr>
        <w:fldChar w:fldCharType="end"/>
      </w:r>
    </w:p>
    <w:p w14:paraId="5104F11E" w14:textId="77777777" w:rsidR="00C56AE4" w:rsidRDefault="00C56AE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_Toc477736503 \h </w:instrText>
      </w:r>
      <w:r>
        <w:rPr>
          <w:noProof/>
        </w:rPr>
      </w:r>
      <w:r>
        <w:rPr>
          <w:noProof/>
        </w:rPr>
        <w:fldChar w:fldCharType="separate"/>
      </w:r>
      <w:r>
        <w:rPr>
          <w:noProof/>
        </w:rPr>
        <w:t>iv</w:t>
      </w:r>
      <w:r>
        <w:rPr>
          <w:noProof/>
        </w:rPr>
        <w:fldChar w:fldCharType="end"/>
      </w:r>
    </w:p>
    <w:p w14:paraId="45A2E969"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_Toc477736504 \h </w:instrText>
      </w:r>
      <w:r>
        <w:rPr>
          <w:noProof/>
        </w:rPr>
      </w:r>
      <w:r>
        <w:rPr>
          <w:noProof/>
        </w:rPr>
        <w:fldChar w:fldCharType="separate"/>
      </w:r>
      <w:r>
        <w:rPr>
          <w:noProof/>
        </w:rPr>
        <w:t>v</w:t>
      </w:r>
      <w:r>
        <w:rPr>
          <w:noProof/>
        </w:rPr>
        <w:fldChar w:fldCharType="end"/>
      </w:r>
    </w:p>
    <w:p w14:paraId="15E13A76"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_Toc477736505 \h </w:instrText>
      </w:r>
      <w:r>
        <w:rPr>
          <w:noProof/>
        </w:rPr>
      </w:r>
      <w:r>
        <w:rPr>
          <w:noProof/>
        </w:rPr>
        <w:fldChar w:fldCharType="separate"/>
      </w:r>
      <w:r>
        <w:rPr>
          <w:noProof/>
        </w:rPr>
        <w:t>v</w:t>
      </w:r>
      <w:r>
        <w:rPr>
          <w:noProof/>
        </w:rPr>
        <w:fldChar w:fldCharType="end"/>
      </w:r>
    </w:p>
    <w:p w14:paraId="7C8C881F" w14:textId="77777777" w:rsidR="00C56AE4" w:rsidRDefault="00C56AE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_Toc477736506 \h </w:instrText>
      </w:r>
      <w:r>
        <w:rPr>
          <w:noProof/>
        </w:rPr>
      </w:r>
      <w:r>
        <w:rPr>
          <w:noProof/>
        </w:rPr>
        <w:fldChar w:fldCharType="separate"/>
      </w:r>
      <w:r>
        <w:rPr>
          <w:noProof/>
        </w:rPr>
        <w:t>vi</w:t>
      </w:r>
      <w:r>
        <w:rPr>
          <w:noProof/>
        </w:rPr>
        <w:fldChar w:fldCharType="end"/>
      </w:r>
    </w:p>
    <w:p w14:paraId="364F0380"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_Toc477736507 \h </w:instrText>
      </w:r>
      <w:r>
        <w:rPr>
          <w:noProof/>
        </w:rPr>
      </w:r>
      <w:r>
        <w:rPr>
          <w:noProof/>
        </w:rPr>
        <w:fldChar w:fldCharType="separate"/>
      </w:r>
      <w:r>
        <w:rPr>
          <w:noProof/>
        </w:rPr>
        <w:t>vi</w:t>
      </w:r>
      <w:r>
        <w:rPr>
          <w:noProof/>
        </w:rPr>
        <w:fldChar w:fldCharType="end"/>
      </w:r>
    </w:p>
    <w:p w14:paraId="10461141"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_Toc477736508 \h </w:instrText>
      </w:r>
      <w:r>
        <w:rPr>
          <w:noProof/>
        </w:rPr>
      </w:r>
      <w:r>
        <w:rPr>
          <w:noProof/>
        </w:rPr>
        <w:fldChar w:fldCharType="separate"/>
      </w:r>
      <w:r>
        <w:rPr>
          <w:noProof/>
        </w:rPr>
        <w:t>ix</w:t>
      </w:r>
      <w:r>
        <w:rPr>
          <w:noProof/>
        </w:rPr>
        <w:fldChar w:fldCharType="end"/>
      </w:r>
    </w:p>
    <w:p w14:paraId="6B10B697" w14:textId="77777777" w:rsidR="00C56AE4" w:rsidRDefault="00C56AE4">
      <w:pPr>
        <w:pStyle w:val="TOC1"/>
        <w:rPr>
          <w:rFonts w:asciiTheme="minorHAnsi" w:eastAsiaTheme="minorEastAsia" w:hAnsiTheme="minorHAnsi" w:cstheme="minorBidi"/>
          <w:b w:val="0"/>
          <w:noProof/>
          <w:sz w:val="24"/>
          <w:lang w:val="en-US" w:eastAsia="en-US"/>
        </w:rPr>
      </w:pPr>
      <w:r w:rsidRPr="006B5433">
        <w:rPr>
          <w:noProof/>
        </w:rPr>
        <w:t>Executive Summary</w:t>
      </w:r>
      <w:r>
        <w:rPr>
          <w:noProof/>
        </w:rPr>
        <w:tab/>
      </w:r>
      <w:r>
        <w:rPr>
          <w:noProof/>
        </w:rPr>
        <w:fldChar w:fldCharType="begin"/>
      </w:r>
      <w:r>
        <w:rPr>
          <w:noProof/>
        </w:rPr>
        <w:instrText xml:space="preserve"> PAGEREF _Toc477736509 \h </w:instrText>
      </w:r>
      <w:r>
        <w:rPr>
          <w:noProof/>
        </w:rPr>
      </w:r>
      <w:r>
        <w:rPr>
          <w:noProof/>
        </w:rPr>
        <w:fldChar w:fldCharType="separate"/>
      </w:r>
      <w:r>
        <w:rPr>
          <w:noProof/>
        </w:rPr>
        <w:t>1</w:t>
      </w:r>
      <w:r>
        <w:rPr>
          <w:noProof/>
        </w:rPr>
        <w:fldChar w:fldCharType="end"/>
      </w:r>
    </w:p>
    <w:p w14:paraId="7B399FBC"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_Toc477736510 \h </w:instrText>
      </w:r>
      <w:r>
        <w:rPr>
          <w:noProof/>
        </w:rPr>
      </w:r>
      <w:r>
        <w:rPr>
          <w:noProof/>
        </w:rPr>
        <w:fldChar w:fldCharType="separate"/>
      </w:r>
      <w:r>
        <w:rPr>
          <w:noProof/>
        </w:rPr>
        <w:t>1</w:t>
      </w:r>
      <w:r>
        <w:rPr>
          <w:noProof/>
        </w:rPr>
        <w:fldChar w:fldCharType="end"/>
      </w:r>
    </w:p>
    <w:p w14:paraId="6CB1EA40"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_Toc477736511 \h </w:instrText>
      </w:r>
      <w:r>
        <w:rPr>
          <w:noProof/>
        </w:rPr>
      </w:r>
      <w:r>
        <w:rPr>
          <w:noProof/>
        </w:rPr>
        <w:fldChar w:fldCharType="separate"/>
      </w:r>
      <w:r>
        <w:rPr>
          <w:noProof/>
        </w:rPr>
        <w:t>1</w:t>
      </w:r>
      <w:r>
        <w:rPr>
          <w:noProof/>
        </w:rPr>
        <w:fldChar w:fldCharType="end"/>
      </w:r>
    </w:p>
    <w:p w14:paraId="00749C4E" w14:textId="77777777" w:rsidR="00C56AE4" w:rsidRDefault="00C56AE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_Toc477736512 \h </w:instrText>
      </w:r>
      <w:r>
        <w:fldChar w:fldCharType="separate"/>
      </w:r>
      <w:r>
        <w:t>1</w:t>
      </w:r>
      <w:r>
        <w:fldChar w:fldCharType="end"/>
      </w:r>
    </w:p>
    <w:p w14:paraId="149D03FA" w14:textId="77777777" w:rsidR="00C56AE4" w:rsidRDefault="00C56AE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_Toc477736513 \h </w:instrText>
      </w:r>
      <w:r>
        <w:fldChar w:fldCharType="separate"/>
      </w:r>
      <w:r>
        <w:t>2</w:t>
      </w:r>
      <w:r>
        <w:fldChar w:fldCharType="end"/>
      </w:r>
    </w:p>
    <w:p w14:paraId="66AE44AB"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_Toc477736514 \h </w:instrText>
      </w:r>
      <w:r>
        <w:rPr>
          <w:noProof/>
        </w:rPr>
      </w:r>
      <w:r>
        <w:rPr>
          <w:noProof/>
        </w:rPr>
        <w:fldChar w:fldCharType="separate"/>
      </w:r>
      <w:r>
        <w:rPr>
          <w:noProof/>
        </w:rPr>
        <w:t>2</w:t>
      </w:r>
      <w:r>
        <w:rPr>
          <w:noProof/>
        </w:rPr>
        <w:fldChar w:fldCharType="end"/>
      </w:r>
    </w:p>
    <w:p w14:paraId="468D37F7"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_Toc477736515 \h </w:instrText>
      </w:r>
      <w:r>
        <w:rPr>
          <w:noProof/>
        </w:rPr>
      </w:r>
      <w:r>
        <w:rPr>
          <w:noProof/>
        </w:rPr>
        <w:fldChar w:fldCharType="separate"/>
      </w:r>
      <w:r>
        <w:rPr>
          <w:noProof/>
        </w:rPr>
        <w:t>3</w:t>
      </w:r>
      <w:r>
        <w:rPr>
          <w:noProof/>
        </w:rPr>
        <w:fldChar w:fldCharType="end"/>
      </w:r>
    </w:p>
    <w:p w14:paraId="32A8C6D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2.2.3</w:t>
      </w:r>
      <w:r w:rsidRPr="004D15FA">
        <w:rPr>
          <w:rFonts w:asciiTheme="minorHAnsi" w:eastAsiaTheme="minorEastAsia" w:hAnsiTheme="minorHAnsi" w:cstheme="minorBidi"/>
          <w:i w:val="0"/>
          <w:noProof/>
          <w:sz w:val="24"/>
          <w:szCs w:val="24"/>
          <w:lang w:val="fr-FR" w:eastAsia="en-US"/>
        </w:rPr>
        <w:tab/>
      </w:r>
      <w:r w:rsidRPr="004D15FA">
        <w:rPr>
          <w:noProof/>
          <w:lang w:val="fr-FR"/>
        </w:rPr>
        <w:t>P100 cluster</w:t>
      </w:r>
      <w:r w:rsidRPr="004D15FA">
        <w:rPr>
          <w:noProof/>
          <w:lang w:val="fr-FR"/>
        </w:rPr>
        <w:tab/>
      </w:r>
      <w:r>
        <w:rPr>
          <w:noProof/>
        </w:rPr>
        <w:fldChar w:fldCharType="begin"/>
      </w:r>
      <w:r w:rsidRPr="004D15FA">
        <w:rPr>
          <w:noProof/>
          <w:lang w:val="fr-FR"/>
        </w:rPr>
        <w:instrText xml:space="preserve"> PAGEREF _Toc477736516 \h </w:instrText>
      </w:r>
      <w:r>
        <w:rPr>
          <w:noProof/>
        </w:rPr>
      </w:r>
      <w:r>
        <w:rPr>
          <w:noProof/>
        </w:rPr>
        <w:fldChar w:fldCharType="separate"/>
      </w:r>
      <w:r w:rsidRPr="004D15FA">
        <w:rPr>
          <w:noProof/>
          <w:lang w:val="fr-FR"/>
        </w:rPr>
        <w:t>3</w:t>
      </w:r>
      <w:r>
        <w:rPr>
          <w:noProof/>
        </w:rPr>
        <w:fldChar w:fldCharType="end"/>
      </w:r>
    </w:p>
    <w:p w14:paraId="0FDFE95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2.2.4</w:t>
      </w:r>
      <w:r w:rsidRPr="004D15FA">
        <w:rPr>
          <w:rFonts w:asciiTheme="minorHAnsi" w:eastAsiaTheme="minorEastAsia" w:hAnsiTheme="minorHAnsi" w:cstheme="minorBidi"/>
          <w:i w:val="0"/>
          <w:noProof/>
          <w:sz w:val="24"/>
          <w:szCs w:val="24"/>
          <w:lang w:val="fr-FR" w:eastAsia="en-US"/>
        </w:rPr>
        <w:tab/>
      </w:r>
      <w:r w:rsidRPr="004D15FA">
        <w:rPr>
          <w:noProof/>
          <w:lang w:val="fr-FR"/>
        </w:rPr>
        <w:t>Xeon Phi 7250 cluster</w:t>
      </w:r>
      <w:r w:rsidRPr="004D15FA">
        <w:rPr>
          <w:noProof/>
          <w:lang w:val="fr-FR"/>
        </w:rPr>
        <w:tab/>
      </w:r>
      <w:r>
        <w:rPr>
          <w:noProof/>
        </w:rPr>
        <w:fldChar w:fldCharType="begin"/>
      </w:r>
      <w:r w:rsidRPr="004D15FA">
        <w:rPr>
          <w:noProof/>
          <w:lang w:val="fr-FR"/>
        </w:rPr>
        <w:instrText xml:space="preserve"> PAGEREF _Toc477736517 \h </w:instrText>
      </w:r>
      <w:r>
        <w:rPr>
          <w:noProof/>
        </w:rPr>
      </w:r>
      <w:r>
        <w:rPr>
          <w:noProof/>
        </w:rPr>
        <w:fldChar w:fldCharType="separate"/>
      </w:r>
      <w:r w:rsidRPr="004D15FA">
        <w:rPr>
          <w:noProof/>
          <w:lang w:val="fr-FR"/>
        </w:rPr>
        <w:t>3</w:t>
      </w:r>
      <w:r>
        <w:rPr>
          <w:noProof/>
        </w:rPr>
        <w:fldChar w:fldCharType="end"/>
      </w:r>
    </w:p>
    <w:p w14:paraId="1C08596C"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3</w:t>
      </w:r>
      <w:r w:rsidRPr="004D15FA">
        <w:rPr>
          <w:rFonts w:asciiTheme="minorHAnsi" w:eastAsiaTheme="minorEastAsia" w:hAnsiTheme="minorHAnsi" w:cstheme="minorBidi"/>
          <w:b w:val="0"/>
          <w:noProof/>
          <w:sz w:val="24"/>
          <w:lang w:val="fr-FR" w:eastAsia="en-US"/>
        </w:rPr>
        <w:tab/>
      </w:r>
      <w:r w:rsidRPr="004D15FA">
        <w:rPr>
          <w:noProof/>
          <w:lang w:val="fr-FR"/>
        </w:rPr>
        <w:t>Benchmark suite description</w:t>
      </w:r>
      <w:r w:rsidRPr="004D15FA">
        <w:rPr>
          <w:noProof/>
          <w:lang w:val="fr-FR"/>
        </w:rPr>
        <w:tab/>
      </w:r>
      <w:r>
        <w:rPr>
          <w:noProof/>
        </w:rPr>
        <w:fldChar w:fldCharType="begin"/>
      </w:r>
      <w:r w:rsidRPr="004D15FA">
        <w:rPr>
          <w:noProof/>
          <w:lang w:val="fr-FR"/>
        </w:rPr>
        <w:instrText xml:space="preserve"> PAGEREF _Toc477736518 \h </w:instrText>
      </w:r>
      <w:r>
        <w:rPr>
          <w:noProof/>
        </w:rPr>
      </w:r>
      <w:r>
        <w:rPr>
          <w:noProof/>
        </w:rPr>
        <w:fldChar w:fldCharType="separate"/>
      </w:r>
      <w:r w:rsidRPr="004D15FA">
        <w:rPr>
          <w:noProof/>
          <w:lang w:val="fr-FR"/>
        </w:rPr>
        <w:t>4</w:t>
      </w:r>
      <w:r>
        <w:rPr>
          <w:noProof/>
        </w:rPr>
        <w:fldChar w:fldCharType="end"/>
      </w:r>
    </w:p>
    <w:p w14:paraId="075B466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_Toc477736519 \h </w:instrText>
      </w:r>
      <w:r>
        <w:fldChar w:fldCharType="separate"/>
      </w:r>
      <w:r w:rsidRPr="004D15FA">
        <w:rPr>
          <w:lang w:val="fr-FR"/>
        </w:rPr>
        <w:t>4</w:t>
      </w:r>
      <w:r>
        <w:fldChar w:fldCharType="end"/>
      </w:r>
    </w:p>
    <w:p w14:paraId="53A87971"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_Toc477736520 \h </w:instrText>
      </w:r>
      <w:r>
        <w:rPr>
          <w:noProof/>
        </w:rPr>
      </w:r>
      <w:r>
        <w:rPr>
          <w:noProof/>
        </w:rPr>
        <w:fldChar w:fldCharType="separate"/>
      </w:r>
      <w:r w:rsidRPr="004D15FA">
        <w:rPr>
          <w:noProof/>
          <w:lang w:val="fr-FR"/>
        </w:rPr>
        <w:t>4</w:t>
      </w:r>
      <w:r>
        <w:rPr>
          <w:noProof/>
        </w:rPr>
        <w:fldChar w:fldCharType="end"/>
      </w:r>
    </w:p>
    <w:p w14:paraId="0147BB5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_Toc477736521 \h </w:instrText>
      </w:r>
      <w:r>
        <w:rPr>
          <w:noProof/>
        </w:rPr>
      </w:r>
      <w:r>
        <w:rPr>
          <w:noProof/>
        </w:rPr>
        <w:fldChar w:fldCharType="separate"/>
      </w:r>
      <w:r w:rsidRPr="004D15FA">
        <w:rPr>
          <w:noProof/>
          <w:lang w:val="fr-FR"/>
        </w:rPr>
        <w:t>4</w:t>
      </w:r>
      <w:r>
        <w:rPr>
          <w:noProof/>
        </w:rPr>
        <w:fldChar w:fldCharType="end"/>
      </w:r>
    </w:p>
    <w:p w14:paraId="37EAE9E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_Toc477736522 \h </w:instrText>
      </w:r>
      <w:r>
        <w:fldChar w:fldCharType="separate"/>
      </w:r>
      <w:r w:rsidRPr="004D15FA">
        <w:rPr>
          <w:lang w:val="fr-FR"/>
        </w:rPr>
        <w:t>5</w:t>
      </w:r>
      <w:r>
        <w:fldChar w:fldCharType="end"/>
      </w:r>
    </w:p>
    <w:p w14:paraId="4A1BE89C"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_Toc477736523 \h </w:instrText>
      </w:r>
      <w:r>
        <w:rPr>
          <w:noProof/>
        </w:rPr>
      </w:r>
      <w:r>
        <w:rPr>
          <w:noProof/>
        </w:rPr>
        <w:fldChar w:fldCharType="separate"/>
      </w:r>
      <w:r w:rsidRPr="004D15FA">
        <w:rPr>
          <w:noProof/>
          <w:lang w:val="fr-FR"/>
        </w:rPr>
        <w:t>5</w:t>
      </w:r>
      <w:r>
        <w:rPr>
          <w:noProof/>
        </w:rPr>
        <w:fldChar w:fldCharType="end"/>
      </w:r>
    </w:p>
    <w:p w14:paraId="2BB775A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_Toc477736524 \h </w:instrText>
      </w:r>
      <w:r>
        <w:rPr>
          <w:noProof/>
        </w:rPr>
      </w:r>
      <w:r>
        <w:rPr>
          <w:noProof/>
        </w:rPr>
        <w:fldChar w:fldCharType="separate"/>
      </w:r>
      <w:r w:rsidRPr="004D15FA">
        <w:rPr>
          <w:noProof/>
          <w:lang w:val="fr-FR"/>
        </w:rPr>
        <w:t>5</w:t>
      </w:r>
      <w:r>
        <w:rPr>
          <w:noProof/>
        </w:rPr>
        <w:fldChar w:fldCharType="end"/>
      </w:r>
    </w:p>
    <w:p w14:paraId="382843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3.3</w:t>
      </w:r>
      <w:r w:rsidRPr="004D15FA">
        <w:rPr>
          <w:rFonts w:asciiTheme="minorHAnsi" w:eastAsiaTheme="minorEastAsia" w:hAnsiTheme="minorHAnsi" w:cstheme="minorBidi"/>
          <w:b w:val="0"/>
          <w:bCs w:val="0"/>
          <w:sz w:val="24"/>
          <w:szCs w:val="24"/>
          <w:lang w:val="fr-FR" w:eastAsia="en-US"/>
        </w:rPr>
        <w:tab/>
      </w:r>
      <w:r w:rsidRPr="004D15FA">
        <w:rPr>
          <w:lang w:val="fr-FR"/>
        </w:rPr>
        <w:t>CP2K</w:t>
      </w:r>
      <w:r w:rsidRPr="004D15FA">
        <w:rPr>
          <w:lang w:val="fr-FR"/>
        </w:rPr>
        <w:tab/>
      </w:r>
      <w:r>
        <w:fldChar w:fldCharType="begin"/>
      </w:r>
      <w:r w:rsidRPr="004D15FA">
        <w:rPr>
          <w:lang w:val="fr-FR"/>
        </w:rPr>
        <w:instrText xml:space="preserve"> PAGEREF _Toc477736525 \h </w:instrText>
      </w:r>
      <w:r>
        <w:fldChar w:fldCharType="separate"/>
      </w:r>
      <w:r w:rsidRPr="004D15FA">
        <w:rPr>
          <w:lang w:val="fr-FR"/>
        </w:rPr>
        <w:t>6</w:t>
      </w:r>
      <w:r>
        <w:fldChar w:fldCharType="end"/>
      </w:r>
    </w:p>
    <w:p w14:paraId="7BB29788"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_Toc477736526 \h </w:instrText>
      </w:r>
      <w:r>
        <w:rPr>
          <w:noProof/>
        </w:rPr>
      </w:r>
      <w:r>
        <w:rPr>
          <w:noProof/>
        </w:rPr>
        <w:fldChar w:fldCharType="separate"/>
      </w:r>
      <w:r w:rsidRPr="004D15FA">
        <w:rPr>
          <w:noProof/>
          <w:lang w:val="fr-FR"/>
        </w:rPr>
        <w:t>6</w:t>
      </w:r>
      <w:r>
        <w:rPr>
          <w:noProof/>
        </w:rPr>
        <w:fldChar w:fldCharType="end"/>
      </w:r>
    </w:p>
    <w:p w14:paraId="0D6C3D4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_Toc477736527 \h </w:instrText>
      </w:r>
      <w:r>
        <w:rPr>
          <w:noProof/>
        </w:rPr>
      </w:r>
      <w:r>
        <w:rPr>
          <w:noProof/>
        </w:rPr>
        <w:fldChar w:fldCharType="separate"/>
      </w:r>
      <w:r w:rsidRPr="004D15FA">
        <w:rPr>
          <w:noProof/>
          <w:lang w:val="fr-FR"/>
        </w:rPr>
        <w:t>6</w:t>
      </w:r>
      <w:r>
        <w:rPr>
          <w:noProof/>
        </w:rPr>
        <w:fldChar w:fldCharType="end"/>
      </w:r>
    </w:p>
    <w:p w14:paraId="0C77DD2F"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3.4</w:t>
      </w:r>
      <w:r w:rsidRPr="004D15FA">
        <w:rPr>
          <w:rFonts w:asciiTheme="minorHAnsi" w:eastAsiaTheme="minorEastAsia" w:hAnsiTheme="minorHAnsi" w:cstheme="minorBidi"/>
          <w:b w:val="0"/>
          <w:bCs w:val="0"/>
          <w:sz w:val="24"/>
          <w:szCs w:val="24"/>
          <w:lang w:val="fr-FR" w:eastAsia="en-US"/>
        </w:rPr>
        <w:tab/>
      </w:r>
      <w:r w:rsidRPr="004D15FA">
        <w:rPr>
          <w:lang w:val="fr-FR"/>
        </w:rPr>
        <w:t>GPAW</w:t>
      </w:r>
      <w:r w:rsidRPr="004D15FA">
        <w:rPr>
          <w:lang w:val="fr-FR"/>
        </w:rPr>
        <w:tab/>
      </w:r>
      <w:r>
        <w:fldChar w:fldCharType="begin"/>
      </w:r>
      <w:r w:rsidRPr="004D15FA">
        <w:rPr>
          <w:lang w:val="fr-FR"/>
        </w:rPr>
        <w:instrText xml:space="preserve"> PAGEREF _Toc477736528 \h </w:instrText>
      </w:r>
      <w:r>
        <w:fldChar w:fldCharType="separate"/>
      </w:r>
      <w:r w:rsidRPr="004D15FA">
        <w:rPr>
          <w:lang w:val="fr-FR"/>
        </w:rPr>
        <w:t>7</w:t>
      </w:r>
      <w:r>
        <w:fldChar w:fldCharType="end"/>
      </w:r>
    </w:p>
    <w:p w14:paraId="6D6D085F"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_Toc477736529 \h </w:instrText>
      </w:r>
      <w:r>
        <w:rPr>
          <w:noProof/>
        </w:rPr>
      </w:r>
      <w:r>
        <w:rPr>
          <w:noProof/>
        </w:rPr>
        <w:fldChar w:fldCharType="separate"/>
      </w:r>
      <w:r w:rsidRPr="004D15FA">
        <w:rPr>
          <w:noProof/>
          <w:lang w:val="fr-FR"/>
        </w:rPr>
        <w:t>7</w:t>
      </w:r>
      <w:r>
        <w:rPr>
          <w:noProof/>
        </w:rPr>
        <w:fldChar w:fldCharType="end"/>
      </w:r>
    </w:p>
    <w:p w14:paraId="0AE71C7A"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_Toc477736530 \h </w:instrText>
      </w:r>
      <w:r>
        <w:rPr>
          <w:noProof/>
        </w:rPr>
      </w:r>
      <w:r>
        <w:rPr>
          <w:noProof/>
        </w:rPr>
        <w:fldChar w:fldCharType="separate"/>
      </w:r>
      <w:r w:rsidRPr="004D15FA">
        <w:rPr>
          <w:noProof/>
          <w:lang w:val="fr-FR"/>
        </w:rPr>
        <w:t>7</w:t>
      </w:r>
      <w:r>
        <w:rPr>
          <w:noProof/>
        </w:rPr>
        <w:fldChar w:fldCharType="end"/>
      </w:r>
    </w:p>
    <w:p w14:paraId="5F3C2074"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3.5</w:t>
      </w:r>
      <w:r w:rsidRPr="004D15FA">
        <w:rPr>
          <w:rFonts w:asciiTheme="minorHAnsi" w:eastAsiaTheme="minorEastAsia" w:hAnsiTheme="minorHAnsi" w:cstheme="minorBidi"/>
          <w:b w:val="0"/>
          <w:bCs w:val="0"/>
          <w:sz w:val="24"/>
          <w:szCs w:val="24"/>
          <w:lang w:val="fr-FR" w:eastAsia="en-US"/>
        </w:rPr>
        <w:tab/>
      </w:r>
      <w:r w:rsidRPr="004D15FA">
        <w:rPr>
          <w:lang w:val="fr-FR"/>
        </w:rPr>
        <w:t>GROMACS</w:t>
      </w:r>
      <w:r w:rsidRPr="004D15FA">
        <w:rPr>
          <w:lang w:val="fr-FR"/>
        </w:rPr>
        <w:tab/>
      </w:r>
      <w:r>
        <w:fldChar w:fldCharType="begin"/>
      </w:r>
      <w:r w:rsidRPr="004D15FA">
        <w:rPr>
          <w:lang w:val="fr-FR"/>
        </w:rPr>
        <w:instrText xml:space="preserve"> PAGEREF _Toc477736531 \h </w:instrText>
      </w:r>
      <w:r>
        <w:fldChar w:fldCharType="separate"/>
      </w:r>
      <w:r w:rsidRPr="004D15FA">
        <w:rPr>
          <w:lang w:val="fr-FR"/>
        </w:rPr>
        <w:t>7</w:t>
      </w:r>
      <w:r>
        <w:fldChar w:fldCharType="end"/>
      </w:r>
    </w:p>
    <w:p w14:paraId="20B5DB7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_Toc477736532 \h </w:instrText>
      </w:r>
      <w:r>
        <w:rPr>
          <w:noProof/>
        </w:rPr>
      </w:r>
      <w:r>
        <w:rPr>
          <w:noProof/>
        </w:rPr>
        <w:fldChar w:fldCharType="separate"/>
      </w:r>
      <w:r w:rsidRPr="004D15FA">
        <w:rPr>
          <w:noProof/>
          <w:lang w:val="fr-FR"/>
        </w:rPr>
        <w:t>8</w:t>
      </w:r>
      <w:r>
        <w:rPr>
          <w:noProof/>
        </w:rPr>
        <w:fldChar w:fldCharType="end"/>
      </w:r>
    </w:p>
    <w:p w14:paraId="7BB0DEC2"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_Toc477736533 \h </w:instrText>
      </w:r>
      <w:r>
        <w:rPr>
          <w:noProof/>
        </w:rPr>
      </w:r>
      <w:r>
        <w:rPr>
          <w:noProof/>
        </w:rPr>
        <w:fldChar w:fldCharType="separate"/>
      </w:r>
      <w:r w:rsidRPr="004D15FA">
        <w:rPr>
          <w:noProof/>
          <w:lang w:val="fr-FR"/>
        </w:rPr>
        <w:t>8</w:t>
      </w:r>
      <w:r>
        <w:rPr>
          <w:noProof/>
        </w:rPr>
        <w:fldChar w:fldCharType="end"/>
      </w:r>
    </w:p>
    <w:p w14:paraId="4B5EAEB7"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3.6</w:t>
      </w:r>
      <w:r w:rsidRPr="004D15FA">
        <w:rPr>
          <w:rFonts w:asciiTheme="minorHAnsi" w:eastAsiaTheme="minorEastAsia" w:hAnsiTheme="minorHAnsi" w:cstheme="minorBidi"/>
          <w:b w:val="0"/>
          <w:bCs w:val="0"/>
          <w:sz w:val="24"/>
          <w:szCs w:val="24"/>
          <w:lang w:val="fr-FR" w:eastAsia="en-US"/>
        </w:rPr>
        <w:tab/>
      </w:r>
      <w:r w:rsidRPr="004D15FA">
        <w:rPr>
          <w:lang w:val="fr-FR"/>
        </w:rPr>
        <w:t>NAMD</w:t>
      </w:r>
      <w:r w:rsidRPr="004D15FA">
        <w:rPr>
          <w:lang w:val="fr-FR"/>
        </w:rPr>
        <w:tab/>
      </w:r>
      <w:r>
        <w:fldChar w:fldCharType="begin"/>
      </w:r>
      <w:r w:rsidRPr="004D15FA">
        <w:rPr>
          <w:lang w:val="fr-FR"/>
        </w:rPr>
        <w:instrText xml:space="preserve"> PAGEREF _Toc477736534 \h </w:instrText>
      </w:r>
      <w:r>
        <w:fldChar w:fldCharType="separate"/>
      </w:r>
      <w:r w:rsidRPr="004D15FA">
        <w:rPr>
          <w:lang w:val="fr-FR"/>
        </w:rPr>
        <w:t>8</w:t>
      </w:r>
      <w:r>
        <w:fldChar w:fldCharType="end"/>
      </w:r>
    </w:p>
    <w:p w14:paraId="0A616E3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_Toc477736535 \h </w:instrText>
      </w:r>
      <w:r>
        <w:rPr>
          <w:noProof/>
        </w:rPr>
      </w:r>
      <w:r>
        <w:rPr>
          <w:noProof/>
        </w:rPr>
        <w:fldChar w:fldCharType="separate"/>
      </w:r>
      <w:r w:rsidRPr="004D15FA">
        <w:rPr>
          <w:noProof/>
          <w:lang w:val="fr-FR"/>
        </w:rPr>
        <w:t>9</w:t>
      </w:r>
      <w:r>
        <w:rPr>
          <w:noProof/>
        </w:rPr>
        <w:fldChar w:fldCharType="end"/>
      </w:r>
    </w:p>
    <w:p w14:paraId="56CEBFC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_Toc477736536 \h </w:instrText>
      </w:r>
      <w:r>
        <w:rPr>
          <w:noProof/>
        </w:rPr>
      </w:r>
      <w:r>
        <w:rPr>
          <w:noProof/>
        </w:rPr>
        <w:fldChar w:fldCharType="separate"/>
      </w:r>
      <w:r w:rsidRPr="004D15FA">
        <w:rPr>
          <w:noProof/>
          <w:lang w:val="fr-FR"/>
        </w:rPr>
        <w:t>9</w:t>
      </w:r>
      <w:r>
        <w:rPr>
          <w:noProof/>
        </w:rPr>
        <w:fldChar w:fldCharType="end"/>
      </w:r>
    </w:p>
    <w:p w14:paraId="549FEFD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3.7</w:t>
      </w:r>
      <w:r w:rsidRPr="004D15FA">
        <w:rPr>
          <w:rFonts w:asciiTheme="minorHAnsi" w:eastAsiaTheme="minorEastAsia" w:hAnsiTheme="minorHAnsi" w:cstheme="minorBidi"/>
          <w:b w:val="0"/>
          <w:bCs w:val="0"/>
          <w:sz w:val="24"/>
          <w:szCs w:val="24"/>
          <w:lang w:val="fr-FR" w:eastAsia="en-US"/>
        </w:rPr>
        <w:tab/>
      </w:r>
      <w:r w:rsidRPr="004D15FA">
        <w:rPr>
          <w:lang w:val="fr-FR"/>
        </w:rPr>
        <w:t>PFARM</w:t>
      </w:r>
      <w:r w:rsidRPr="004D15FA">
        <w:rPr>
          <w:lang w:val="fr-FR"/>
        </w:rPr>
        <w:tab/>
      </w:r>
      <w:r>
        <w:fldChar w:fldCharType="begin"/>
      </w:r>
      <w:r w:rsidRPr="004D15FA">
        <w:rPr>
          <w:lang w:val="fr-FR"/>
        </w:rPr>
        <w:instrText xml:space="preserve"> PAGEREF _Toc477736537 \h </w:instrText>
      </w:r>
      <w:r>
        <w:fldChar w:fldCharType="separate"/>
      </w:r>
      <w:r w:rsidRPr="004D15FA">
        <w:rPr>
          <w:lang w:val="fr-FR"/>
        </w:rPr>
        <w:t>9</w:t>
      </w:r>
      <w:r>
        <w:fldChar w:fldCharType="end"/>
      </w:r>
    </w:p>
    <w:p w14:paraId="16BFD31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_Toc477736538 \h </w:instrText>
      </w:r>
      <w:r>
        <w:rPr>
          <w:noProof/>
        </w:rPr>
      </w:r>
      <w:r>
        <w:rPr>
          <w:noProof/>
        </w:rPr>
        <w:fldChar w:fldCharType="separate"/>
      </w:r>
      <w:r w:rsidRPr="004D15FA">
        <w:rPr>
          <w:noProof/>
          <w:lang w:val="fr-FR"/>
        </w:rPr>
        <w:t>9</w:t>
      </w:r>
      <w:r>
        <w:rPr>
          <w:noProof/>
        </w:rPr>
        <w:fldChar w:fldCharType="end"/>
      </w:r>
    </w:p>
    <w:p w14:paraId="5811A24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_Toc477736539 \h </w:instrText>
      </w:r>
      <w:r>
        <w:rPr>
          <w:noProof/>
        </w:rPr>
      </w:r>
      <w:r>
        <w:rPr>
          <w:noProof/>
        </w:rPr>
        <w:fldChar w:fldCharType="separate"/>
      </w:r>
      <w:r w:rsidRPr="004D15FA">
        <w:rPr>
          <w:noProof/>
          <w:lang w:val="fr-FR"/>
        </w:rPr>
        <w:t>10</w:t>
      </w:r>
      <w:r>
        <w:rPr>
          <w:noProof/>
        </w:rPr>
        <w:fldChar w:fldCharType="end"/>
      </w:r>
    </w:p>
    <w:p w14:paraId="378B22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3.8</w:t>
      </w:r>
      <w:r w:rsidRPr="004D15FA">
        <w:rPr>
          <w:rFonts w:asciiTheme="minorHAnsi" w:eastAsiaTheme="minorEastAsia" w:hAnsiTheme="minorHAnsi" w:cstheme="minorBidi"/>
          <w:b w:val="0"/>
          <w:bCs w:val="0"/>
          <w:sz w:val="24"/>
          <w:szCs w:val="24"/>
          <w:lang w:val="fr-FR" w:eastAsia="en-US"/>
        </w:rPr>
        <w:tab/>
      </w:r>
      <w:r w:rsidRPr="004D15FA">
        <w:rPr>
          <w:lang w:val="fr-FR"/>
        </w:rPr>
        <w:t>QCD</w:t>
      </w:r>
      <w:r w:rsidRPr="004D15FA">
        <w:rPr>
          <w:lang w:val="fr-FR"/>
        </w:rPr>
        <w:tab/>
      </w:r>
      <w:r>
        <w:fldChar w:fldCharType="begin"/>
      </w:r>
      <w:r w:rsidRPr="004D15FA">
        <w:rPr>
          <w:lang w:val="fr-FR"/>
        </w:rPr>
        <w:instrText xml:space="preserve"> PAGEREF _Toc477736540 \h </w:instrText>
      </w:r>
      <w:r>
        <w:fldChar w:fldCharType="separate"/>
      </w:r>
      <w:r w:rsidRPr="004D15FA">
        <w:rPr>
          <w:lang w:val="fr-FR"/>
        </w:rPr>
        <w:t>10</w:t>
      </w:r>
      <w:r>
        <w:fldChar w:fldCharType="end"/>
      </w:r>
    </w:p>
    <w:p w14:paraId="6FB7AF3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_Toc477736541 \h </w:instrText>
      </w:r>
      <w:r>
        <w:rPr>
          <w:noProof/>
        </w:rPr>
      </w:r>
      <w:r>
        <w:rPr>
          <w:noProof/>
        </w:rPr>
        <w:fldChar w:fldCharType="separate"/>
      </w:r>
      <w:r w:rsidRPr="004D15FA">
        <w:rPr>
          <w:noProof/>
          <w:lang w:val="fr-FR"/>
        </w:rPr>
        <w:t>10</w:t>
      </w:r>
      <w:r>
        <w:rPr>
          <w:noProof/>
        </w:rPr>
        <w:fldChar w:fldCharType="end"/>
      </w:r>
    </w:p>
    <w:p w14:paraId="74C9B09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_Toc477736542 \h </w:instrText>
      </w:r>
      <w:r>
        <w:rPr>
          <w:noProof/>
        </w:rPr>
      </w:r>
      <w:r>
        <w:rPr>
          <w:noProof/>
        </w:rPr>
        <w:fldChar w:fldCharType="separate"/>
      </w:r>
      <w:r w:rsidRPr="004D15FA">
        <w:rPr>
          <w:noProof/>
          <w:lang w:val="fr-FR"/>
        </w:rPr>
        <w:t>11</w:t>
      </w:r>
      <w:r>
        <w:rPr>
          <w:noProof/>
        </w:rPr>
        <w:fldChar w:fldCharType="end"/>
      </w:r>
    </w:p>
    <w:p w14:paraId="7888620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lastRenderedPageBreak/>
        <w:t>3.9</w:t>
      </w:r>
      <w:r w:rsidRPr="004D15FA">
        <w:rPr>
          <w:rFonts w:asciiTheme="minorHAnsi" w:eastAsiaTheme="minorEastAsia" w:hAnsiTheme="minorHAnsi" w:cstheme="minorBidi"/>
          <w:b w:val="0"/>
          <w:bCs w:val="0"/>
          <w:sz w:val="24"/>
          <w:szCs w:val="24"/>
          <w:lang w:val="fr-FR" w:eastAsia="en-US"/>
        </w:rPr>
        <w:tab/>
      </w:r>
      <w:r w:rsidRPr="004D15FA">
        <w:rPr>
          <w:lang w:val="fr-FR"/>
        </w:rPr>
        <w:t>Quantum Espresso</w:t>
      </w:r>
      <w:r w:rsidRPr="004D15FA">
        <w:rPr>
          <w:lang w:val="fr-FR"/>
        </w:rPr>
        <w:tab/>
      </w:r>
      <w:r>
        <w:fldChar w:fldCharType="begin"/>
      </w:r>
      <w:r w:rsidRPr="004D15FA">
        <w:rPr>
          <w:lang w:val="fr-FR"/>
        </w:rPr>
        <w:instrText xml:space="preserve"> PAGEREF _Toc477736543 \h </w:instrText>
      </w:r>
      <w:r>
        <w:fldChar w:fldCharType="separate"/>
      </w:r>
      <w:r w:rsidRPr="004D15FA">
        <w:rPr>
          <w:lang w:val="fr-FR"/>
        </w:rPr>
        <w:t>11</w:t>
      </w:r>
      <w:r>
        <w:fldChar w:fldCharType="end"/>
      </w:r>
    </w:p>
    <w:p w14:paraId="23248F6A"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_Toc477736544 \h </w:instrText>
      </w:r>
      <w:r>
        <w:rPr>
          <w:noProof/>
        </w:rPr>
      </w:r>
      <w:r>
        <w:rPr>
          <w:noProof/>
        </w:rPr>
        <w:fldChar w:fldCharType="separate"/>
      </w:r>
      <w:r>
        <w:rPr>
          <w:noProof/>
        </w:rPr>
        <w:t>12</w:t>
      </w:r>
      <w:r>
        <w:rPr>
          <w:noProof/>
        </w:rPr>
        <w:fldChar w:fldCharType="end"/>
      </w:r>
    </w:p>
    <w:p w14:paraId="4C9EA143"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_Toc477736545 \h </w:instrText>
      </w:r>
      <w:r>
        <w:rPr>
          <w:noProof/>
        </w:rPr>
      </w:r>
      <w:r>
        <w:rPr>
          <w:noProof/>
        </w:rPr>
        <w:fldChar w:fldCharType="separate"/>
      </w:r>
      <w:r>
        <w:rPr>
          <w:noProof/>
        </w:rPr>
        <w:t>12</w:t>
      </w:r>
      <w:r>
        <w:rPr>
          <w:noProof/>
        </w:rPr>
        <w:fldChar w:fldCharType="end"/>
      </w:r>
    </w:p>
    <w:p w14:paraId="7C9D5350" w14:textId="77777777" w:rsidR="00C56AE4" w:rsidRDefault="00C56AE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_Toc477736546 \h </w:instrText>
      </w:r>
      <w:r>
        <w:fldChar w:fldCharType="separate"/>
      </w:r>
      <w:r>
        <w:t>12</w:t>
      </w:r>
      <w:r>
        <w:fldChar w:fldCharType="end"/>
      </w:r>
    </w:p>
    <w:p w14:paraId="3A922B4F"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_Toc477736547 \h </w:instrText>
      </w:r>
      <w:r>
        <w:rPr>
          <w:noProof/>
        </w:rPr>
      </w:r>
      <w:r>
        <w:rPr>
          <w:noProof/>
        </w:rPr>
        <w:fldChar w:fldCharType="separate"/>
      </w:r>
      <w:r>
        <w:rPr>
          <w:noProof/>
        </w:rPr>
        <w:t>13</w:t>
      </w:r>
      <w:r>
        <w:rPr>
          <w:noProof/>
        </w:rPr>
        <w:fldChar w:fldCharType="end"/>
      </w:r>
    </w:p>
    <w:p w14:paraId="14944A4C"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_Toc477736548 \h </w:instrText>
      </w:r>
      <w:r>
        <w:rPr>
          <w:noProof/>
        </w:rPr>
      </w:r>
      <w:r>
        <w:rPr>
          <w:noProof/>
        </w:rPr>
        <w:fldChar w:fldCharType="separate"/>
      </w:r>
      <w:r>
        <w:rPr>
          <w:noProof/>
        </w:rPr>
        <w:t>13</w:t>
      </w:r>
      <w:r>
        <w:rPr>
          <w:noProof/>
        </w:rPr>
        <w:fldChar w:fldCharType="end"/>
      </w:r>
    </w:p>
    <w:p w14:paraId="17F2FBDC" w14:textId="77777777" w:rsidR="00C56AE4" w:rsidRDefault="00C56AE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_Toc477736549 \h </w:instrText>
      </w:r>
      <w:r>
        <w:fldChar w:fldCharType="separate"/>
      </w:r>
      <w:r>
        <w:t>13</w:t>
      </w:r>
      <w:r>
        <w:fldChar w:fldCharType="end"/>
      </w:r>
    </w:p>
    <w:p w14:paraId="5FB4EDE1"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_Toc477736550 \h </w:instrText>
      </w:r>
      <w:r>
        <w:rPr>
          <w:noProof/>
        </w:rPr>
      </w:r>
      <w:r>
        <w:rPr>
          <w:noProof/>
        </w:rPr>
        <w:fldChar w:fldCharType="separate"/>
      </w:r>
      <w:r>
        <w:rPr>
          <w:noProof/>
        </w:rPr>
        <w:t>14</w:t>
      </w:r>
      <w:r>
        <w:rPr>
          <w:noProof/>
        </w:rPr>
        <w:fldChar w:fldCharType="end"/>
      </w:r>
    </w:p>
    <w:p w14:paraId="3B16AB1A"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4</w:t>
      </w:r>
      <w:r w:rsidRPr="004D15FA">
        <w:rPr>
          <w:rFonts w:asciiTheme="minorHAnsi" w:eastAsiaTheme="minorEastAsia" w:hAnsiTheme="minorHAnsi" w:cstheme="minorBidi"/>
          <w:b w:val="0"/>
          <w:noProof/>
          <w:sz w:val="24"/>
          <w:lang w:val="fr-FR" w:eastAsia="en-US"/>
        </w:rPr>
        <w:tab/>
      </w:r>
      <w:r w:rsidRPr="004D15FA">
        <w:rPr>
          <w:noProof/>
          <w:lang w:val="fr-FR"/>
        </w:rPr>
        <w:t>Applications performances</w:t>
      </w:r>
      <w:r w:rsidRPr="004D15FA">
        <w:rPr>
          <w:noProof/>
          <w:lang w:val="fr-FR"/>
        </w:rPr>
        <w:tab/>
      </w:r>
      <w:r>
        <w:rPr>
          <w:noProof/>
        </w:rPr>
        <w:fldChar w:fldCharType="begin"/>
      </w:r>
      <w:r w:rsidRPr="004D15FA">
        <w:rPr>
          <w:noProof/>
          <w:lang w:val="fr-FR"/>
        </w:rPr>
        <w:instrText xml:space="preserve"> PAGEREF _Toc477736551 \h </w:instrText>
      </w:r>
      <w:r>
        <w:rPr>
          <w:noProof/>
        </w:rPr>
      </w:r>
      <w:r>
        <w:rPr>
          <w:noProof/>
        </w:rPr>
        <w:fldChar w:fldCharType="separate"/>
      </w:r>
      <w:r w:rsidRPr="004D15FA">
        <w:rPr>
          <w:noProof/>
          <w:lang w:val="fr-FR"/>
        </w:rPr>
        <w:t>14</w:t>
      </w:r>
      <w:r>
        <w:rPr>
          <w:noProof/>
        </w:rPr>
        <w:fldChar w:fldCharType="end"/>
      </w:r>
    </w:p>
    <w:p w14:paraId="6FAEE088"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_Toc477736552 \h </w:instrText>
      </w:r>
      <w:r>
        <w:fldChar w:fldCharType="separate"/>
      </w:r>
      <w:r w:rsidRPr="004D15FA">
        <w:rPr>
          <w:lang w:val="fr-FR"/>
        </w:rPr>
        <w:t>15</w:t>
      </w:r>
      <w:r>
        <w:fldChar w:fldCharType="end"/>
      </w:r>
    </w:p>
    <w:p w14:paraId="22E8A45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_Toc477736553 \h </w:instrText>
      </w:r>
      <w:r>
        <w:fldChar w:fldCharType="separate"/>
      </w:r>
      <w:r w:rsidRPr="004D15FA">
        <w:rPr>
          <w:lang w:val="fr-FR"/>
        </w:rPr>
        <w:t>16</w:t>
      </w:r>
      <w:r>
        <w:fldChar w:fldCharType="end"/>
      </w:r>
    </w:p>
    <w:p w14:paraId="51F461E9" w14:textId="77777777" w:rsidR="00C56AE4" w:rsidRDefault="00C56AE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_Toc477736554 \h </w:instrText>
      </w:r>
      <w:r>
        <w:fldChar w:fldCharType="separate"/>
      </w:r>
      <w:r>
        <w:t>16</w:t>
      </w:r>
      <w:r>
        <w:fldChar w:fldCharType="end"/>
      </w:r>
    </w:p>
    <w:p w14:paraId="275D011C" w14:textId="77777777" w:rsidR="00C56AE4" w:rsidRDefault="00C56AE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_Toc477736555 \h </w:instrText>
      </w:r>
      <w:r>
        <w:fldChar w:fldCharType="separate"/>
      </w:r>
      <w:r>
        <w:t>18</w:t>
      </w:r>
      <w:r>
        <w:fldChar w:fldCharType="end"/>
      </w:r>
    </w:p>
    <w:p w14:paraId="3600645E" w14:textId="77777777" w:rsidR="00C56AE4" w:rsidRDefault="00C56AE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_Toc477736556 \h </w:instrText>
      </w:r>
      <w:r>
        <w:fldChar w:fldCharType="separate"/>
      </w:r>
      <w:r>
        <w:t>18</w:t>
      </w:r>
      <w:r>
        <w:fldChar w:fldCharType="end"/>
      </w:r>
    </w:p>
    <w:p w14:paraId="481731C8" w14:textId="77777777" w:rsidR="00C56AE4" w:rsidRDefault="00C56AE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_Toc477736557 \h </w:instrText>
      </w:r>
      <w:r>
        <w:fldChar w:fldCharType="separate"/>
      </w:r>
      <w:r>
        <w:t>20</w:t>
      </w:r>
      <w:r>
        <w:fldChar w:fldCharType="end"/>
      </w:r>
    </w:p>
    <w:p w14:paraId="3CDD9202" w14:textId="77777777" w:rsidR="00C56AE4" w:rsidRDefault="00C56AE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_Toc477736564 \h </w:instrText>
      </w:r>
      <w:r>
        <w:fldChar w:fldCharType="separate"/>
      </w:r>
      <w:r>
        <w:t>22</w:t>
      </w:r>
      <w:r>
        <w:fldChar w:fldCharType="end"/>
      </w:r>
    </w:p>
    <w:p w14:paraId="1B373417" w14:textId="77777777" w:rsidR="00C56AE4" w:rsidRDefault="00C56AE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_Toc477736571 \h </w:instrText>
      </w:r>
      <w:r>
        <w:fldChar w:fldCharType="separate"/>
      </w:r>
      <w:r>
        <w:t>23</w:t>
      </w:r>
      <w:r>
        <w:fldChar w:fldCharType="end"/>
      </w:r>
    </w:p>
    <w:p w14:paraId="2FD6164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_Toc477736572 \h </w:instrText>
      </w:r>
      <w:r>
        <w:rPr>
          <w:noProof/>
        </w:rPr>
      </w:r>
      <w:r>
        <w:rPr>
          <w:noProof/>
        </w:rPr>
        <w:fldChar w:fldCharType="separate"/>
      </w:r>
      <w:r>
        <w:rPr>
          <w:noProof/>
        </w:rPr>
        <w:t>23</w:t>
      </w:r>
      <w:r>
        <w:rPr>
          <w:noProof/>
        </w:rPr>
        <w:fldChar w:fldCharType="end"/>
      </w:r>
    </w:p>
    <w:p w14:paraId="43212C9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_Toc477736573 \h </w:instrText>
      </w:r>
      <w:r>
        <w:rPr>
          <w:noProof/>
        </w:rPr>
      </w:r>
      <w:r>
        <w:rPr>
          <w:noProof/>
        </w:rPr>
        <w:fldChar w:fldCharType="separate"/>
      </w:r>
      <w:r>
        <w:rPr>
          <w:noProof/>
        </w:rPr>
        <w:t>24</w:t>
      </w:r>
      <w:r>
        <w:rPr>
          <w:noProof/>
        </w:rPr>
        <w:fldChar w:fldCharType="end"/>
      </w:r>
    </w:p>
    <w:p w14:paraId="6AB82FF6" w14:textId="77777777" w:rsidR="00C56AE4" w:rsidRDefault="00C56AE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_Toc477736574 \h </w:instrText>
      </w:r>
      <w:r>
        <w:fldChar w:fldCharType="separate"/>
      </w:r>
      <w:r>
        <w:t>31</w:t>
      </w:r>
      <w:r>
        <w:fldChar w:fldCharType="end"/>
      </w:r>
    </w:p>
    <w:p w14:paraId="3714D66C" w14:textId="77777777" w:rsidR="00C56AE4" w:rsidRDefault="00C56AE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_Toc477736575 \h </w:instrText>
      </w:r>
      <w:r>
        <w:fldChar w:fldCharType="separate"/>
      </w:r>
      <w:r>
        <w:t>32</w:t>
      </w:r>
      <w:r>
        <w:fldChar w:fldCharType="end"/>
      </w:r>
    </w:p>
    <w:p w14:paraId="3572AFD9" w14:textId="77777777" w:rsidR="00C56AE4" w:rsidRDefault="00C56AE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_Toc477736576 \h </w:instrText>
      </w:r>
      <w:r>
        <w:fldChar w:fldCharType="separate"/>
      </w:r>
      <w:r>
        <w:t>32</w:t>
      </w:r>
      <w:r>
        <w:fldChar w:fldCharType="end"/>
      </w:r>
    </w:p>
    <w:p w14:paraId="0BD0DDAB"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_Toc477736577 \h </w:instrText>
      </w:r>
      <w:r>
        <w:rPr>
          <w:noProof/>
        </w:rPr>
      </w:r>
      <w:r>
        <w:rPr>
          <w:noProof/>
        </w:rPr>
        <w:fldChar w:fldCharType="separate"/>
      </w:r>
      <w:r>
        <w:rPr>
          <w:noProof/>
        </w:rPr>
        <w:t>32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7736504"/>
      <w:r w:rsidRPr="00C32215">
        <w:t>L</w:t>
      </w:r>
      <w:bookmarkStart w:id="34" w:name="_Toc75287373"/>
      <w:r w:rsidRPr="00C32215">
        <w:t>ist of Figures</w:t>
      </w:r>
      <w:bookmarkEnd w:id="31"/>
      <w:bookmarkEnd w:id="32"/>
      <w:bookmarkEnd w:id="34"/>
      <w:bookmarkEnd w:id="33"/>
    </w:p>
    <w:p w14:paraId="63F439A1"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7736578" w:history="1">
        <w:r w:rsidR="00C56AE4" w:rsidRPr="003C18E4">
          <w:rPr>
            <w:rStyle w:val="Hyperlink"/>
            <w:noProof/>
          </w:rPr>
          <w:t>Figure 2 Code_Saturne's performance on KNLs. AMG is used as a solver in V4.2.2.</w:t>
        </w:r>
        <w:r w:rsidR="00C56AE4">
          <w:rPr>
            <w:noProof/>
            <w:webHidden/>
          </w:rPr>
          <w:tab/>
        </w:r>
        <w:r w:rsidR="00C56AE4">
          <w:rPr>
            <w:noProof/>
            <w:webHidden/>
          </w:rPr>
          <w:fldChar w:fldCharType="begin"/>
        </w:r>
        <w:r w:rsidR="00C56AE4">
          <w:rPr>
            <w:noProof/>
            <w:webHidden/>
          </w:rPr>
          <w:instrText xml:space="preserve"> PAGEREF _Toc477736578 \h </w:instrText>
        </w:r>
        <w:r w:rsidR="00C56AE4">
          <w:rPr>
            <w:noProof/>
            <w:webHidden/>
          </w:rPr>
        </w:r>
        <w:r w:rsidR="00C56AE4">
          <w:rPr>
            <w:noProof/>
            <w:webHidden/>
          </w:rPr>
          <w:fldChar w:fldCharType="separate"/>
        </w:r>
        <w:r w:rsidR="00C56AE4">
          <w:rPr>
            <w:noProof/>
            <w:webHidden/>
          </w:rPr>
          <w:t>16</w:t>
        </w:r>
        <w:r w:rsidR="00C56AE4">
          <w:rPr>
            <w:noProof/>
            <w:webHidden/>
          </w:rPr>
          <w:fldChar w:fldCharType="end"/>
        </w:r>
      </w:hyperlink>
    </w:p>
    <w:p w14:paraId="2B53B540"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79" w:history="1">
        <w:r w:rsidR="00C56AE4" w:rsidRPr="003C18E4">
          <w:rPr>
            <w:rStyle w:val="Hyperlink"/>
            <w:noProof/>
          </w:rPr>
          <w:t>Figure 3 Test case 1 of CP2K on the ARCHER cluster</w:t>
        </w:r>
        <w:r w:rsidR="00C56AE4">
          <w:rPr>
            <w:noProof/>
            <w:webHidden/>
          </w:rPr>
          <w:tab/>
        </w:r>
        <w:r w:rsidR="00C56AE4">
          <w:rPr>
            <w:noProof/>
            <w:webHidden/>
          </w:rPr>
          <w:fldChar w:fldCharType="begin"/>
        </w:r>
        <w:r w:rsidR="00C56AE4">
          <w:rPr>
            <w:noProof/>
            <w:webHidden/>
          </w:rPr>
          <w:instrText xml:space="preserve"> PAGEREF _Toc477736579 \h </w:instrText>
        </w:r>
        <w:r w:rsidR="00C56AE4">
          <w:rPr>
            <w:noProof/>
            <w:webHidden/>
          </w:rPr>
        </w:r>
        <w:r w:rsidR="00C56AE4">
          <w:rPr>
            <w:noProof/>
            <w:webHidden/>
          </w:rPr>
          <w:fldChar w:fldCharType="separate"/>
        </w:r>
        <w:r w:rsidR="00C56AE4">
          <w:rPr>
            <w:noProof/>
            <w:webHidden/>
          </w:rPr>
          <w:t>17</w:t>
        </w:r>
        <w:r w:rsidR="00C56AE4">
          <w:rPr>
            <w:noProof/>
            <w:webHidden/>
          </w:rPr>
          <w:fldChar w:fldCharType="end"/>
        </w:r>
      </w:hyperlink>
    </w:p>
    <w:p w14:paraId="455D10F9"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0" w:history="1">
        <w:r w:rsidR="00C56AE4" w:rsidRPr="003C18E4">
          <w:rPr>
            <w:rStyle w:val="Hyperlink"/>
            <w:noProof/>
          </w:rPr>
          <w:t>Figure 4 Parallel scaling of GPAW</w:t>
        </w:r>
        <w:r w:rsidR="00C56AE4">
          <w:rPr>
            <w:noProof/>
            <w:webHidden/>
          </w:rPr>
          <w:tab/>
        </w:r>
        <w:r w:rsidR="00C56AE4">
          <w:rPr>
            <w:noProof/>
            <w:webHidden/>
          </w:rPr>
          <w:fldChar w:fldCharType="begin"/>
        </w:r>
        <w:r w:rsidR="00C56AE4">
          <w:rPr>
            <w:noProof/>
            <w:webHidden/>
          </w:rPr>
          <w:instrText xml:space="preserve"> PAGEREF _Toc477736580 \h </w:instrText>
        </w:r>
        <w:r w:rsidR="00C56AE4">
          <w:rPr>
            <w:noProof/>
            <w:webHidden/>
          </w:rPr>
        </w:r>
        <w:r w:rsidR="00C56AE4">
          <w:rPr>
            <w:noProof/>
            <w:webHidden/>
          </w:rPr>
          <w:fldChar w:fldCharType="separate"/>
        </w:r>
        <w:r w:rsidR="00C56AE4">
          <w:rPr>
            <w:noProof/>
            <w:webHidden/>
          </w:rPr>
          <w:t>18</w:t>
        </w:r>
        <w:r w:rsidR="00C56AE4">
          <w:rPr>
            <w:noProof/>
            <w:webHidden/>
          </w:rPr>
          <w:fldChar w:fldCharType="end"/>
        </w:r>
      </w:hyperlink>
    </w:p>
    <w:p w14:paraId="1E60E731"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1" w:history="1">
        <w:r w:rsidR="00C56AE4" w:rsidRPr="003C18E4">
          <w:rPr>
            <w:rStyle w:val="Hyperlink"/>
            <w:noProof/>
          </w:rPr>
          <w:t>Figure 5 Scalability for GROMACS test case GluCL Ion Channel</w:t>
        </w:r>
        <w:r w:rsidR="00C56AE4">
          <w:rPr>
            <w:noProof/>
            <w:webHidden/>
          </w:rPr>
          <w:tab/>
        </w:r>
        <w:r w:rsidR="00C56AE4">
          <w:rPr>
            <w:noProof/>
            <w:webHidden/>
          </w:rPr>
          <w:fldChar w:fldCharType="begin"/>
        </w:r>
        <w:r w:rsidR="00C56AE4">
          <w:rPr>
            <w:noProof/>
            <w:webHidden/>
          </w:rPr>
          <w:instrText xml:space="preserve"> PAGEREF _Toc477736581 \h </w:instrText>
        </w:r>
        <w:r w:rsidR="00C56AE4">
          <w:rPr>
            <w:noProof/>
            <w:webHidden/>
          </w:rPr>
        </w:r>
        <w:r w:rsidR="00C56AE4">
          <w:rPr>
            <w:noProof/>
            <w:webHidden/>
          </w:rPr>
          <w:fldChar w:fldCharType="separate"/>
        </w:r>
        <w:r w:rsidR="00C56AE4">
          <w:rPr>
            <w:noProof/>
            <w:webHidden/>
          </w:rPr>
          <w:t>19</w:t>
        </w:r>
        <w:r w:rsidR="00C56AE4">
          <w:rPr>
            <w:noProof/>
            <w:webHidden/>
          </w:rPr>
          <w:fldChar w:fldCharType="end"/>
        </w:r>
      </w:hyperlink>
    </w:p>
    <w:p w14:paraId="06920843"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2" w:history="1">
        <w:r w:rsidR="00C56AE4" w:rsidRPr="003C18E4">
          <w:rPr>
            <w:rStyle w:val="Hyperlink"/>
            <w:noProof/>
          </w:rPr>
          <w:t>Figure 7 Scalability for NAMD test case STMV.1M</w:t>
        </w:r>
        <w:r w:rsidR="00C56AE4">
          <w:rPr>
            <w:noProof/>
            <w:webHidden/>
          </w:rPr>
          <w:tab/>
        </w:r>
        <w:r w:rsidR="00C56AE4">
          <w:rPr>
            <w:noProof/>
            <w:webHidden/>
          </w:rPr>
          <w:fldChar w:fldCharType="begin"/>
        </w:r>
        <w:r w:rsidR="00C56AE4">
          <w:rPr>
            <w:noProof/>
            <w:webHidden/>
          </w:rPr>
          <w:instrText xml:space="preserve"> PAGEREF _Toc477736582 \h </w:instrText>
        </w:r>
        <w:r w:rsidR="00C56AE4">
          <w:rPr>
            <w:noProof/>
            <w:webHidden/>
          </w:rPr>
        </w:r>
        <w:r w:rsidR="00C56AE4">
          <w:rPr>
            <w:noProof/>
            <w:webHidden/>
          </w:rPr>
          <w:fldChar w:fldCharType="separate"/>
        </w:r>
        <w:r w:rsidR="00C56AE4">
          <w:rPr>
            <w:noProof/>
            <w:webHidden/>
          </w:rPr>
          <w:t>21</w:t>
        </w:r>
        <w:r w:rsidR="00C56AE4">
          <w:rPr>
            <w:noProof/>
            <w:webHidden/>
          </w:rPr>
          <w:fldChar w:fldCharType="end"/>
        </w:r>
      </w:hyperlink>
    </w:p>
    <w:p w14:paraId="2B53B46E"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3" w:history="1">
        <w:r w:rsidR="00C56AE4" w:rsidRPr="003C18E4">
          <w:rPr>
            <w:rStyle w:val="Hyperlink"/>
            <w:noProof/>
          </w:rPr>
          <w:t>Figure 8 Scalability for NAMD test case STMV.8M</w:t>
        </w:r>
        <w:r w:rsidR="00C56AE4">
          <w:rPr>
            <w:noProof/>
            <w:webHidden/>
          </w:rPr>
          <w:tab/>
        </w:r>
        <w:r w:rsidR="00C56AE4">
          <w:rPr>
            <w:noProof/>
            <w:webHidden/>
          </w:rPr>
          <w:fldChar w:fldCharType="begin"/>
        </w:r>
        <w:r w:rsidR="00C56AE4">
          <w:rPr>
            <w:noProof/>
            <w:webHidden/>
          </w:rPr>
          <w:instrText xml:space="preserve"> PAGEREF _Toc477736583 \h </w:instrText>
        </w:r>
        <w:r w:rsidR="00C56AE4">
          <w:rPr>
            <w:noProof/>
            <w:webHidden/>
          </w:rPr>
        </w:r>
        <w:r w:rsidR="00C56AE4">
          <w:rPr>
            <w:noProof/>
            <w:webHidden/>
          </w:rPr>
          <w:fldChar w:fldCharType="separate"/>
        </w:r>
        <w:r w:rsidR="00C56AE4">
          <w:rPr>
            <w:noProof/>
            <w:webHidden/>
          </w:rPr>
          <w:t>21</w:t>
        </w:r>
        <w:r w:rsidR="00C56AE4">
          <w:rPr>
            <w:noProof/>
            <w:webHidden/>
          </w:rPr>
          <w:fldChar w:fldCharType="end"/>
        </w:r>
      </w:hyperlink>
    </w:p>
    <w:p w14:paraId="453D9B61"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4" w:history="1">
        <w:r w:rsidR="00C56AE4" w:rsidRPr="003C18E4">
          <w:rPr>
            <w:rStyle w:val="Hyperlink"/>
            <w:noProof/>
          </w:rPr>
          <w:t>Figure 11 New architecture results</w:t>
        </w:r>
        <w:r w:rsidR="00C56AE4">
          <w:rPr>
            <w:noProof/>
            <w:webHidden/>
          </w:rPr>
          <w:tab/>
        </w:r>
        <w:r w:rsidR="00C56AE4">
          <w:rPr>
            <w:noProof/>
            <w:webHidden/>
          </w:rPr>
          <w:fldChar w:fldCharType="begin"/>
        </w:r>
        <w:r w:rsidR="00C56AE4">
          <w:rPr>
            <w:noProof/>
            <w:webHidden/>
          </w:rPr>
          <w:instrText xml:space="preserve"> PAGEREF _Toc477736584 \h </w:instrText>
        </w:r>
        <w:r w:rsidR="00C56AE4">
          <w:rPr>
            <w:noProof/>
            <w:webHidden/>
          </w:rPr>
        </w:r>
        <w:r w:rsidR="00C56AE4">
          <w:rPr>
            <w:noProof/>
            <w:webHidden/>
          </w:rPr>
          <w:fldChar w:fldCharType="separate"/>
        </w:r>
        <w:r w:rsidR="00C56AE4">
          <w:rPr>
            <w:noProof/>
            <w:webHidden/>
          </w:rPr>
          <w:t>24</w:t>
        </w:r>
        <w:r w:rsidR="00C56AE4">
          <w:rPr>
            <w:noProof/>
            <w:webHidden/>
          </w:rPr>
          <w:fldChar w:fldCharType="end"/>
        </w:r>
      </w:hyperlink>
    </w:p>
    <w:p w14:paraId="677EB3A6"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5" w:history="1">
        <w:r w:rsidR="00C56AE4" w:rsidRPr="003C18E4">
          <w:rPr>
            <w:rStyle w:val="Hyperlink"/>
            <w:noProof/>
          </w:rPr>
          <w:t>Figure 12 Result of second implementation of QCD on K40m GPU</w:t>
        </w:r>
        <w:r w:rsidR="00C56AE4">
          <w:rPr>
            <w:noProof/>
            <w:webHidden/>
          </w:rPr>
          <w:tab/>
        </w:r>
        <w:r w:rsidR="00C56AE4">
          <w:rPr>
            <w:noProof/>
            <w:webHidden/>
          </w:rPr>
          <w:fldChar w:fldCharType="begin"/>
        </w:r>
        <w:r w:rsidR="00C56AE4">
          <w:rPr>
            <w:noProof/>
            <w:webHidden/>
          </w:rPr>
          <w:instrText xml:space="preserve"> PAGEREF _Toc477736585 \h </w:instrText>
        </w:r>
        <w:r w:rsidR="00C56AE4">
          <w:rPr>
            <w:noProof/>
            <w:webHidden/>
          </w:rPr>
        </w:r>
        <w:r w:rsidR="00C56AE4">
          <w:rPr>
            <w:noProof/>
            <w:webHidden/>
          </w:rPr>
          <w:fldChar w:fldCharType="separate"/>
        </w:r>
        <w:r w:rsidR="00C56AE4">
          <w:rPr>
            <w:noProof/>
            <w:webHidden/>
          </w:rPr>
          <w:t>25</w:t>
        </w:r>
        <w:r w:rsidR="00C56AE4">
          <w:rPr>
            <w:noProof/>
            <w:webHidden/>
          </w:rPr>
          <w:fldChar w:fldCharType="end"/>
        </w:r>
      </w:hyperlink>
    </w:p>
    <w:p w14:paraId="02BED83A"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6" w:history="1">
        <w:r w:rsidR="00C56AE4" w:rsidRPr="003C18E4">
          <w:rPr>
            <w:rStyle w:val="Hyperlink"/>
            <w:noProof/>
          </w:rPr>
          <w:t>Figure 13 Result of second implementation of QCD on P100 GPU</w:t>
        </w:r>
        <w:r w:rsidR="00C56AE4">
          <w:rPr>
            <w:noProof/>
            <w:webHidden/>
          </w:rPr>
          <w:tab/>
        </w:r>
        <w:r w:rsidR="00C56AE4">
          <w:rPr>
            <w:noProof/>
            <w:webHidden/>
          </w:rPr>
          <w:fldChar w:fldCharType="begin"/>
        </w:r>
        <w:r w:rsidR="00C56AE4">
          <w:rPr>
            <w:noProof/>
            <w:webHidden/>
          </w:rPr>
          <w:instrText xml:space="preserve"> PAGEREF _Toc477736586 \h </w:instrText>
        </w:r>
        <w:r w:rsidR="00C56AE4">
          <w:rPr>
            <w:noProof/>
            <w:webHidden/>
          </w:rPr>
        </w:r>
        <w:r w:rsidR="00C56AE4">
          <w:rPr>
            <w:noProof/>
            <w:webHidden/>
          </w:rPr>
          <w:fldChar w:fldCharType="separate"/>
        </w:r>
        <w:r w:rsidR="00C56AE4">
          <w:rPr>
            <w:noProof/>
            <w:webHidden/>
          </w:rPr>
          <w:t>26</w:t>
        </w:r>
        <w:r w:rsidR="00C56AE4">
          <w:rPr>
            <w:noProof/>
            <w:webHidden/>
          </w:rPr>
          <w:fldChar w:fldCharType="end"/>
        </w:r>
      </w:hyperlink>
    </w:p>
    <w:p w14:paraId="6E79D247"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7" w:history="1">
        <w:r w:rsidR="00C56AE4" w:rsidRPr="003C18E4">
          <w:rPr>
            <w:rStyle w:val="Hyperlink"/>
            <w:noProof/>
          </w:rPr>
          <w:t>Figure 14 Result of second implementation of QCD on P100 GPU on larger test case</w:t>
        </w:r>
        <w:r w:rsidR="00C56AE4">
          <w:rPr>
            <w:noProof/>
            <w:webHidden/>
          </w:rPr>
          <w:tab/>
        </w:r>
        <w:r w:rsidR="00C56AE4">
          <w:rPr>
            <w:noProof/>
            <w:webHidden/>
          </w:rPr>
          <w:fldChar w:fldCharType="begin"/>
        </w:r>
        <w:r w:rsidR="00C56AE4">
          <w:rPr>
            <w:noProof/>
            <w:webHidden/>
          </w:rPr>
          <w:instrText xml:space="preserve"> PAGEREF _Toc477736587 \h </w:instrText>
        </w:r>
        <w:r w:rsidR="00C56AE4">
          <w:rPr>
            <w:noProof/>
            <w:webHidden/>
          </w:rPr>
        </w:r>
        <w:r w:rsidR="00C56AE4">
          <w:rPr>
            <w:noProof/>
            <w:webHidden/>
          </w:rPr>
          <w:fldChar w:fldCharType="separate"/>
        </w:r>
        <w:r w:rsidR="00C56AE4">
          <w:rPr>
            <w:noProof/>
            <w:webHidden/>
          </w:rPr>
          <w:t>27</w:t>
        </w:r>
        <w:r w:rsidR="00C56AE4">
          <w:rPr>
            <w:noProof/>
            <w:webHidden/>
          </w:rPr>
          <w:fldChar w:fldCharType="end"/>
        </w:r>
      </w:hyperlink>
    </w:p>
    <w:p w14:paraId="5284EA40"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8" w:history="1">
        <w:r w:rsidR="00C56AE4" w:rsidRPr="003C18E4">
          <w:rPr>
            <w:rStyle w:val="Hyperlink"/>
            <w:noProof/>
          </w:rPr>
          <w:t>Figure 15 Result of second implementation of QCD on KNC</w:t>
        </w:r>
        <w:r w:rsidR="00C56AE4">
          <w:rPr>
            <w:noProof/>
            <w:webHidden/>
          </w:rPr>
          <w:tab/>
        </w:r>
        <w:r w:rsidR="00C56AE4">
          <w:rPr>
            <w:noProof/>
            <w:webHidden/>
          </w:rPr>
          <w:fldChar w:fldCharType="begin"/>
        </w:r>
        <w:r w:rsidR="00C56AE4">
          <w:rPr>
            <w:noProof/>
            <w:webHidden/>
          </w:rPr>
          <w:instrText xml:space="preserve"> PAGEREF _Toc477736588 \h </w:instrText>
        </w:r>
        <w:r w:rsidR="00C56AE4">
          <w:rPr>
            <w:noProof/>
            <w:webHidden/>
          </w:rPr>
        </w:r>
        <w:r w:rsidR="00C56AE4">
          <w:rPr>
            <w:noProof/>
            <w:webHidden/>
          </w:rPr>
          <w:fldChar w:fldCharType="separate"/>
        </w:r>
        <w:r w:rsidR="00C56AE4">
          <w:rPr>
            <w:noProof/>
            <w:webHidden/>
          </w:rPr>
          <w:t>28</w:t>
        </w:r>
        <w:r w:rsidR="00C56AE4">
          <w:rPr>
            <w:noProof/>
            <w:webHidden/>
          </w:rPr>
          <w:fldChar w:fldCharType="end"/>
        </w:r>
      </w:hyperlink>
    </w:p>
    <w:p w14:paraId="501B7EC7"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9" w:history="1">
        <w:r w:rsidR="00C56AE4" w:rsidRPr="003C18E4">
          <w:rPr>
            <w:rStyle w:val="Hyperlink"/>
            <w:noProof/>
          </w:rPr>
          <w:t>Figure 16 Result of second implementation of QCD on KNL</w:t>
        </w:r>
        <w:r w:rsidR="00C56AE4">
          <w:rPr>
            <w:noProof/>
            <w:webHidden/>
          </w:rPr>
          <w:tab/>
        </w:r>
        <w:r w:rsidR="00C56AE4">
          <w:rPr>
            <w:noProof/>
            <w:webHidden/>
          </w:rPr>
          <w:fldChar w:fldCharType="begin"/>
        </w:r>
        <w:r w:rsidR="00C56AE4">
          <w:rPr>
            <w:noProof/>
            <w:webHidden/>
          </w:rPr>
          <w:instrText xml:space="preserve"> PAGEREF _Toc477736589 \h </w:instrText>
        </w:r>
        <w:r w:rsidR="00C56AE4">
          <w:rPr>
            <w:noProof/>
            <w:webHidden/>
          </w:rPr>
        </w:r>
        <w:r w:rsidR="00C56AE4">
          <w:rPr>
            <w:noProof/>
            <w:webHidden/>
          </w:rPr>
          <w:fldChar w:fldCharType="separate"/>
        </w:r>
        <w:r w:rsidR="00C56AE4">
          <w:rPr>
            <w:noProof/>
            <w:webHidden/>
          </w:rPr>
          <w:t>29</w:t>
        </w:r>
        <w:r w:rsidR="00C56AE4">
          <w:rPr>
            <w:noProof/>
            <w:webHidden/>
          </w:rPr>
          <w:fldChar w:fldCharType="end"/>
        </w:r>
      </w:hyperlink>
    </w:p>
    <w:p w14:paraId="49DB76DA"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0" w:history="1">
        <w:r w:rsidR="00C56AE4" w:rsidRPr="003C18E4">
          <w:rPr>
            <w:rStyle w:val="Hyperlink"/>
            <w:noProof/>
          </w:rPr>
          <w:t>Figure 17 Result of second implementation of QCD on KNL on a larger test case</w:t>
        </w:r>
        <w:r w:rsidR="00C56AE4">
          <w:rPr>
            <w:noProof/>
            <w:webHidden/>
          </w:rPr>
          <w:tab/>
        </w:r>
        <w:r w:rsidR="00C56AE4">
          <w:rPr>
            <w:noProof/>
            <w:webHidden/>
          </w:rPr>
          <w:fldChar w:fldCharType="begin"/>
        </w:r>
        <w:r w:rsidR="00C56AE4">
          <w:rPr>
            <w:noProof/>
            <w:webHidden/>
          </w:rPr>
          <w:instrText xml:space="preserve"> PAGEREF _Toc477736590 \h </w:instrText>
        </w:r>
        <w:r w:rsidR="00C56AE4">
          <w:rPr>
            <w:noProof/>
            <w:webHidden/>
          </w:rPr>
        </w:r>
        <w:r w:rsidR="00C56AE4">
          <w:rPr>
            <w:noProof/>
            <w:webHidden/>
          </w:rPr>
          <w:fldChar w:fldCharType="separate"/>
        </w:r>
        <w:r w:rsidR="00C56AE4">
          <w:rPr>
            <w:noProof/>
            <w:webHidden/>
          </w:rPr>
          <w:t>30</w:t>
        </w:r>
        <w:r w:rsidR="00C56AE4">
          <w:rPr>
            <w:noProof/>
            <w:webHidden/>
          </w:rPr>
          <w:fldChar w:fldCharType="end"/>
        </w:r>
      </w:hyperlink>
    </w:p>
    <w:p w14:paraId="036B6BE1"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1" w:history="1">
        <w:r w:rsidR="00C56AE4" w:rsidRPr="003C18E4">
          <w:rPr>
            <w:rStyle w:val="Hyperlink"/>
            <w:noProof/>
          </w:rPr>
          <w:t>Figure 18 AUSURF performances on GPU</w:t>
        </w:r>
        <w:r w:rsidR="00C56AE4">
          <w:rPr>
            <w:noProof/>
            <w:webHidden/>
          </w:rPr>
          <w:tab/>
        </w:r>
        <w:r w:rsidR="00C56AE4">
          <w:rPr>
            <w:noProof/>
            <w:webHidden/>
          </w:rPr>
          <w:fldChar w:fldCharType="begin"/>
        </w:r>
        <w:r w:rsidR="00C56AE4">
          <w:rPr>
            <w:noProof/>
            <w:webHidden/>
          </w:rPr>
          <w:instrText xml:space="preserve"> PAGEREF _Toc477736591 \h </w:instrText>
        </w:r>
        <w:r w:rsidR="00C56AE4">
          <w:rPr>
            <w:noProof/>
            <w:webHidden/>
          </w:rPr>
        </w:r>
        <w:r w:rsidR="00C56AE4">
          <w:rPr>
            <w:noProof/>
            <w:webHidden/>
          </w:rPr>
          <w:fldChar w:fldCharType="separate"/>
        </w:r>
        <w:r w:rsidR="00C56AE4">
          <w:rPr>
            <w:noProof/>
            <w:webHidden/>
          </w:rPr>
          <w:t>31</w:t>
        </w:r>
        <w:r w:rsidR="00C56AE4">
          <w:rPr>
            <w:noProof/>
            <w:webHidden/>
          </w:rPr>
          <w:fldChar w:fldCharType="end"/>
        </w:r>
      </w:hyperlink>
    </w:p>
    <w:p w14:paraId="4B1652AE" w14:textId="77777777" w:rsidR="00C56AE4" w:rsidRDefault="00C566DE">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2" w:history="1">
        <w:r w:rsidR="00C56AE4" w:rsidRPr="003C18E4">
          <w:rPr>
            <w:rStyle w:val="Hyperlink"/>
            <w:noProof/>
          </w:rPr>
          <w:t>Figure 19 CNT performances on GPU</w:t>
        </w:r>
        <w:r w:rsidR="00C56AE4">
          <w:rPr>
            <w:noProof/>
            <w:webHidden/>
          </w:rPr>
          <w:tab/>
        </w:r>
        <w:r w:rsidR="00C56AE4">
          <w:rPr>
            <w:noProof/>
            <w:webHidden/>
          </w:rPr>
          <w:fldChar w:fldCharType="begin"/>
        </w:r>
        <w:r w:rsidR="00C56AE4">
          <w:rPr>
            <w:noProof/>
            <w:webHidden/>
          </w:rPr>
          <w:instrText xml:space="preserve"> PAGEREF _Toc477736592 \h </w:instrText>
        </w:r>
        <w:r w:rsidR="00C56AE4">
          <w:rPr>
            <w:noProof/>
            <w:webHidden/>
          </w:rPr>
        </w:r>
        <w:r w:rsidR="00C56AE4">
          <w:rPr>
            <w:noProof/>
            <w:webHidden/>
          </w:rPr>
          <w:fldChar w:fldCharType="separate"/>
        </w:r>
        <w:r w:rsidR="00C56AE4">
          <w:rPr>
            <w:noProof/>
            <w:webHidden/>
          </w:rPr>
          <w:t>31</w:t>
        </w:r>
        <w:r w:rsidR="00C56AE4">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7736505"/>
      <w:r w:rsidRPr="00C32215">
        <w:t>List of Tables</w:t>
      </w:r>
      <w:bookmarkEnd w:id="35"/>
      <w:bookmarkEnd w:id="36"/>
      <w:bookmarkEnd w:id="37"/>
      <w:bookmarkEnd w:id="38"/>
    </w:p>
    <w:p w14:paraId="7016913A"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C56AE4">
        <w:rPr>
          <w:noProof/>
        </w:rPr>
        <w:t>Table 3 Synthetic benchmarks relusts on K40 and KNC</w:t>
      </w:r>
      <w:r w:rsidR="00C56AE4">
        <w:rPr>
          <w:noProof/>
        </w:rPr>
        <w:tab/>
      </w:r>
      <w:r w:rsidR="00C56AE4">
        <w:rPr>
          <w:noProof/>
        </w:rPr>
        <w:fldChar w:fldCharType="begin"/>
      </w:r>
      <w:r w:rsidR="00C56AE4">
        <w:rPr>
          <w:noProof/>
        </w:rPr>
        <w:instrText xml:space="preserve"> PAGEREF _Toc477736593 \h </w:instrText>
      </w:r>
      <w:r w:rsidR="00C56AE4">
        <w:rPr>
          <w:noProof/>
        </w:rPr>
      </w:r>
      <w:r w:rsidR="00C56AE4">
        <w:rPr>
          <w:noProof/>
        </w:rPr>
        <w:fldChar w:fldCharType="separate"/>
      </w:r>
      <w:r w:rsidR="00C56AE4">
        <w:rPr>
          <w:noProof/>
        </w:rPr>
        <w:t>32</w:t>
      </w:r>
      <w:r w:rsidR="00C56AE4">
        <w:rPr>
          <w:noProof/>
        </w:rPr>
        <w:fldChar w:fldCharType="end"/>
      </w:r>
    </w:p>
    <w:p w14:paraId="2CCE482C"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SPECFEM 3D GLOBE results</w:t>
      </w:r>
      <w:r>
        <w:rPr>
          <w:noProof/>
        </w:rPr>
        <w:tab/>
      </w:r>
      <w:r>
        <w:rPr>
          <w:noProof/>
        </w:rPr>
        <w:fldChar w:fldCharType="begin"/>
      </w:r>
      <w:r>
        <w:rPr>
          <w:noProof/>
        </w:rPr>
        <w:instrText xml:space="preserve"> PAGEREF _Toc477736594 \h </w:instrText>
      </w:r>
      <w:r>
        <w:rPr>
          <w:noProof/>
        </w:rPr>
      </w:r>
      <w:r>
        <w:rPr>
          <w:noProof/>
        </w:rPr>
        <w:fldChar w:fldCharType="separate"/>
      </w:r>
      <w:r>
        <w:rPr>
          <w:noProof/>
        </w:rPr>
        <w:t>32</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736506"/>
      <w:r w:rsidRPr="00C32215">
        <w:t>References and Applicable Documents</w:t>
      </w:r>
      <w:bookmarkEnd w:id="39"/>
      <w:bookmarkEnd w:id="40"/>
      <w:bookmarkEnd w:id="41"/>
      <w:bookmarkEnd w:id="42"/>
      <w:bookmarkEnd w:id="43"/>
    </w:p>
    <w:p w14:paraId="4F44422C" w14:textId="75560B9A" w:rsidR="00C72EEB" w:rsidRPr="00C32215" w:rsidRDefault="00C566DE"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5"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45"/>
    </w:p>
    <w:p w14:paraId="14AF9DE9" w14:textId="5A3E6BA7" w:rsidR="007437C5" w:rsidRPr="00C32215" w:rsidRDefault="007437C5" w:rsidP="007437C5">
      <w:pPr>
        <w:numPr>
          <w:ilvl w:val="0"/>
          <w:numId w:val="2"/>
        </w:numPr>
        <w:spacing w:after="60"/>
        <w:ind w:left="567" w:hanging="567"/>
        <w:rPr>
          <w:snapToGrid w:val="0"/>
          <w:lang w:val="en-GB"/>
        </w:rPr>
      </w:pPr>
      <w:bookmarkStart w:id="46" w:name="_Ref476982292"/>
      <w:r w:rsidRPr="00C32215">
        <w:rPr>
          <w:snapToGrid w:val="0"/>
          <w:lang w:val="en-GB"/>
        </w:rPr>
        <w:t>D7.4 Unified European Applications Benchmark Suite – Mark Bull et al. – 2013</w:t>
      </w:r>
      <w:bookmarkEnd w:id="46"/>
    </w:p>
    <w:p w14:paraId="35FAB0CE" w14:textId="1D116DCC" w:rsidR="00C72EEB" w:rsidRPr="00C32215" w:rsidRDefault="00C566DE" w:rsidP="005A29DB">
      <w:pPr>
        <w:numPr>
          <w:ilvl w:val="0"/>
          <w:numId w:val="2"/>
        </w:numPr>
        <w:spacing w:after="60"/>
        <w:ind w:left="567" w:hanging="567"/>
        <w:rPr>
          <w:snapToGrid w:val="0"/>
          <w:lang w:val="en-GB"/>
        </w:rPr>
      </w:pPr>
      <w:hyperlink r:id="rId16" w:history="1">
        <w:bookmarkStart w:id="47" w:name="_Ref476982100"/>
        <w:r w:rsidR="000D6EC7" w:rsidRPr="00C32215">
          <w:rPr>
            <w:rStyle w:val="Hyperlink"/>
            <w:szCs w:val="22"/>
            <w:lang w:val="en-GB"/>
          </w:rPr>
          <w:t>http://www.nvidia.com/object/quadro-design-and-manufacturing.html</w:t>
        </w:r>
        <w:bookmarkEnd w:id="47"/>
      </w:hyperlink>
    </w:p>
    <w:bookmarkStart w:id="48"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8"/>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49" w:name="_Ref476984580"/>
      <w:proofErr w:type="spellStart"/>
      <w:r w:rsidRPr="00C32215">
        <w:rPr>
          <w:snapToGrid w:val="0"/>
          <w:lang w:val="en-GB"/>
        </w:rPr>
        <w:t>MareNostrum</w:t>
      </w:r>
      <w:proofErr w:type="spellEnd"/>
      <w:r w:rsidRPr="00C32215">
        <w:rPr>
          <w:snapToGrid w:val="0"/>
          <w:lang w:val="en-GB"/>
        </w:rPr>
        <w:t xml:space="preserve"> III User’s Guide Barcelona Supercomputing </w:t>
      </w:r>
      <w:proofErr w:type="spellStart"/>
      <w:r w:rsidRPr="00C32215">
        <w:rPr>
          <w:snapToGrid w:val="0"/>
          <w:lang w:val="en-GB"/>
        </w:rPr>
        <w:t>Center</w:t>
      </w:r>
      <w:proofErr w:type="spellEnd"/>
      <w:r w:rsidRPr="00C32215">
        <w:rPr>
          <w:snapToGrid w:val="0"/>
          <w:lang w:val="en-GB"/>
        </w:rPr>
        <w:t xml:space="preserve"> – </w:t>
      </w:r>
      <w:hyperlink r:id="rId17" w:history="1">
        <w:r w:rsidR="001F3ADD" w:rsidRPr="00C32215">
          <w:rPr>
            <w:rStyle w:val="Hyperlink"/>
            <w:snapToGrid w:val="0"/>
            <w:lang w:val="en-GB"/>
          </w:rPr>
          <w:t>https://www.bsc.es/support/MareNostrum3-ug.pdf</w:t>
        </w:r>
      </w:hyperlink>
      <w:bookmarkEnd w:id="49"/>
    </w:p>
    <w:bookmarkStart w:id="50"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0"/>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1"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1"/>
      </w:hyperlink>
    </w:p>
    <w:p w14:paraId="68999F3F" w14:textId="4DA0A317" w:rsidR="00396AB1" w:rsidRPr="00C32215" w:rsidRDefault="00396AB1" w:rsidP="001F3ADD">
      <w:pPr>
        <w:numPr>
          <w:ilvl w:val="0"/>
          <w:numId w:val="2"/>
        </w:numPr>
        <w:spacing w:after="60"/>
        <w:ind w:left="567" w:hanging="567"/>
        <w:rPr>
          <w:snapToGrid w:val="0"/>
          <w:lang w:val="en-GB"/>
        </w:rPr>
      </w:pPr>
      <w:bookmarkStart w:id="52" w:name="_Ref476989175"/>
      <w:r w:rsidRPr="00C32215">
        <w:rPr>
          <w:snapToGrid w:val="0"/>
          <w:lang w:val="en-GB"/>
        </w:rPr>
        <w:t xml:space="preserve">Solvent-Driven Preferential Association of Lignin with Regions of Crystalline Cellulose in Molecular Dynamics Simulation – Benjamin Lindner et al. – </w:t>
      </w:r>
      <w:proofErr w:type="spellStart"/>
      <w:r w:rsidRPr="00C32215">
        <w:rPr>
          <w:snapToGrid w:val="0"/>
          <w:lang w:val="en-GB"/>
        </w:rPr>
        <w:t>Biomacromolecules</w:t>
      </w:r>
      <w:proofErr w:type="spellEnd"/>
      <w:r w:rsidRPr="00C32215">
        <w:rPr>
          <w:snapToGrid w:val="0"/>
          <w:lang w:val="en-GB"/>
        </w:rPr>
        <w:t>, 2013</w:t>
      </w:r>
      <w:bookmarkEnd w:id="52"/>
    </w:p>
    <w:p w14:paraId="7F4DA7CF" w14:textId="2451A4E9" w:rsidR="006D0AE9" w:rsidRPr="00C32215" w:rsidRDefault="006D0AE9" w:rsidP="00FB765C">
      <w:pPr>
        <w:numPr>
          <w:ilvl w:val="0"/>
          <w:numId w:val="2"/>
        </w:numPr>
        <w:spacing w:after="60"/>
        <w:ind w:left="567" w:hanging="567"/>
        <w:rPr>
          <w:snapToGrid w:val="0"/>
          <w:lang w:val="en-GB"/>
        </w:rPr>
      </w:pPr>
      <w:bookmarkStart w:id="53"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3"/>
    </w:p>
    <w:p w14:paraId="2B5DE8BF" w14:textId="7456A2B6" w:rsidR="00180404" w:rsidRPr="00C32215" w:rsidRDefault="00180404" w:rsidP="00FB765C">
      <w:pPr>
        <w:numPr>
          <w:ilvl w:val="0"/>
          <w:numId w:val="2"/>
        </w:numPr>
        <w:spacing w:after="60"/>
        <w:ind w:left="567" w:hanging="567"/>
        <w:rPr>
          <w:snapToGrid w:val="0"/>
          <w:lang w:val="en-GB"/>
        </w:rPr>
      </w:pPr>
      <w:bookmarkStart w:id="54"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4"/>
    </w:p>
    <w:p w14:paraId="61DF9584" w14:textId="5BDCB9BC" w:rsidR="00F16A65" w:rsidRPr="00C32215" w:rsidRDefault="00F16A65" w:rsidP="00F16A65">
      <w:pPr>
        <w:numPr>
          <w:ilvl w:val="0"/>
          <w:numId w:val="2"/>
        </w:numPr>
        <w:spacing w:after="60"/>
        <w:ind w:left="567" w:hanging="567"/>
        <w:rPr>
          <w:snapToGrid w:val="0"/>
          <w:lang w:val="en-GB"/>
        </w:rPr>
      </w:pPr>
      <w:bookmarkStart w:id="55" w:name="_Ref477103549"/>
      <w:r w:rsidRPr="00C32215">
        <w:rPr>
          <w:snapToGrid w:val="0"/>
          <w:lang w:val="en-GB"/>
        </w:rPr>
        <w:t xml:space="preserve">Parallelizing the QUDA Library for Multi-GPU Calculations in Lattice Quantum Chromodynamics – R. </w:t>
      </w:r>
      <w:proofErr w:type="spellStart"/>
      <w:r w:rsidRPr="00C32215">
        <w:rPr>
          <w:snapToGrid w:val="0"/>
          <w:lang w:val="en-GB"/>
        </w:rPr>
        <w:t>Babbich</w:t>
      </w:r>
      <w:proofErr w:type="spellEnd"/>
      <w:r w:rsidRPr="00C32215">
        <w:rPr>
          <w:snapToGrid w:val="0"/>
          <w:lang w:val="en-GB"/>
        </w:rPr>
        <w:t xml:space="preserve">, M. Clark and B. </w:t>
      </w:r>
      <w:proofErr w:type="spellStart"/>
      <w:r w:rsidRPr="00C32215">
        <w:rPr>
          <w:snapToGrid w:val="0"/>
          <w:lang w:val="en-GB"/>
        </w:rPr>
        <w:t>Joo</w:t>
      </w:r>
      <w:proofErr w:type="spellEnd"/>
      <w:r w:rsidRPr="00C32215">
        <w:rPr>
          <w:snapToGrid w:val="0"/>
          <w:lang w:val="en-GB"/>
        </w:rPr>
        <w:t xml:space="preserve"> – SC 10 (Supercomputing 2010</w:t>
      </w:r>
      <w:r w:rsidR="001B0213" w:rsidRPr="00C32215">
        <w:rPr>
          <w:snapToGrid w:val="0"/>
          <w:lang w:val="en-GB"/>
        </w:rPr>
        <w:t>)</w:t>
      </w:r>
      <w:bookmarkEnd w:id="55"/>
    </w:p>
    <w:p w14:paraId="4A5044A6" w14:textId="245A1B4E" w:rsidR="001B0213" w:rsidRPr="00C32215" w:rsidRDefault="001B0213" w:rsidP="006A47D4">
      <w:pPr>
        <w:numPr>
          <w:ilvl w:val="0"/>
          <w:numId w:val="2"/>
        </w:numPr>
        <w:spacing w:after="60"/>
        <w:ind w:left="567" w:hanging="567"/>
        <w:rPr>
          <w:snapToGrid w:val="0"/>
          <w:lang w:val="en-GB"/>
        </w:rPr>
      </w:pPr>
      <w:bookmarkStart w:id="56" w:name="_Ref477103568"/>
      <w:r w:rsidRPr="00C32215">
        <w:rPr>
          <w:snapToGrid w:val="0"/>
          <w:lang w:val="en-GB"/>
        </w:rPr>
        <w:t>Lattice QCD on Intel Xeon Phi –</w:t>
      </w:r>
      <w:r w:rsidR="006A47D4" w:rsidRPr="00C32215">
        <w:rPr>
          <w:snapToGrid w:val="0"/>
          <w:lang w:val="en-GB"/>
        </w:rPr>
        <w:t xml:space="preserve"> B. </w:t>
      </w:r>
      <w:proofErr w:type="spellStart"/>
      <w:r w:rsidR="006A47D4" w:rsidRPr="00C32215">
        <w:rPr>
          <w:snapToGrid w:val="0"/>
          <w:lang w:val="en-GB"/>
        </w:rPr>
        <w:t>Joo</w:t>
      </w:r>
      <w:proofErr w:type="spellEnd"/>
      <w:r w:rsidR="006A47D4" w:rsidRPr="00C32215">
        <w:rPr>
          <w:snapToGrid w:val="0"/>
          <w:lang w:val="en-GB"/>
        </w:rPr>
        <w:t xml:space="preserve">, D. D. </w:t>
      </w:r>
      <w:proofErr w:type="spellStart"/>
      <w:r w:rsidR="006A47D4" w:rsidRPr="00C32215">
        <w:rPr>
          <w:snapToGrid w:val="0"/>
          <w:lang w:val="en-GB"/>
        </w:rPr>
        <w:t>Kalamkar</w:t>
      </w:r>
      <w:proofErr w:type="spellEnd"/>
      <w:r w:rsidR="006A47D4" w:rsidRPr="00C32215">
        <w:rPr>
          <w:snapToGrid w:val="0"/>
          <w:lang w:val="en-GB"/>
        </w:rPr>
        <w:t xml:space="preserve">, K. </w:t>
      </w:r>
      <w:proofErr w:type="spellStart"/>
      <w:r w:rsidR="006A47D4" w:rsidRPr="00C32215">
        <w:rPr>
          <w:snapToGrid w:val="0"/>
          <w:lang w:val="en-GB"/>
        </w:rPr>
        <w:t>Vaidyanathan</w:t>
      </w:r>
      <w:proofErr w:type="spellEnd"/>
      <w:r w:rsidR="006A47D4" w:rsidRPr="00C32215">
        <w:rPr>
          <w:snapToGrid w:val="0"/>
          <w:lang w:val="en-GB"/>
        </w:rPr>
        <w:t xml:space="preserve">, M. </w:t>
      </w:r>
      <w:proofErr w:type="spellStart"/>
      <w:r w:rsidR="006A47D4" w:rsidRPr="00C32215">
        <w:rPr>
          <w:snapToGrid w:val="0"/>
          <w:lang w:val="en-GB"/>
        </w:rPr>
        <w:t>Smelyanskiy</w:t>
      </w:r>
      <w:proofErr w:type="spellEnd"/>
      <w:r w:rsidR="006A47D4" w:rsidRPr="00C32215">
        <w:rPr>
          <w:snapToGrid w:val="0"/>
          <w:lang w:val="en-GB"/>
        </w:rPr>
        <w:t xml:space="preserve">, K. </w:t>
      </w:r>
      <w:proofErr w:type="spellStart"/>
      <w:r w:rsidR="006A47D4" w:rsidRPr="00C32215">
        <w:rPr>
          <w:snapToGrid w:val="0"/>
          <w:lang w:val="en-GB"/>
        </w:rPr>
        <w:t>Pamnany</w:t>
      </w:r>
      <w:proofErr w:type="spellEnd"/>
      <w:r w:rsidR="006A47D4" w:rsidRPr="00C32215">
        <w:rPr>
          <w:snapToGrid w:val="0"/>
          <w:lang w:val="en-GB"/>
        </w:rPr>
        <w:t>, V. W. Lee, P. Dubey, W. Watson III</w:t>
      </w:r>
      <w:r w:rsidRPr="00C32215">
        <w:rPr>
          <w:snapToGrid w:val="0"/>
          <w:lang w:val="en-GB"/>
        </w:rPr>
        <w:t xml:space="preserve"> – International Supercomputing Conference (ISC’13), 2013</w:t>
      </w:r>
      <w:bookmarkEnd w:id="56"/>
    </w:p>
    <w:p w14:paraId="201A47D9" w14:textId="63ACED6F" w:rsidR="00446579" w:rsidRPr="00C32215" w:rsidRDefault="00446579" w:rsidP="006A47D4">
      <w:pPr>
        <w:numPr>
          <w:ilvl w:val="0"/>
          <w:numId w:val="2"/>
        </w:numPr>
        <w:spacing w:after="60"/>
        <w:ind w:left="567" w:hanging="567"/>
        <w:rPr>
          <w:snapToGrid w:val="0"/>
          <w:lang w:val="en-GB"/>
        </w:rPr>
      </w:pPr>
      <w:bookmarkStart w:id="57" w:name="_Ref477369174"/>
      <w:r w:rsidRPr="00C32215">
        <w:rPr>
          <w:snapToGrid w:val="0"/>
          <w:lang w:val="en-GB"/>
        </w:rPr>
        <w:t xml:space="preserve">Extension of fractional step techniques for incompressible flows: The preconditioned </w:t>
      </w:r>
      <w:proofErr w:type="spellStart"/>
      <w:proofErr w:type="gramStart"/>
      <w:r w:rsidRPr="00C32215">
        <w:rPr>
          <w:snapToGrid w:val="0"/>
          <w:lang w:val="en-GB"/>
        </w:rPr>
        <w:t>Orthomin</w:t>
      </w:r>
      <w:proofErr w:type="spellEnd"/>
      <w:r w:rsidRPr="00C32215">
        <w:rPr>
          <w:snapToGrid w:val="0"/>
          <w:lang w:val="en-GB"/>
        </w:rPr>
        <w:t>(</w:t>
      </w:r>
      <w:proofErr w:type="gramEnd"/>
      <w:r w:rsidRPr="00C32215">
        <w:rPr>
          <w:snapToGrid w:val="0"/>
          <w:lang w:val="en-GB"/>
        </w:rPr>
        <w:t xml:space="preserve">1) for the pressure </w:t>
      </w:r>
      <w:proofErr w:type="spellStart"/>
      <w:r w:rsidRPr="00C32215">
        <w:rPr>
          <w:snapToGrid w:val="0"/>
          <w:lang w:val="en-GB"/>
        </w:rPr>
        <w:t>Schur</w:t>
      </w:r>
      <w:proofErr w:type="spellEnd"/>
      <w:r w:rsidRPr="00C32215">
        <w:rPr>
          <w:snapToGrid w:val="0"/>
          <w:lang w:val="en-GB"/>
        </w:rPr>
        <w:t xml:space="preserve"> complement – G. </w:t>
      </w:r>
      <w:proofErr w:type="spellStart"/>
      <w:r w:rsidRPr="00C32215">
        <w:rPr>
          <w:snapToGrid w:val="0"/>
          <w:lang w:val="en-GB"/>
        </w:rPr>
        <w:t>Houzeaux</w:t>
      </w:r>
      <w:proofErr w:type="spellEnd"/>
      <w:r w:rsidRPr="00C32215">
        <w:rPr>
          <w:snapToGrid w:val="0"/>
          <w:lang w:val="en-GB"/>
        </w:rPr>
        <w:t xml:space="preserve">, R. </w:t>
      </w:r>
      <w:proofErr w:type="spellStart"/>
      <w:r w:rsidRPr="00C32215">
        <w:rPr>
          <w:snapToGrid w:val="0"/>
          <w:lang w:val="en-GB"/>
        </w:rPr>
        <w:t>Aubry</w:t>
      </w:r>
      <w:proofErr w:type="spellEnd"/>
      <w:r w:rsidRPr="00C32215">
        <w:rPr>
          <w:snapToGrid w:val="0"/>
          <w:lang w:val="en-GB"/>
        </w:rPr>
        <w:t>, and M. Vázquez – Computers &amp; Fluids, 44:297-313, 2011</w:t>
      </w:r>
      <w:bookmarkEnd w:id="57"/>
    </w:p>
    <w:p w14:paraId="6B194FE3" w14:textId="33A8CC4E" w:rsidR="0084376F" w:rsidRPr="00C32215" w:rsidRDefault="0084376F" w:rsidP="0084376F">
      <w:pPr>
        <w:numPr>
          <w:ilvl w:val="0"/>
          <w:numId w:val="2"/>
        </w:numPr>
        <w:spacing w:after="60"/>
        <w:ind w:left="567" w:hanging="567"/>
        <w:rPr>
          <w:snapToGrid w:val="0"/>
          <w:lang w:val="en-GB"/>
        </w:rPr>
      </w:pPr>
      <w:bookmarkStart w:id="58"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8"/>
    </w:p>
    <w:p w14:paraId="22D6BA4F" w14:textId="76034D74" w:rsidR="00AB6FBD" w:rsidRPr="00C32215" w:rsidRDefault="00AB6FBD" w:rsidP="0084376F">
      <w:pPr>
        <w:numPr>
          <w:ilvl w:val="0"/>
          <w:numId w:val="2"/>
        </w:numPr>
        <w:spacing w:after="60"/>
        <w:ind w:left="567" w:hanging="567"/>
        <w:rPr>
          <w:snapToGrid w:val="0"/>
          <w:lang w:val="en-GB"/>
        </w:rPr>
      </w:pPr>
      <w:bookmarkStart w:id="59" w:name="_Ref477371673"/>
      <w:proofErr w:type="spellStart"/>
      <w:r w:rsidRPr="00C32215">
        <w:rPr>
          <w:snapToGrid w:val="0"/>
          <w:lang w:val="en-GB"/>
        </w:rPr>
        <w:t>targetDP</w:t>
      </w:r>
      <w:proofErr w:type="spellEnd"/>
      <w:r w:rsidRPr="00C32215">
        <w:rPr>
          <w:snapToGrid w:val="0"/>
          <w:lang w:val="en-GB"/>
        </w:rPr>
        <w:t xml:space="preserve"> – </w:t>
      </w:r>
      <w:hyperlink r:id="rId22" w:history="1">
        <w:r w:rsidR="00196C80" w:rsidRPr="00C32215">
          <w:rPr>
            <w:rStyle w:val="Hyperlink"/>
            <w:snapToGrid w:val="0"/>
            <w:lang w:val="en-GB"/>
          </w:rPr>
          <w:t>https://ccpforge.cse.rl.ac.uk/svn/ludwig/trunk/targetDP/README</w:t>
        </w:r>
      </w:hyperlink>
      <w:bookmarkEnd w:id="59"/>
    </w:p>
    <w:p w14:paraId="1BC2F2FF" w14:textId="6F012D7E" w:rsidR="00196C80" w:rsidRPr="00C32215" w:rsidRDefault="00196C80" w:rsidP="0084376F">
      <w:pPr>
        <w:numPr>
          <w:ilvl w:val="0"/>
          <w:numId w:val="2"/>
        </w:numPr>
        <w:spacing w:after="60"/>
        <w:ind w:left="567" w:hanging="567"/>
        <w:rPr>
          <w:snapToGrid w:val="0"/>
          <w:lang w:val="en-GB"/>
        </w:rPr>
      </w:pPr>
      <w:bookmarkStart w:id="60"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0"/>
    </w:p>
    <w:p w14:paraId="68AD4EEF" w14:textId="5E2DB1BC" w:rsidR="00AB4B3F" w:rsidRPr="00C32215" w:rsidRDefault="00AB4B3F" w:rsidP="00AB4B3F">
      <w:pPr>
        <w:numPr>
          <w:ilvl w:val="0"/>
          <w:numId w:val="2"/>
        </w:numPr>
        <w:spacing w:after="60"/>
        <w:ind w:left="567" w:hanging="567"/>
        <w:rPr>
          <w:snapToGrid w:val="0"/>
          <w:lang w:val="en-GB"/>
        </w:rPr>
      </w:pPr>
      <w:bookmarkStart w:id="61" w:name="_Ref477371895"/>
      <w:proofErr w:type="spellStart"/>
      <w:r w:rsidRPr="00C32215">
        <w:rPr>
          <w:snapToGrid w:val="0"/>
          <w:lang w:val="en-GB"/>
        </w:rPr>
        <w:t>QPhiX</w:t>
      </w:r>
      <w:proofErr w:type="spellEnd"/>
      <w:r w:rsidRPr="00C32215">
        <w:rPr>
          <w:snapToGrid w:val="0"/>
          <w:lang w:val="en-GB"/>
        </w:rPr>
        <w:t>, QCD for Intel Xeon Phi and Xeon processors – http://jeffersonlab.github.io/qphix/</w:t>
      </w:r>
      <w:bookmarkEnd w:id="61"/>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2" w:name="_Toc75287379"/>
      <w:bookmarkStart w:id="63" w:name="_Toc194478746"/>
      <w:bookmarkStart w:id="64" w:name="_Toc376680008"/>
      <w:bookmarkStart w:id="65" w:name="_Toc477736507"/>
      <w:r w:rsidRPr="00C32215">
        <w:t>List of Acronyms and Abbreviations</w:t>
      </w:r>
      <w:bookmarkEnd w:id="62"/>
      <w:bookmarkEnd w:id="63"/>
      <w:bookmarkEnd w:id="64"/>
      <w:bookmarkEnd w:id="65"/>
    </w:p>
    <w:p w14:paraId="6BEC2473" w14:textId="77777777" w:rsidR="000673BA" w:rsidRPr="00C32215" w:rsidRDefault="000673BA" w:rsidP="000673BA">
      <w:pPr>
        <w:rPr>
          <w:rFonts w:ascii="Arial" w:hAnsi="Arial" w:cs="Arial"/>
          <w:lang w:val="en-GB"/>
        </w:rPr>
      </w:pPr>
      <w:proofErr w:type="spellStart"/>
      <w:r w:rsidRPr="00C32215">
        <w:rPr>
          <w:rFonts w:ascii="Arial" w:hAnsi="Arial" w:cs="Arial"/>
          <w:lang w:val="en-GB"/>
        </w:rPr>
        <w:t>aisbl</w:t>
      </w:r>
      <w:proofErr w:type="spellEnd"/>
      <w:r w:rsidRPr="00C32215">
        <w:rPr>
          <w:rFonts w:ascii="Arial" w:hAnsi="Arial" w:cs="Arial"/>
          <w:lang w:val="en-GB"/>
        </w:rPr>
        <w:tab/>
      </w:r>
      <w:r w:rsidRPr="00C32215">
        <w:rPr>
          <w:rFonts w:ascii="Arial" w:hAnsi="Arial" w:cs="Arial"/>
          <w:lang w:val="en-GB"/>
        </w:rPr>
        <w:tab/>
        <w:t xml:space="preserve">Association International Sans </w:t>
      </w:r>
      <w:proofErr w:type="gramStart"/>
      <w:r w:rsidRPr="00C32215">
        <w:rPr>
          <w:rFonts w:ascii="Arial" w:hAnsi="Arial" w:cs="Arial"/>
          <w:lang w:val="en-GB"/>
        </w:rPr>
        <w:t>But</w:t>
      </w:r>
      <w:proofErr w:type="gramEnd"/>
      <w:r w:rsidRPr="00C32215">
        <w:rPr>
          <w:rFonts w:ascii="Arial" w:hAnsi="Arial" w:cs="Arial"/>
          <w:lang w:val="en-GB"/>
        </w:rPr>
        <w:t xml:space="preserve"> </w:t>
      </w:r>
      <w:proofErr w:type="spellStart"/>
      <w:r w:rsidRPr="00C32215">
        <w:rPr>
          <w:rFonts w:ascii="Arial" w:hAnsi="Arial" w:cs="Arial"/>
          <w:lang w:val="en-GB"/>
        </w:rPr>
        <w:t>Lucratif</w:t>
      </w:r>
      <w:proofErr w:type="spellEnd"/>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proofErr w:type="spellStart"/>
      <w:r w:rsidRPr="00C32215">
        <w:rPr>
          <w:rFonts w:ascii="Arial" w:hAnsi="Arial" w:cs="Arial"/>
          <w:lang w:val="en-GB"/>
        </w:rPr>
        <w:t>CoE</w:t>
      </w:r>
      <w:proofErr w:type="spellEnd"/>
      <w:r w:rsidRPr="00C32215">
        <w:rPr>
          <w:rFonts w:ascii="Arial" w:hAnsi="Arial" w:cs="Arial"/>
          <w:lang w:val="en-GB"/>
        </w:rPr>
        <w:tab/>
      </w:r>
      <w:r w:rsidRPr="00C32215">
        <w:rPr>
          <w:rFonts w:ascii="Arial" w:hAnsi="Arial" w:cs="Arial"/>
          <w:lang w:val="en-GB"/>
        </w:rPr>
        <w:tab/>
      </w:r>
      <w:proofErr w:type="spellStart"/>
      <w:r w:rsidRPr="00C32215">
        <w:rPr>
          <w:rFonts w:ascii="Arial" w:hAnsi="Arial" w:cs="Arial"/>
          <w:lang w:val="en-GB"/>
        </w:rPr>
        <w:t>Center</w:t>
      </w:r>
      <w:proofErr w:type="spellEnd"/>
      <w:r w:rsidRPr="00C32215">
        <w:rPr>
          <w:rFonts w:ascii="Arial" w:hAnsi="Arial" w:cs="Arial"/>
          <w:lang w:val="en-GB"/>
        </w:rPr>
        <w:t xml:space="preserve">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r>
      <w:proofErr w:type="spellStart"/>
      <w:r w:rsidRPr="00C32215">
        <w:rPr>
          <w:rFonts w:ascii="Arial" w:hAnsi="Arial" w:cs="Arial"/>
          <w:lang w:val="en-GB"/>
        </w:rPr>
        <w:t>Defense</w:t>
      </w:r>
      <w:proofErr w:type="spellEnd"/>
      <w:r w:rsidRPr="00C32215">
        <w:rPr>
          <w:rFonts w:ascii="Arial" w:hAnsi="Arial" w:cs="Arial"/>
          <w:lang w:val="en-GB"/>
        </w:rPr>
        <w:t xml:space="preserv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proofErr w:type="spellStart"/>
      <w:r w:rsidRPr="00C32215">
        <w:rPr>
          <w:rFonts w:ascii="Arial" w:hAnsi="Arial" w:cs="Arial"/>
          <w:lang w:val="en-GB"/>
        </w:rPr>
        <w:t>DoA</w:t>
      </w:r>
      <w:proofErr w:type="spellEnd"/>
      <w:r w:rsidRPr="00C32215">
        <w:rPr>
          <w:rFonts w:ascii="Arial" w:hAnsi="Arial" w:cs="Arial"/>
          <w:lang w:val="en-GB"/>
        </w:rPr>
        <w:tab/>
      </w:r>
      <w:r w:rsidRPr="00C32215">
        <w:rPr>
          <w:rFonts w:ascii="Arial" w:hAnsi="Arial" w:cs="Arial"/>
          <w:lang w:val="en-GB"/>
        </w:rPr>
        <w:tab/>
        <w:t xml:space="preserve">Description of Action (formerly known as </w:t>
      </w:r>
      <w:proofErr w:type="spellStart"/>
      <w:r w:rsidRPr="00C32215">
        <w:rPr>
          <w:rFonts w:ascii="Arial" w:hAnsi="Arial" w:cs="Arial"/>
          <w:lang w:val="en-GB"/>
        </w:rPr>
        <w:t>DoW</w:t>
      </w:r>
      <w:proofErr w:type="spellEnd"/>
      <w:r w:rsidRPr="00C32215">
        <w:rPr>
          <w:rFonts w:ascii="Arial" w:hAnsi="Arial" w:cs="Arial"/>
          <w:lang w:val="en-GB"/>
        </w:rPr>
        <w:t>)</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 xml:space="preserve">European </w:t>
      </w:r>
      <w:proofErr w:type="spellStart"/>
      <w:r w:rsidRPr="00C32215">
        <w:rPr>
          <w:rFonts w:ascii="Arial" w:hAnsi="Arial" w:cs="Arial"/>
          <w:lang w:val="en-GB"/>
        </w:rPr>
        <w:t>Exascale</w:t>
      </w:r>
      <w:proofErr w:type="spellEnd"/>
      <w:r w:rsidRPr="00C32215">
        <w:rPr>
          <w:rFonts w:ascii="Arial" w:hAnsi="Arial" w:cs="Arial"/>
          <w:lang w:val="en-GB"/>
        </w:rPr>
        <w:t xml:space="preserve"> Software Initiative</w:t>
      </w:r>
    </w:p>
    <w:p w14:paraId="4691C5B2" w14:textId="77777777" w:rsidR="000673BA" w:rsidRPr="00C32215" w:rsidRDefault="000673BA" w:rsidP="000673BA">
      <w:pPr>
        <w:rPr>
          <w:rFonts w:ascii="Arial" w:hAnsi="Arial" w:cs="Arial"/>
          <w:lang w:val="en-GB"/>
        </w:rPr>
      </w:pPr>
      <w:proofErr w:type="spellStart"/>
      <w:r w:rsidRPr="00C32215">
        <w:rPr>
          <w:rFonts w:ascii="Arial" w:hAnsi="Arial" w:cs="Arial"/>
          <w:lang w:val="en-GB"/>
        </w:rPr>
        <w:t>EoI</w:t>
      </w:r>
      <w:proofErr w:type="spellEnd"/>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xml:space="preserve">) Bytes (= 8 bits), also </w:t>
      </w:r>
      <w:proofErr w:type="spellStart"/>
      <w:r w:rsidRPr="00C32215">
        <w:rPr>
          <w:rFonts w:ascii="Arial" w:hAnsi="Arial" w:cs="Arial"/>
          <w:lang w:val="en-GB"/>
        </w:rPr>
        <w:t>GByte</w:t>
      </w:r>
      <w:proofErr w:type="spellEnd"/>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bits per second, also </w:t>
      </w:r>
      <w:proofErr w:type="spellStart"/>
      <w:r w:rsidRPr="00C32215">
        <w:rPr>
          <w:rFonts w:ascii="Arial" w:hAnsi="Arial" w:cs="Arial"/>
          <w:lang w:val="en-GB"/>
        </w:rPr>
        <w:t>Gbit</w:t>
      </w:r>
      <w:proofErr w:type="spellEnd"/>
      <w:r w:rsidRPr="00C32215">
        <w:rPr>
          <w:rFonts w:ascii="Arial" w:hAnsi="Arial" w:cs="Arial"/>
          <w:lang w:val="en-GB"/>
        </w:rPr>
        <w: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lastRenderedPageBreak/>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Bytes (= 8 bits) per second, also </w:t>
      </w:r>
      <w:proofErr w:type="spellStart"/>
      <w:r w:rsidRPr="00C32215">
        <w:rPr>
          <w:rFonts w:ascii="Arial" w:hAnsi="Arial" w:cs="Arial"/>
          <w:lang w:val="en-GB"/>
        </w:rPr>
        <w:t>GByte</w:t>
      </w:r>
      <w:proofErr w:type="spellEnd"/>
      <w:r w:rsidRPr="00C32215">
        <w:rPr>
          <w:rFonts w:ascii="Arial" w:hAnsi="Arial" w:cs="Arial"/>
          <w:lang w:val="en-GB"/>
        </w:rPr>
        <w:t>/s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GFlop</w:t>
      </w:r>
      <w:proofErr w:type="spellEnd"/>
      <w:r w:rsidRPr="00C32215">
        <w:rPr>
          <w:rFonts w:ascii="Arial" w:hAnsi="Arial" w:cs="Arial"/>
          <w:lang w:val="en-GB"/>
        </w:rPr>
        <w:t>/s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 xml:space="preserve">High Performance Computing; Computing at a </w:t>
      </w:r>
      <w:proofErr w:type="gramStart"/>
      <w:r w:rsidRPr="00C32215">
        <w:rPr>
          <w:rFonts w:ascii="Arial" w:hAnsi="Arial" w:cs="Arial"/>
          <w:lang w:val="en-GB"/>
        </w:rPr>
        <w:t>high performance</w:t>
      </w:r>
      <w:proofErr w:type="gramEnd"/>
      <w:r w:rsidRPr="00C32215">
        <w:rPr>
          <w:rFonts w:ascii="Arial" w:hAnsi="Arial" w:cs="Arial"/>
          <w:lang w:val="en-GB"/>
        </w:rPr>
        <w:t xml:space="preserv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 xml:space="preserve">International Supercomputing Conference; European equivalent to the US based </w:t>
      </w:r>
      <w:proofErr w:type="spellStart"/>
      <w:r w:rsidRPr="00C32215">
        <w:rPr>
          <w:rFonts w:ascii="Arial" w:hAnsi="Arial" w:cs="Arial"/>
          <w:szCs w:val="22"/>
          <w:lang w:val="en-GB"/>
        </w:rPr>
        <w:t>SCxx</w:t>
      </w:r>
      <w:proofErr w:type="spellEnd"/>
      <w:r w:rsidRPr="00C32215">
        <w:rPr>
          <w:rFonts w:ascii="Arial" w:hAnsi="Arial" w:cs="Arial"/>
          <w:szCs w:val="22"/>
          <w:lang w:val="en-GB"/>
        </w:rPr>
        <w:t xml:space="preserve">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xml:space="preserve">) Bytes (= 8 bits), also </w:t>
      </w:r>
      <w:proofErr w:type="spellStart"/>
      <w:r w:rsidRPr="00C32215">
        <w:rPr>
          <w:rFonts w:ascii="Arial" w:hAnsi="Arial" w:cs="Arial"/>
          <w:lang w:val="en-GB"/>
        </w:rPr>
        <w:t>KByte</w:t>
      </w:r>
      <w:proofErr w:type="spellEnd"/>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xml:space="preserve">) Bytes (= 8 bits), also </w:t>
      </w:r>
      <w:proofErr w:type="spellStart"/>
      <w:r w:rsidRPr="00C32215">
        <w:rPr>
          <w:rFonts w:ascii="Arial" w:hAnsi="Arial" w:cs="Arial"/>
          <w:lang w:val="en-GB"/>
        </w:rPr>
        <w:t>MByte</w:t>
      </w:r>
      <w:proofErr w:type="spellEnd"/>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xml:space="preserve">) Bytes (= 8 bits) per second, also </w:t>
      </w:r>
      <w:proofErr w:type="spellStart"/>
      <w:r w:rsidRPr="00C32215">
        <w:rPr>
          <w:rFonts w:ascii="Arial" w:hAnsi="Arial" w:cs="Arial"/>
          <w:lang w:val="en-GB"/>
        </w:rPr>
        <w:t>MByte</w:t>
      </w:r>
      <w:proofErr w:type="spellEnd"/>
      <w:r w:rsidRPr="00C32215">
        <w:rPr>
          <w:rFonts w:ascii="Arial" w:hAnsi="Arial" w:cs="Arial"/>
          <w:lang w:val="en-GB"/>
        </w:rPr>
        <w:t>/s</w:t>
      </w:r>
    </w:p>
    <w:p w14:paraId="62DF9EAD" w14:textId="77777777" w:rsidR="000673BA" w:rsidRPr="00C32215" w:rsidRDefault="000673BA" w:rsidP="000673BA">
      <w:pPr>
        <w:ind w:left="1418" w:hanging="1418"/>
        <w:rPr>
          <w:rFonts w:ascii="Arial" w:hAnsi="Arial" w:cs="Arial"/>
          <w:highlight w:val="yellow"/>
          <w:lang w:val="en-GB"/>
        </w:rPr>
      </w:pPr>
      <w:proofErr w:type="spellStart"/>
      <w:r w:rsidRPr="00C32215">
        <w:rPr>
          <w:rFonts w:ascii="Arial" w:hAnsi="Arial" w:cs="Arial"/>
          <w:lang w:val="en-GB"/>
        </w:rPr>
        <w:t>MFlop</w:t>
      </w:r>
      <w:proofErr w:type="spellEnd"/>
      <w:r w:rsidRPr="00C32215">
        <w:rPr>
          <w:rFonts w:ascii="Arial" w:hAnsi="Arial" w:cs="Arial"/>
          <w:lang w:val="en-GB"/>
        </w:rPr>
        <w:t>/s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proofErr w:type="spellStart"/>
      <w:r w:rsidRPr="00C32215">
        <w:rPr>
          <w:rFonts w:ascii="Arial" w:hAnsi="Arial" w:cs="Arial"/>
          <w:lang w:val="en-GB"/>
        </w:rPr>
        <w:t>MooC</w:t>
      </w:r>
      <w:proofErr w:type="spellEnd"/>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 xml:space="preserve">The upcoming next phase of the PRACE Research Infrastructure following the initial </w:t>
      </w:r>
      <w:proofErr w:type="gramStart"/>
      <w:r w:rsidRPr="00C32215">
        <w:rPr>
          <w:rFonts w:ascii="Arial" w:hAnsi="Arial" w:cs="Arial"/>
          <w:lang w:val="en-GB"/>
        </w:rPr>
        <w:t>five year</w:t>
      </w:r>
      <w:proofErr w:type="gramEnd"/>
      <w:r w:rsidRPr="00C32215">
        <w:rPr>
          <w:rFonts w:ascii="Arial" w:hAnsi="Arial" w:cs="Arial"/>
          <w:lang w:val="en-GB"/>
        </w:rPr>
        <w:t xml:space="preserve">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 xml:space="preserve">Tera (= 240 ~ 1012) Bytes (= 8 bits), also </w:t>
      </w:r>
      <w:proofErr w:type="spellStart"/>
      <w:r w:rsidRPr="00C32215">
        <w:rPr>
          <w:rFonts w:ascii="Arial" w:hAnsi="Arial" w:cs="Arial"/>
          <w:lang w:val="en-GB"/>
        </w:rPr>
        <w:t>TByte</w:t>
      </w:r>
      <w:proofErr w:type="spellEnd"/>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TFlop</w:t>
      </w:r>
      <w:proofErr w:type="spellEnd"/>
      <w:r w:rsidRPr="00C32215">
        <w:rPr>
          <w:rFonts w:ascii="Arial" w:hAnsi="Arial" w:cs="Arial"/>
          <w:lang w:val="en-GB"/>
        </w:rPr>
        <w:t>/s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 xml:space="preserve">Denotes the apex of a conceptual pyramid of HPC systems. In this </w:t>
      </w:r>
      <w:proofErr w:type="gramStart"/>
      <w:r w:rsidRPr="00C32215">
        <w:rPr>
          <w:rFonts w:ascii="Arial" w:hAnsi="Arial" w:cs="Arial"/>
          <w:lang w:val="en-GB"/>
        </w:rPr>
        <w:t>context</w:t>
      </w:r>
      <w:proofErr w:type="gramEnd"/>
      <w:r w:rsidRPr="00C32215">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6" w:name="_Toc249353267"/>
      <w:bookmarkStart w:id="67" w:name="_Toc281213753"/>
      <w:bookmarkStart w:id="68" w:name="_Toc319524529"/>
      <w:bookmarkStart w:id="69" w:name="_Toc412817324"/>
      <w:bookmarkStart w:id="70" w:name="_Toc427677887"/>
      <w:bookmarkStart w:id="71" w:name="_Toc477736508"/>
      <w:r w:rsidRPr="00C32215">
        <w:lastRenderedPageBreak/>
        <w:t xml:space="preserve">List of Project Partner </w:t>
      </w:r>
      <w:bookmarkEnd w:id="66"/>
      <w:r w:rsidRPr="00C32215">
        <w:t>Acronyms</w:t>
      </w:r>
      <w:bookmarkEnd w:id="67"/>
      <w:bookmarkEnd w:id="68"/>
      <w:bookmarkEnd w:id="69"/>
      <w:bookmarkEnd w:id="70"/>
      <w:bookmarkEnd w:id="71"/>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w:t>
      </w:r>
      <w:proofErr w:type="spellStart"/>
      <w:r w:rsidRPr="00C32215">
        <w:rPr>
          <w:rFonts w:ascii="Arial" w:hAnsi="Arial" w:cs="Arial"/>
          <w:color w:val="000000"/>
          <w:lang w:val="en-GB"/>
        </w:rPr>
        <w:t>Rechenzentrum</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Bayerischen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Akademie</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Wissenschaften</w:t>
      </w:r>
      <w:proofErr w:type="spellEnd"/>
      <w:r w:rsidRPr="00C32215">
        <w:rPr>
          <w:rFonts w:ascii="Arial" w:hAnsi="Arial" w:cs="Arial"/>
          <w:color w:val="000000"/>
          <w:lang w:val="en-GB"/>
        </w:rPr>
        <w:t>,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r>
      <w:proofErr w:type="spellStart"/>
      <w:r w:rsidRPr="00C32215">
        <w:rPr>
          <w:rFonts w:ascii="Arial" w:hAnsi="Arial" w:cs="Arial"/>
          <w:color w:val="000000"/>
          <w:lang w:val="en-GB"/>
        </w:rPr>
        <w:t>Bilkent</w:t>
      </w:r>
      <w:proofErr w:type="spellEnd"/>
      <w:r w:rsidRPr="00C32215">
        <w:rPr>
          <w:rFonts w:ascii="Arial" w:hAnsi="Arial" w:cs="Arial"/>
          <w:color w:val="000000"/>
          <w:lang w:val="en-GB"/>
        </w:rPr>
        <w:t xml:space="preserve">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xml:space="preserve"> - Centro Nacional de </w:t>
      </w:r>
      <w:proofErr w:type="spellStart"/>
      <w:r w:rsidRPr="00C32215">
        <w:rPr>
          <w:rFonts w:ascii="Arial" w:hAnsi="Arial" w:cs="Arial"/>
          <w:color w:val="000000"/>
          <w:lang w:val="en-GB"/>
        </w:rPr>
        <w:t>Supercomputacion</w:t>
      </w:r>
      <w:proofErr w:type="spellEnd"/>
      <w:r w:rsidRPr="00C32215">
        <w:rPr>
          <w:rFonts w:ascii="Arial" w:hAnsi="Arial" w:cs="Arial"/>
          <w:color w:val="000000"/>
          <w:lang w:val="en-GB"/>
        </w:rPr>
        <w:t xml:space="preserve">,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CaSToRC</w:t>
      </w:r>
      <w:proofErr w:type="spellEnd"/>
      <w:r w:rsidRPr="00C32215">
        <w:rPr>
          <w:rFonts w:ascii="Arial" w:hAnsi="Arial" w:cs="Arial"/>
          <w:color w:val="000000"/>
          <w:lang w:val="en-GB"/>
        </w:rPr>
        <w:tab/>
      </w:r>
      <w:r w:rsidR="00DA6977" w:rsidRPr="00C32215">
        <w:rPr>
          <w:rFonts w:ascii="Arial" w:hAnsi="Arial" w:cs="Arial"/>
          <w:color w:val="000000"/>
          <w:lang w:val="en-GB"/>
        </w:rPr>
        <w:tab/>
        <w:t xml:space="preserve">Computation-based Science and Technology Research </w:t>
      </w:r>
      <w:proofErr w:type="spellStart"/>
      <w:r w:rsidR="00DA6977" w:rsidRPr="00C32215">
        <w:rPr>
          <w:rFonts w:ascii="Arial" w:hAnsi="Arial" w:cs="Arial"/>
          <w:color w:val="000000"/>
          <w:lang w:val="en-GB"/>
        </w:rPr>
        <w:t>Center</w:t>
      </w:r>
      <w:proofErr w:type="spellEnd"/>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r>
      <w:proofErr w:type="spellStart"/>
      <w:r w:rsidRPr="00C32215">
        <w:rPr>
          <w:rFonts w:ascii="Arial" w:hAnsi="Arial" w:cs="Arial"/>
          <w:color w:val="000000"/>
          <w:lang w:val="en-GB"/>
        </w:rPr>
        <w:t>Fundacion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Publica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Gallega</w:t>
      </w:r>
      <w:proofErr w:type="spellEnd"/>
      <w:r w:rsidRPr="00C32215">
        <w:rPr>
          <w:rFonts w:ascii="Arial" w:hAnsi="Arial" w:cs="Arial"/>
          <w:color w:val="000000"/>
          <w:lang w:val="en-GB"/>
        </w:rPr>
        <w:t xml:space="preserve"> Centro </w:t>
      </w:r>
      <w:proofErr w:type="spellStart"/>
      <w:r w:rsidRPr="00C32215">
        <w:rPr>
          <w:rFonts w:ascii="Arial" w:hAnsi="Arial" w:cs="Arial"/>
          <w:color w:val="000000"/>
          <w:lang w:val="en-GB"/>
        </w:rPr>
        <w:t>Tecnológico</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Supercomputación</w:t>
      </w:r>
      <w:proofErr w:type="spellEnd"/>
      <w:r w:rsidRPr="00C32215">
        <w:rPr>
          <w:rFonts w:ascii="Arial" w:hAnsi="Arial" w:cs="Arial"/>
          <w:color w:val="000000"/>
          <w:lang w:val="en-GB"/>
        </w:rPr>
        <w:t xml:space="preserve">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r>
      <w:proofErr w:type="spellStart"/>
      <w:r w:rsidRPr="004D15FA">
        <w:rPr>
          <w:rFonts w:ascii="Arial" w:hAnsi="Arial" w:cs="Arial"/>
          <w:color w:val="000000"/>
          <w:lang w:val="fr-FR"/>
        </w:rPr>
        <w:t>CINECA</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Consorzio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Interuniversitario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Italy</w:t>
      </w:r>
      <w:proofErr w:type="spellEnd"/>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r>
      <w:proofErr w:type="spellStart"/>
      <w:r w:rsidRPr="00C32215">
        <w:rPr>
          <w:rFonts w:ascii="Arial" w:hAnsi="Arial" w:cs="Arial"/>
          <w:color w:val="000000"/>
          <w:lang w:val="en-GB"/>
        </w:rPr>
        <w:t>CSC</w:t>
      </w:r>
      <w:proofErr w:type="spellEnd"/>
      <w:r w:rsidRPr="00C32215">
        <w:rPr>
          <w:rFonts w:ascii="Arial" w:hAnsi="Arial" w:cs="Arial"/>
          <w:color w:val="000000"/>
          <w:lang w:val="en-GB"/>
        </w:rPr>
        <w:t xml:space="preserve">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r>
      <w:proofErr w:type="spellStart"/>
      <w:r w:rsidRPr="00C32215">
        <w:rPr>
          <w:rFonts w:ascii="Arial" w:hAnsi="Arial" w:cs="Arial"/>
          <w:color w:val="000000"/>
          <w:lang w:val="en-GB"/>
        </w:rPr>
        <w:t>EPCC</w:t>
      </w:r>
      <w:proofErr w:type="spellEnd"/>
      <w:r w:rsidRPr="00C32215">
        <w:rPr>
          <w:rFonts w:ascii="Arial" w:hAnsi="Arial" w:cs="Arial"/>
          <w:color w:val="000000"/>
          <w:lang w:val="en-GB"/>
        </w:rPr>
        <w:t xml:space="preserve">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ETHZurich</w:t>
      </w:r>
      <w:proofErr w:type="spellEnd"/>
      <w:r w:rsidRPr="00C32215">
        <w:rPr>
          <w:rFonts w:ascii="Arial" w:hAnsi="Arial" w:cs="Arial"/>
          <w:color w:val="000000"/>
          <w:lang w:val="en-GB"/>
        </w:rPr>
        <w:t xml:space="preserve"> (CSCS)</w:t>
      </w:r>
      <w:r w:rsidRPr="00C32215">
        <w:rPr>
          <w:rFonts w:ascii="Arial" w:hAnsi="Arial" w:cs="Arial"/>
          <w:color w:val="000000"/>
          <w:lang w:val="en-GB"/>
        </w:rPr>
        <w:tab/>
      </w:r>
      <w:proofErr w:type="spellStart"/>
      <w:r w:rsidRPr="00C32215">
        <w:rPr>
          <w:rFonts w:ascii="Arial" w:hAnsi="Arial" w:cs="Arial"/>
          <w:color w:val="000000"/>
          <w:lang w:val="en-GB"/>
        </w:rPr>
        <w:t>Eidgenössische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Technische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Hochschule</w:t>
      </w:r>
      <w:proofErr w:type="spellEnd"/>
      <w:r w:rsidRPr="00C32215">
        <w:rPr>
          <w:rFonts w:ascii="Arial" w:hAnsi="Arial" w:cs="Arial"/>
          <w:color w:val="000000"/>
          <w:lang w:val="en-GB"/>
        </w:rPr>
        <w:t xml:space="preserv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 xml:space="preserve">Gauss Centre for </w:t>
      </w:r>
      <w:proofErr w:type="spellStart"/>
      <w:r w:rsidRPr="004D15FA">
        <w:rPr>
          <w:rFonts w:ascii="Arial" w:hAnsi="Arial" w:cs="Arial"/>
          <w:color w:val="000000"/>
          <w:lang w:val="fr-FR"/>
        </w:rPr>
        <w:t>Supercomputing</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e.V.</w:t>
      </w:r>
      <w:proofErr w:type="spellEnd"/>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 xml:space="preserve">Grand Equipement National de Calcul </w:t>
      </w:r>
      <w:proofErr w:type="spellStart"/>
      <w:r w:rsidRPr="004D15FA">
        <w:rPr>
          <w:rFonts w:ascii="Arial" w:hAnsi="Arial" w:cs="Arial"/>
          <w:color w:val="000000"/>
          <w:lang w:val="fr-FR"/>
        </w:rPr>
        <w:t>Intensiv</w:t>
      </w:r>
      <w:proofErr w:type="spellEnd"/>
      <w:r w:rsidRPr="004D15FA">
        <w:rPr>
          <w:rFonts w:ascii="Arial" w:hAnsi="Arial" w:cs="Arial"/>
          <w:color w:val="000000"/>
          <w:lang w:val="fr-FR"/>
        </w:rPr>
        <w:t>,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r>
      <w:proofErr w:type="spellStart"/>
      <w:r w:rsidRPr="00C32215">
        <w:rPr>
          <w:rFonts w:ascii="Arial" w:hAnsi="Arial" w:cs="Arial"/>
          <w:color w:val="000000"/>
          <w:lang w:val="en-GB"/>
        </w:rPr>
        <w:t>Instituto</w:t>
      </w:r>
      <w:proofErr w:type="spellEnd"/>
      <w:r w:rsidRPr="00C32215">
        <w:rPr>
          <w:rFonts w:ascii="Arial" w:hAnsi="Arial" w:cs="Arial"/>
          <w:color w:val="000000"/>
          <w:lang w:val="en-GB"/>
        </w:rPr>
        <w:t xml:space="preserve"> Superior </w:t>
      </w:r>
      <w:proofErr w:type="spellStart"/>
      <w:r w:rsidRPr="00C32215">
        <w:rPr>
          <w:rFonts w:ascii="Arial" w:hAnsi="Arial" w:cs="Arial"/>
          <w:color w:val="000000"/>
          <w:lang w:val="en-GB"/>
        </w:rPr>
        <w:t>Técnico</w:t>
      </w:r>
      <w:proofErr w:type="spellEnd"/>
      <w:r w:rsidRPr="00C32215">
        <w:rPr>
          <w:rFonts w:ascii="Arial" w:hAnsi="Arial" w:cs="Arial"/>
          <w:color w:val="000000"/>
          <w:lang w:val="en-GB"/>
        </w:rPr>
        <w:t>,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proofErr w:type="spellStart"/>
      <w:r w:rsidRPr="00C32215">
        <w:rPr>
          <w:rFonts w:ascii="Arial" w:hAnsi="Arial" w:cs="Arial"/>
          <w:color w:val="000000"/>
          <w:lang w:val="en-GB" w:eastAsia="en-GB"/>
        </w:rPr>
        <w:t>Institut</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fuer</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Graphische</w:t>
      </w:r>
      <w:proofErr w:type="spellEnd"/>
      <w:r w:rsidRPr="00C32215">
        <w:rPr>
          <w:rFonts w:ascii="Arial" w:hAnsi="Arial" w:cs="Arial"/>
          <w:color w:val="000000"/>
          <w:lang w:val="en-GB" w:eastAsia="en-GB"/>
        </w:rPr>
        <w:t xml:space="preserve"> und </w:t>
      </w:r>
      <w:proofErr w:type="spellStart"/>
      <w:r w:rsidRPr="00C32215">
        <w:rPr>
          <w:rFonts w:ascii="Arial" w:hAnsi="Arial" w:cs="Arial"/>
          <w:color w:val="000000"/>
          <w:lang w:val="en-GB" w:eastAsia="en-GB"/>
        </w:rPr>
        <w:t>Parallele</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Datenverarbeitung</w:t>
      </w:r>
      <w:proofErr w:type="spellEnd"/>
      <w:r w:rsidRPr="00C32215">
        <w:rPr>
          <w:rFonts w:ascii="Arial" w:hAnsi="Arial" w:cs="Arial"/>
          <w:color w:val="000000"/>
          <w:lang w:val="en-GB" w:eastAsia="en-GB"/>
        </w:rPr>
        <w:t xml:space="preserve"> der Johannes Kepler </w:t>
      </w:r>
      <w:proofErr w:type="spellStart"/>
      <w:r w:rsidRPr="00C32215">
        <w:rPr>
          <w:rFonts w:ascii="Arial" w:hAnsi="Arial" w:cs="Arial"/>
          <w:color w:val="000000"/>
          <w:lang w:val="en-GB" w:eastAsia="en-GB"/>
        </w:rPr>
        <w:t>Universitaet</w:t>
      </w:r>
      <w:proofErr w:type="spellEnd"/>
      <w:r w:rsidRPr="00C32215">
        <w:rPr>
          <w:rFonts w:ascii="Arial" w:hAnsi="Arial" w:cs="Arial"/>
          <w:color w:val="000000"/>
          <w:lang w:val="en-GB" w:eastAsia="en-GB"/>
        </w:rPr>
        <w:t xml:space="preserve">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r>
      <w:proofErr w:type="spellStart"/>
      <w:r w:rsidRPr="00C32215">
        <w:rPr>
          <w:rFonts w:ascii="Arial" w:hAnsi="Arial" w:cs="Arial"/>
          <w:color w:val="000000"/>
          <w:lang w:val="en-GB"/>
        </w:rPr>
        <w:t>Forschungszentrum</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Juelich</w:t>
      </w:r>
      <w:proofErr w:type="spellEnd"/>
      <w:r w:rsidRPr="00C32215">
        <w:rPr>
          <w:rFonts w:ascii="Arial" w:hAnsi="Arial" w:cs="Arial"/>
          <w:color w:val="000000"/>
          <w:lang w:val="en-GB"/>
        </w:rPr>
        <w:t xml:space="preserve">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LiU</w:t>
      </w:r>
      <w:proofErr w:type="spellEnd"/>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 xml:space="preserve">Partnership for Advanced Computing in Europe </w:t>
      </w:r>
      <w:proofErr w:type="spellStart"/>
      <w:r w:rsidRPr="00C32215">
        <w:rPr>
          <w:rFonts w:ascii="Arial" w:hAnsi="Arial" w:cs="Arial"/>
          <w:color w:val="000000"/>
          <w:lang w:val="en-GB"/>
        </w:rPr>
        <w:t>aisbl</w:t>
      </w:r>
      <w:proofErr w:type="spellEnd"/>
      <w:r w:rsidRPr="00C32215">
        <w:rPr>
          <w:rFonts w:ascii="Arial" w:hAnsi="Arial" w:cs="Arial"/>
          <w:color w:val="000000"/>
          <w:lang w:val="en-GB"/>
        </w:rPr>
        <w:t>,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 xml:space="preserve">Poznan Supercomputing and Networking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 xml:space="preserve">Max Planck </w:t>
      </w:r>
      <w:proofErr w:type="spellStart"/>
      <w:r w:rsidRPr="00C32215">
        <w:rPr>
          <w:rFonts w:ascii="Arial" w:hAnsi="Arial" w:cs="Arial"/>
          <w:color w:val="000000"/>
          <w:lang w:val="en-GB"/>
        </w:rPr>
        <w:t>Gesellschaft</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zur</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Förd</w:t>
      </w:r>
      <w:r w:rsidR="007D2C2B" w:rsidRPr="00C32215">
        <w:rPr>
          <w:rFonts w:ascii="Arial" w:hAnsi="Arial" w:cs="Arial"/>
          <w:color w:val="000000"/>
          <w:lang w:val="en-GB"/>
        </w:rPr>
        <w:t>erung</w:t>
      </w:r>
      <w:proofErr w:type="spellEnd"/>
      <w:r w:rsidR="007D2C2B" w:rsidRPr="00C32215">
        <w:rPr>
          <w:rFonts w:ascii="Arial" w:hAnsi="Arial" w:cs="Arial"/>
          <w:color w:val="000000"/>
          <w:lang w:val="en-GB"/>
        </w:rPr>
        <w:t xml:space="preserve"> der </w:t>
      </w:r>
      <w:proofErr w:type="spellStart"/>
      <w:r w:rsidR="007D2C2B" w:rsidRPr="00C32215">
        <w:rPr>
          <w:rFonts w:ascii="Arial" w:hAnsi="Arial" w:cs="Arial"/>
          <w:color w:val="000000"/>
          <w:lang w:val="en-GB"/>
        </w:rPr>
        <w:t>Wissenschaften</w:t>
      </w:r>
      <w:proofErr w:type="spellEnd"/>
      <w:r w:rsidR="007D2C2B" w:rsidRPr="00C32215">
        <w:rPr>
          <w:rFonts w:ascii="Arial" w:hAnsi="Arial" w:cs="Arial"/>
          <w:color w:val="000000"/>
          <w:lang w:val="en-GB"/>
        </w:rPr>
        <w:t xml:space="preserve"> </w:t>
      </w:r>
      <w:proofErr w:type="spellStart"/>
      <w:r w:rsidR="007D2C2B" w:rsidRPr="00C32215">
        <w:rPr>
          <w:rFonts w:ascii="Arial" w:hAnsi="Arial" w:cs="Arial"/>
          <w:color w:val="000000"/>
          <w:lang w:val="en-GB"/>
        </w:rPr>
        <w:t>e.V</w:t>
      </w:r>
      <w:proofErr w:type="spellEnd"/>
      <w:r w:rsidR="007D2C2B" w:rsidRPr="00C32215">
        <w:rPr>
          <w:rFonts w:ascii="Arial" w:hAnsi="Arial" w:cs="Arial"/>
          <w:color w:val="000000"/>
          <w:lang w:val="en-GB"/>
        </w:rPr>
        <w:t xml:space="preserve">., </w:t>
      </w:r>
      <w:r w:rsidRPr="00C32215">
        <w:rPr>
          <w:rFonts w:ascii="Arial" w:hAnsi="Arial" w:cs="Arial"/>
          <w:color w:val="000000"/>
          <w:lang w:val="en-GB"/>
        </w:rPr>
        <w:t>Germany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SURFsara</w:t>
      </w:r>
      <w:proofErr w:type="spellEnd"/>
      <w:r w:rsidRPr="00C32215">
        <w:rPr>
          <w:rFonts w:ascii="Arial" w:hAnsi="Arial" w:cs="Arial"/>
          <w:color w:val="000000"/>
          <w:lang w:val="en-GB"/>
        </w:rPr>
        <w:tab/>
      </w:r>
      <w:r w:rsidR="00D3308A" w:rsidRPr="00C32215">
        <w:rPr>
          <w:rFonts w:ascii="Arial" w:hAnsi="Arial" w:cs="Arial"/>
          <w:color w:val="000000"/>
          <w:lang w:val="en-GB"/>
        </w:rPr>
        <w:t xml:space="preserve">Dutch national high-performance computing and e-Science support </w:t>
      </w:r>
      <w:proofErr w:type="spellStart"/>
      <w:r w:rsidR="00D3308A" w:rsidRPr="00C32215">
        <w:rPr>
          <w:rFonts w:ascii="Arial" w:hAnsi="Arial" w:cs="Arial"/>
          <w:color w:val="000000"/>
          <w:lang w:val="en-GB"/>
        </w:rPr>
        <w:t>center</w:t>
      </w:r>
      <w:proofErr w:type="spellEnd"/>
      <w:r w:rsidR="00D3308A" w:rsidRPr="00C32215">
        <w:rPr>
          <w:rFonts w:ascii="Arial" w:hAnsi="Arial" w:cs="Arial"/>
          <w:color w:val="000000"/>
          <w:lang w:val="en-GB"/>
        </w:rPr>
        <w:t>,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proofErr w:type="spellStart"/>
      <w:r w:rsidR="005B3210" w:rsidRPr="004D15FA">
        <w:rPr>
          <w:rFonts w:ascii="Arial" w:hAnsi="Arial" w:cs="Arial"/>
          <w:color w:val="000000"/>
          <w:lang w:val="fr-FR"/>
        </w:rPr>
        <w:t>Universidade</w:t>
      </w:r>
      <w:proofErr w:type="spellEnd"/>
      <w:r w:rsidR="005B3210" w:rsidRPr="004D15FA">
        <w:rPr>
          <w:rFonts w:ascii="Arial" w:hAnsi="Arial" w:cs="Arial"/>
          <w:color w:val="000000"/>
          <w:lang w:val="fr-FR"/>
        </w:rPr>
        <w:t xml:space="preserve"> de Coimbra, </w:t>
      </w:r>
      <w:proofErr w:type="spellStart"/>
      <w:r w:rsidR="005B3210" w:rsidRPr="004D15FA">
        <w:rPr>
          <w:rFonts w:ascii="Arial" w:hAnsi="Arial" w:cs="Arial"/>
          <w:color w:val="000000"/>
          <w:lang w:val="fr-FR"/>
        </w:rPr>
        <w:t>Labotatório</w:t>
      </w:r>
      <w:proofErr w:type="spellEnd"/>
      <w:r w:rsidR="005B3210" w:rsidRPr="004D15FA">
        <w:rPr>
          <w:rFonts w:ascii="Arial" w:hAnsi="Arial" w:cs="Arial"/>
          <w:color w:val="000000"/>
          <w:lang w:val="fr-FR"/>
        </w:rPr>
        <w:t xml:space="preserve"> de </w:t>
      </w:r>
      <w:proofErr w:type="spellStart"/>
      <w:r w:rsidR="005B3210" w:rsidRPr="004D15FA">
        <w:rPr>
          <w:rFonts w:ascii="Arial" w:hAnsi="Arial" w:cs="Arial"/>
          <w:color w:val="000000"/>
          <w:lang w:val="fr-FR"/>
        </w:rPr>
        <w:t>Computação</w:t>
      </w:r>
      <w:proofErr w:type="spellEnd"/>
      <w:r w:rsidR="005B3210" w:rsidRPr="004D15FA">
        <w:rPr>
          <w:rFonts w:ascii="Arial" w:hAnsi="Arial" w:cs="Arial"/>
          <w:color w:val="000000"/>
          <w:lang w:val="fr-FR"/>
        </w:rPr>
        <w:t xml:space="preserve"> </w:t>
      </w:r>
      <w:proofErr w:type="spellStart"/>
      <w:r w:rsidR="005B3210" w:rsidRPr="004D15FA">
        <w:rPr>
          <w:rFonts w:ascii="Arial" w:hAnsi="Arial" w:cs="Arial"/>
          <w:color w:val="000000"/>
          <w:lang w:val="fr-FR"/>
        </w:rPr>
        <w:t>Avançada</w:t>
      </w:r>
      <w:proofErr w:type="spellEnd"/>
      <w:r w:rsidR="005B3210" w:rsidRPr="004D15FA">
        <w:rPr>
          <w:rFonts w:ascii="Arial" w:hAnsi="Arial" w:cs="Arial"/>
          <w:color w:val="000000"/>
          <w:lang w:val="fr-FR"/>
        </w:rPr>
        <w:t>,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r>
      <w:proofErr w:type="spellStart"/>
      <w:r w:rsidRPr="00C32215">
        <w:rPr>
          <w:rFonts w:ascii="Arial" w:hAnsi="Arial" w:cs="Arial"/>
          <w:color w:val="000000"/>
          <w:lang w:val="en-GB"/>
        </w:rPr>
        <w:t>Københavns</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Universitet</w:t>
      </w:r>
      <w:proofErr w:type="spellEnd"/>
      <w:r w:rsidRPr="00C32215">
        <w:rPr>
          <w:rFonts w:ascii="Arial" w:hAnsi="Arial" w:cs="Arial"/>
          <w:color w:val="000000"/>
          <w:lang w:val="en-GB"/>
        </w:rPr>
        <w: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 xml:space="preserve">Istanbul Technical University, </w:t>
      </w:r>
      <w:proofErr w:type="spellStart"/>
      <w:r w:rsidRPr="00C32215">
        <w:rPr>
          <w:rFonts w:ascii="Arial" w:hAnsi="Arial" w:cs="Arial"/>
          <w:color w:val="000000"/>
          <w:lang w:val="en-GB"/>
        </w:rPr>
        <w:t>Ayazaga</w:t>
      </w:r>
      <w:proofErr w:type="spellEnd"/>
      <w:r w:rsidRPr="00C32215">
        <w:rPr>
          <w:rFonts w:ascii="Arial" w:hAnsi="Arial" w:cs="Arial"/>
          <w:color w:val="000000"/>
          <w:lang w:val="en-GB"/>
        </w:rPr>
        <w:t xml:space="preserve"> Campus, Turkey</w:t>
      </w:r>
    </w:p>
    <w:p w14:paraId="4FD62A28"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UiO</w:t>
      </w:r>
      <w:proofErr w:type="spellEnd"/>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UmU</w:t>
      </w:r>
      <w:proofErr w:type="spellEnd"/>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UnivEvora</w:t>
      </w:r>
      <w:proofErr w:type="spellEnd"/>
      <w:r w:rsidRPr="00C32215">
        <w:rPr>
          <w:rFonts w:ascii="Arial" w:hAnsi="Arial" w:cs="Arial"/>
          <w:color w:val="000000"/>
          <w:lang w:val="en-GB"/>
        </w:rPr>
        <w:tab/>
      </w:r>
      <w:proofErr w:type="spellStart"/>
      <w:r w:rsidRPr="00C32215">
        <w:rPr>
          <w:rFonts w:ascii="Arial" w:hAnsi="Arial" w:cs="Arial"/>
          <w:color w:val="000000"/>
          <w:lang w:val="en-GB"/>
        </w:rPr>
        <w:t>Universidade</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Évora</w:t>
      </w:r>
      <w:proofErr w:type="spellEnd"/>
      <w:r w:rsidRPr="00C32215">
        <w:rPr>
          <w:rFonts w:ascii="Arial" w:hAnsi="Arial" w:cs="Arial"/>
          <w:color w:val="000000"/>
          <w:lang w:val="en-GB"/>
        </w:rPr>
        <w:t>,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proofErr w:type="spellStart"/>
      <w:r w:rsidRPr="00C32215">
        <w:rPr>
          <w:rFonts w:ascii="Arial" w:eastAsia="MS Mincho" w:hAnsi="Arial" w:cs="Arial"/>
          <w:color w:val="000000"/>
          <w:lang w:val="en-GB"/>
        </w:rPr>
        <w:t>Universitat</w:t>
      </w:r>
      <w:proofErr w:type="spellEnd"/>
      <w:r w:rsidRPr="00C32215">
        <w:rPr>
          <w:rFonts w:ascii="Arial" w:eastAsia="MS Mincho" w:hAnsi="Arial" w:cs="Arial"/>
          <w:color w:val="000000"/>
          <w:lang w:val="en-GB"/>
        </w:rPr>
        <w:t xml:space="preserve"> </w:t>
      </w:r>
      <w:proofErr w:type="spellStart"/>
      <w:r w:rsidRPr="00C32215">
        <w:rPr>
          <w:rFonts w:ascii="Arial" w:eastAsia="MS Mincho" w:hAnsi="Arial" w:cs="Arial"/>
          <w:color w:val="000000"/>
          <w:lang w:val="en-GB"/>
        </w:rPr>
        <w:t>Politècnica</w:t>
      </w:r>
      <w:proofErr w:type="spellEnd"/>
      <w:r w:rsidRPr="00C32215">
        <w:rPr>
          <w:rFonts w:ascii="Arial" w:eastAsia="MS Mincho" w:hAnsi="Arial" w:cs="Arial"/>
          <w:color w:val="000000"/>
          <w:lang w:val="en-GB"/>
        </w:rPr>
        <w:t xml:space="preserve"> de </w:t>
      </w:r>
      <w:proofErr w:type="spellStart"/>
      <w:r w:rsidRPr="00C32215">
        <w:rPr>
          <w:rFonts w:ascii="Arial" w:eastAsia="MS Mincho" w:hAnsi="Arial" w:cs="Arial"/>
          <w:color w:val="000000"/>
          <w:lang w:val="en-GB"/>
        </w:rPr>
        <w:t>Catalunya</w:t>
      </w:r>
      <w:proofErr w:type="spellEnd"/>
      <w:r w:rsidRPr="00C32215">
        <w:rPr>
          <w:rFonts w:ascii="Arial" w:eastAsia="MS Mincho" w:hAnsi="Arial" w:cs="Arial"/>
          <w:color w:val="000000"/>
          <w:lang w:val="en-GB"/>
        </w:rPr>
        <w:t>,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w:t>
      </w:r>
      <w:proofErr w:type="spellStart"/>
      <w:r w:rsidRPr="00C32215">
        <w:rPr>
          <w:rFonts w:ascii="Arial" w:hAnsi="Arial" w:cs="Arial"/>
          <w:color w:val="000000"/>
          <w:lang w:val="en-GB"/>
        </w:rPr>
        <w:t>CeSViMa</w:t>
      </w:r>
      <w:proofErr w:type="spellEnd"/>
      <w:r w:rsidRPr="00C32215">
        <w:rPr>
          <w:rFonts w:ascii="Arial" w:hAnsi="Arial" w:cs="Arial"/>
          <w:color w:val="000000"/>
          <w:lang w:val="en-GB"/>
        </w:rPr>
        <w:tab/>
        <w:t xml:space="preserve">Madrid Supercomputing and Visualization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r>
      <w:proofErr w:type="spellStart"/>
      <w:r w:rsidRPr="00C32215">
        <w:rPr>
          <w:rFonts w:ascii="Arial" w:hAnsi="Arial" w:cs="Arial"/>
          <w:color w:val="000000"/>
          <w:lang w:val="en-GB"/>
        </w:rPr>
        <w:t>Universitaet</w:t>
      </w:r>
      <w:proofErr w:type="spellEnd"/>
      <w:r w:rsidRPr="00C32215">
        <w:rPr>
          <w:rFonts w:ascii="Arial" w:hAnsi="Arial" w:cs="Arial"/>
          <w:color w:val="000000"/>
          <w:lang w:val="en-GB"/>
        </w:rPr>
        <w:t xml:space="preserve">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r>
      <w:proofErr w:type="spellStart"/>
      <w:r w:rsidRPr="00C32215">
        <w:rPr>
          <w:rFonts w:ascii="Arial" w:hAnsi="Arial" w:cs="Arial"/>
          <w:color w:val="000000"/>
          <w:lang w:val="en-GB"/>
        </w:rPr>
        <w:t>Politechnika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Wroclawska</w:t>
      </w:r>
      <w:proofErr w:type="spellEnd"/>
      <w:r w:rsidRPr="00C32215">
        <w:rPr>
          <w:rFonts w:ascii="Arial" w:hAnsi="Arial" w:cs="Arial"/>
          <w:color w:val="000000"/>
          <w:lang w:val="en-GB"/>
        </w:rPr>
        <w:t>,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2" w:name="_Toc75287376"/>
      <w:bookmarkStart w:id="73" w:name="_Toc194478747"/>
      <w:bookmarkStart w:id="74" w:name="_Toc376680009"/>
      <w:bookmarkStart w:id="75" w:name="_Toc477736509"/>
      <w:r w:rsidRPr="00C32215">
        <w:rPr>
          <w:lang w:val="en-GB"/>
        </w:rPr>
        <w:t>Executive Summary</w:t>
      </w:r>
      <w:bookmarkEnd w:id="72"/>
      <w:bookmarkEnd w:id="73"/>
      <w:bookmarkEnd w:id="74"/>
      <w:bookmarkEnd w:id="75"/>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 xml:space="preserve">As a result, selected codes are: ALYA, </w:t>
      </w:r>
      <w:proofErr w:type="spellStart"/>
      <w:r w:rsidRPr="00C32215">
        <w:rPr>
          <w:lang w:val="en-GB"/>
        </w:rPr>
        <w:t>Code_Saturne</w:t>
      </w:r>
      <w:proofErr w:type="spellEnd"/>
      <w:r w:rsidRPr="00C32215">
        <w:rPr>
          <w:lang w:val="en-GB"/>
        </w:rPr>
        <w:t>,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6" w:name="_Toc75287375"/>
      <w:bookmarkStart w:id="77" w:name="_Toc194478748"/>
      <w:bookmarkStart w:id="78" w:name="_Toc376680010"/>
      <w:bookmarkStart w:id="79" w:name="_Toc477736510"/>
      <w:r w:rsidRPr="00C32215">
        <w:t>Introduction</w:t>
      </w:r>
      <w:bookmarkEnd w:id="76"/>
      <w:bookmarkEnd w:id="77"/>
      <w:bookmarkEnd w:id="78"/>
      <w:bookmarkEnd w:id="79"/>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0" w:name="_Ref269816026"/>
      <w:bookmarkStart w:id="81" w:name="_Ref269816053"/>
      <w:bookmarkStart w:id="82" w:name="_Ref269816064"/>
      <w:bookmarkStart w:id="83" w:name="_Ref269816098"/>
      <w:bookmarkStart w:id="84" w:name="_Toc376680011"/>
      <w:bookmarkStart w:id="85" w:name="_Ref476982656"/>
      <w:bookmarkStart w:id="86" w:name="_Toc477736511"/>
      <w:r w:rsidRPr="00C32215">
        <w:t xml:space="preserve">Targeted </w:t>
      </w:r>
      <w:bookmarkEnd w:id="80"/>
      <w:bookmarkEnd w:id="81"/>
      <w:bookmarkEnd w:id="82"/>
      <w:bookmarkEnd w:id="83"/>
      <w:bookmarkEnd w:id="84"/>
      <w:r w:rsidRPr="00C32215">
        <w:t>architectures</w:t>
      </w:r>
      <w:bookmarkEnd w:id="85"/>
      <w:bookmarkEnd w:id="86"/>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7" w:name="_Toc376680012"/>
      <w:bookmarkStart w:id="88" w:name="_Toc477736512"/>
      <w:r w:rsidRPr="00C32215">
        <w:t>Co-processor description</w:t>
      </w:r>
      <w:bookmarkEnd w:id="87"/>
      <w:bookmarkEnd w:id="88"/>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27B4E">
        <w:t xml:space="preserve">Table </w:t>
      </w:r>
      <w:r w:rsidR="00427B4E">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w:t>
            </w:r>
            <w:proofErr w:type="spellStart"/>
            <w:r w:rsidRPr="004D15FA">
              <w:rPr>
                <w:rFonts w:ascii="Calibri" w:hAnsi="Calibri"/>
                <w:color w:val="000000"/>
                <w:lang w:val="en-GB"/>
              </w:rPr>
              <w:t>cuda</w:t>
            </w:r>
            <w:proofErr w:type="spellEnd"/>
            <w:r w:rsidRPr="004D15FA">
              <w:rPr>
                <w:rFonts w:ascii="Calibri" w:hAnsi="Calibri"/>
                <w:color w:val="000000"/>
                <w:lang w:val="en-GB"/>
              </w:rPr>
              <w:t xml:space="preserve">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15C0FF66" w:rsidR="00436513" w:rsidRPr="00C32215" w:rsidRDefault="00427B4E" w:rsidP="00427B4E">
      <w:pPr>
        <w:pStyle w:val="Caption"/>
      </w:pPr>
      <w:bookmarkStart w:id="89" w:name="_Ref477772034"/>
      <w:bookmarkStart w:id="90" w:name="_Ref477772025"/>
      <w:r>
        <w:t xml:space="preserve">Table </w:t>
      </w:r>
      <w:r>
        <w:fldChar w:fldCharType="begin"/>
      </w:r>
      <w:r>
        <w:instrText xml:space="preserve"> SEQ Table \* ARABIC </w:instrText>
      </w:r>
      <w:r>
        <w:fldChar w:fldCharType="separate"/>
      </w:r>
      <w:r w:rsidR="00BA489F">
        <w:rPr>
          <w:noProof/>
        </w:rPr>
        <w:t>1</w:t>
      </w:r>
      <w:r>
        <w:fldChar w:fldCharType="end"/>
      </w:r>
      <w:bookmarkEnd w:id="89"/>
      <w:r>
        <w:t xml:space="preserve"> </w:t>
      </w:r>
      <w:r w:rsidRPr="00F74839">
        <w:t xml:space="preserve"> Main co-processors specifications</w:t>
      </w:r>
      <w:bookmarkEnd w:id="90"/>
    </w:p>
    <w:p w14:paraId="11E38C3C" w14:textId="07451710" w:rsidR="00894A28" w:rsidRPr="00C32215" w:rsidRDefault="00121ADB" w:rsidP="00121ADB">
      <w:pPr>
        <w:pStyle w:val="Heading3"/>
        <w:ind w:left="0" w:firstLine="0"/>
      </w:pPr>
      <w:bookmarkStart w:id="91" w:name="_Toc477736513"/>
      <w:r w:rsidRPr="00C32215">
        <w:t>Systems description</w:t>
      </w:r>
      <w:bookmarkEnd w:id="91"/>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 xml:space="preserve">As for the future, the PRACE-3IP PCP is in its third and last phase and will be a good candidate to provide access to bigger machines. The following suppliers had been awarded with a contract: ATOS/Bull SAS (France), E4 Computer Engineering (Italy) and </w:t>
      </w:r>
      <w:proofErr w:type="spellStart"/>
      <w:r w:rsidRPr="00C32215">
        <w:rPr>
          <w:lang w:val="en-GB"/>
        </w:rPr>
        <w:t>Maxeler</w:t>
      </w:r>
      <w:proofErr w:type="spellEnd"/>
      <w:r w:rsidRPr="00C32215">
        <w:rPr>
          <w:lang w:val="en-GB"/>
        </w:rPr>
        <w:t xml:space="preserve"> Technologies (UK), providing pilots using Xeon Phi, </w:t>
      </w:r>
      <w:proofErr w:type="spellStart"/>
      <w:r w:rsidRPr="00C32215">
        <w:rPr>
          <w:lang w:val="en-GB"/>
        </w:rPr>
        <w:t>OPENPower</w:t>
      </w:r>
      <w:proofErr w:type="spellEnd"/>
      <w:r w:rsidRPr="00C32215">
        <w:rPr>
          <w:lang w:val="en-GB"/>
        </w:rPr>
        <w:t xml:space="preserve"> and FPGA technologies. During this final phase, which started in October 2016, the contractors will have to deploy pilot system with a compute capability of around 1 </w:t>
      </w:r>
      <w:proofErr w:type="spellStart"/>
      <w:r w:rsidRPr="00C32215">
        <w:rPr>
          <w:lang w:val="en-GB"/>
        </w:rPr>
        <w:t>PFlop</w:t>
      </w:r>
      <w:proofErr w:type="spellEnd"/>
      <w:r w:rsidRPr="00C32215">
        <w:rPr>
          <w:lang w:val="en-GB"/>
        </w:rPr>
        <w:t xml:space="preserve">/s, to demonstrate technology readiness of the proposed solution and the progress in terms of energy efficiency, using high frequency monitoring designed for this purpose. These results will be evaluated on a subset of applications from UEABS (NEMO, SPECFEM3D, </w:t>
      </w:r>
      <w:proofErr w:type="spellStart"/>
      <w:r w:rsidRPr="00C32215">
        <w:rPr>
          <w:lang w:val="en-GB"/>
        </w:rPr>
        <w:t>QuantumEspresso</w:t>
      </w:r>
      <w:proofErr w:type="spellEnd"/>
      <w:r w:rsidRPr="00C32215">
        <w:rPr>
          <w:lang w:val="en-GB"/>
        </w:rPr>
        <w:t>,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92" w:name="_Toc477736514"/>
      <w:bookmarkStart w:id="93" w:name="_Ref477768370"/>
      <w:bookmarkStart w:id="94" w:name="_Ref477768402"/>
      <w:proofErr w:type="spellStart"/>
      <w:r>
        <w:t>Cartesius</w:t>
      </w:r>
      <w:bookmarkEnd w:id="92"/>
      <w:bookmarkEnd w:id="93"/>
      <w:bookmarkEnd w:id="94"/>
      <w:proofErr w:type="spellEnd"/>
      <w:r w:rsidR="0035383A">
        <w:t xml:space="preserve"> K40</w:t>
      </w:r>
    </w:p>
    <w:p w14:paraId="181F6EB9" w14:textId="41C9DF40" w:rsidR="0095526C" w:rsidRPr="00C32215" w:rsidRDefault="0095526C" w:rsidP="0095526C">
      <w:pPr>
        <w:spacing w:after="120"/>
        <w:jc w:val="both"/>
        <w:rPr>
          <w:szCs w:val="22"/>
          <w:lang w:val="en-GB"/>
        </w:rPr>
      </w:pPr>
      <w:r w:rsidRPr="00C32215">
        <w:rPr>
          <w:szCs w:val="22"/>
          <w:lang w:val="en-GB"/>
        </w:rPr>
        <w:t xml:space="preserve">The </w:t>
      </w:r>
      <w:proofErr w:type="spellStart"/>
      <w:r w:rsidRPr="00C32215">
        <w:rPr>
          <w:szCs w:val="22"/>
          <w:lang w:val="en-GB"/>
        </w:rPr>
        <w:t>SURFsara</w:t>
      </w:r>
      <w:proofErr w:type="spellEnd"/>
      <w:r w:rsidRPr="00C32215">
        <w:rPr>
          <w:szCs w:val="22"/>
          <w:lang w:val="en-GB"/>
        </w:rPr>
        <w:t xml:space="preserve">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w:t>
      </w:r>
      <w:proofErr w:type="spellStart"/>
      <w:r w:rsidRPr="00C32215">
        <w:rPr>
          <w:szCs w:val="22"/>
          <w:lang w:val="en-GB"/>
        </w:rPr>
        <w:t>Cartesius</w:t>
      </w:r>
      <w:proofErr w:type="spellEnd"/>
      <w:r w:rsidRPr="00C32215">
        <w:rPr>
          <w:szCs w:val="22"/>
          <w:lang w:val="en-GB"/>
        </w:rPr>
        <w:t xml:space="preserve">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 xml:space="preserve">66 </w:t>
      </w:r>
      <w:proofErr w:type="spellStart"/>
      <w:r w:rsidRPr="00C32215">
        <w:t>Bullx</w:t>
      </w:r>
      <w:proofErr w:type="spellEnd"/>
      <w:r w:rsidRPr="00C32215">
        <w:t xml:space="preserve">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95" w:name="_Toc477736515"/>
      <w:proofErr w:type="spellStart"/>
      <w:r>
        <w:t>MareNostrum</w:t>
      </w:r>
      <w:proofErr w:type="spellEnd"/>
      <w:r>
        <w:t xml:space="preserve"> KNC</w:t>
      </w:r>
      <w:bookmarkEnd w:id="95"/>
    </w:p>
    <w:p w14:paraId="5E671F18" w14:textId="1C5B34FF" w:rsidR="00FE6A32" w:rsidRPr="00C32215" w:rsidRDefault="004D6C3B" w:rsidP="00FE6A32">
      <w:pPr>
        <w:spacing w:after="120"/>
        <w:jc w:val="both"/>
        <w:rPr>
          <w:szCs w:val="22"/>
          <w:lang w:val="en-GB"/>
        </w:rPr>
      </w:pPr>
      <w:r w:rsidRPr="00C32215">
        <w:rPr>
          <w:szCs w:val="22"/>
          <w:lang w:val="en-GB"/>
        </w:rPr>
        <w:t xml:space="preserve">The Barcelona Supercomputing </w:t>
      </w:r>
      <w:proofErr w:type="spellStart"/>
      <w:r w:rsidRPr="00C32215">
        <w:rPr>
          <w:szCs w:val="22"/>
          <w:lang w:val="en-GB"/>
        </w:rPr>
        <w:t>Center</w:t>
      </w:r>
      <w:proofErr w:type="spellEnd"/>
      <w:r w:rsidRPr="00C32215">
        <w:rPr>
          <w:szCs w:val="22"/>
          <w:lang w:val="en-GB"/>
        </w:rPr>
        <w:t xml:space="preserve"> (BSC) in Spain granted access to </w:t>
      </w:r>
      <w:proofErr w:type="spellStart"/>
      <w:r w:rsidRPr="00C32215">
        <w:rPr>
          <w:szCs w:val="22"/>
          <w:lang w:val="en-GB"/>
        </w:rPr>
        <w:t>MareNostrum</w:t>
      </w:r>
      <w:proofErr w:type="spellEnd"/>
      <w:r w:rsidRPr="00C32215">
        <w:rPr>
          <w:szCs w:val="22"/>
          <w:lang w:val="en-GB"/>
        </w:rPr>
        <w:t xml:space="preserve">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proofErr w:type="spellStart"/>
      <w:r w:rsidRPr="00C32215">
        <w:rPr>
          <w:szCs w:val="22"/>
          <w:lang w:val="en-GB"/>
        </w:rPr>
        <w:t>Infiniband</w:t>
      </w:r>
      <w:proofErr w:type="spellEnd"/>
      <w:r w:rsidRPr="00C32215">
        <w:rPr>
          <w:szCs w:val="22"/>
          <w:lang w:val="en-GB"/>
        </w:rPr>
        <w:t xml:space="preserve"> </w:t>
      </w:r>
      <w:proofErr w:type="spellStart"/>
      <w:r w:rsidRPr="00C32215">
        <w:rPr>
          <w:szCs w:val="22"/>
          <w:lang w:val="en-GB"/>
        </w:rPr>
        <w:t>Mellanox</w:t>
      </w:r>
      <w:proofErr w:type="spellEnd"/>
      <w:r w:rsidRPr="00C32215">
        <w:rPr>
          <w:szCs w:val="22"/>
          <w:lang w:val="en-GB"/>
        </w:rPr>
        <w:t xml:space="preserve">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proofErr w:type="spellStart"/>
      <w:r>
        <w:t>Ouessant</w:t>
      </w:r>
      <w:proofErr w:type="spellEnd"/>
      <w:r>
        <w:t xml:space="preserve"> P100</w:t>
      </w:r>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w:t>
      </w:r>
      <w:proofErr w:type="spellStart"/>
      <w:r w:rsidRPr="00C32215">
        <w:rPr>
          <w:szCs w:val="22"/>
          <w:lang w:val="en-GB"/>
        </w:rPr>
        <w:t>Ouessant</w:t>
      </w:r>
      <w:proofErr w:type="spellEnd"/>
      <w:r w:rsidRPr="00C32215">
        <w:rPr>
          <w:szCs w:val="22"/>
          <w:lang w:val="en-GB"/>
        </w:rPr>
        <w:t xml:space="preserve">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 xml:space="preserve">4 </w:t>
      </w:r>
      <w:proofErr w:type="spellStart"/>
      <w:r w:rsidRPr="00C32215">
        <w:rPr>
          <w:lang w:val="en-GB"/>
        </w:rPr>
        <w:t>NVLink</w:t>
      </w:r>
      <w:proofErr w:type="spellEnd"/>
      <w:r w:rsidRPr="00C32215">
        <w:rPr>
          <w:lang w:val="en-GB"/>
        </w:rPr>
        <w:t xml:space="preserve"> interconnects (40GB/s of bi-directional bandwidth per interconnect); each GPU card is connected to a CPU with 2 </w:t>
      </w:r>
      <w:proofErr w:type="spellStart"/>
      <w:r w:rsidRPr="00C32215">
        <w:rPr>
          <w:lang w:val="en-GB"/>
        </w:rPr>
        <w:t>NVLink</w:t>
      </w:r>
      <w:proofErr w:type="spellEnd"/>
      <w:r w:rsidRPr="00C32215">
        <w:rPr>
          <w:lang w:val="en-GB"/>
        </w:rPr>
        <w:t xml:space="preserve">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w:t>
      </w:r>
      <w:proofErr w:type="spellStart"/>
      <w:r w:rsidRPr="00C32215">
        <w:rPr>
          <w:lang w:val="en-GB"/>
        </w:rPr>
        <w:t>Mellanox</w:t>
      </w:r>
      <w:proofErr w:type="spellEnd"/>
      <w:r w:rsidRPr="00C32215">
        <w:rPr>
          <w:lang w:val="en-GB"/>
        </w:rPr>
        <w:t xml:space="preserve">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proofErr w:type="spellStart"/>
      <w:r>
        <w:t>Frioul</w:t>
      </w:r>
      <w:proofErr w:type="spellEnd"/>
      <w:r>
        <w:t xml:space="preserve"> KNL</w:t>
      </w:r>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w:t>
      </w:r>
      <w:proofErr w:type="spellStart"/>
      <w:r w:rsidRPr="00C32215">
        <w:rPr>
          <w:szCs w:val="22"/>
          <w:lang w:val="en-GB"/>
        </w:rPr>
        <w:t>Frioul</w:t>
      </w:r>
      <w:proofErr w:type="spellEnd"/>
      <w:r w:rsidRPr="00C32215">
        <w:rPr>
          <w:szCs w:val="22"/>
          <w:lang w:val="en-GB"/>
        </w:rPr>
        <w:t xml:space="preserve">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 xml:space="preserve">A </w:t>
      </w:r>
      <w:proofErr w:type="spellStart"/>
      <w:r w:rsidRPr="00C32215">
        <w:rPr>
          <w:szCs w:val="22"/>
          <w:lang w:val="en-GB"/>
        </w:rPr>
        <w:t>Mellanox</w:t>
      </w:r>
      <w:proofErr w:type="spellEnd"/>
      <w:r w:rsidRPr="00C32215">
        <w:rPr>
          <w:szCs w:val="22"/>
          <w:lang w:val="en-GB"/>
        </w:rPr>
        <w:t xml:space="preserve"> EDR 4x InfiniBand</w:t>
      </w:r>
    </w:p>
    <w:p w14:paraId="0CC9EFA5" w14:textId="07022CBE" w:rsidR="007D28EF" w:rsidRPr="00C32215" w:rsidRDefault="007D28EF" w:rsidP="007D28EF">
      <w:pPr>
        <w:pStyle w:val="Heading2"/>
      </w:pPr>
      <w:bookmarkStart w:id="96" w:name="_Ref477340653"/>
      <w:bookmarkStart w:id="97" w:name="_Toc477736518"/>
      <w:r w:rsidRPr="00C32215">
        <w:lastRenderedPageBreak/>
        <w:t>Benchmark suite description</w:t>
      </w:r>
      <w:bookmarkEnd w:id="96"/>
      <w:bookmarkEnd w:id="97"/>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98" w:name="_Toc477736519"/>
      <w:proofErr w:type="spellStart"/>
      <w:r w:rsidRPr="00C32215">
        <w:t>Alya</w:t>
      </w:r>
      <w:bookmarkEnd w:id="98"/>
      <w:proofErr w:type="spellEnd"/>
    </w:p>
    <w:p w14:paraId="012961B3" w14:textId="1F4BEFF3" w:rsidR="00E94772" w:rsidRPr="00C32215" w:rsidRDefault="00E94772" w:rsidP="00831578">
      <w:pPr>
        <w:pStyle w:val="NormalPRACE"/>
      </w:pPr>
      <w:proofErr w:type="spellStart"/>
      <w:r w:rsidRPr="00C32215">
        <w:t>Alya</w:t>
      </w:r>
      <w:proofErr w:type="spellEnd"/>
      <w:r w:rsidRPr="00C32215">
        <w:t xml:space="preserve"> is a high performance computational mechanics code that can solve different coupled mechanics problems: incompressible/compressible flows, solid mechanics, chemistry, excitable media, heat transfer and </w:t>
      </w:r>
      <w:proofErr w:type="spellStart"/>
      <w:r w:rsidRPr="00C32215">
        <w:t>Lagrangian</w:t>
      </w:r>
      <w:proofErr w:type="spellEnd"/>
      <w:r w:rsidRPr="00C32215">
        <w:t xml:space="preserve"> particle transport. It is one single code. There are no </w:t>
      </w:r>
      <w:proofErr w:type="gramStart"/>
      <w:r w:rsidRPr="00C32215">
        <w:t>particular parallel</w:t>
      </w:r>
      <w:proofErr w:type="gramEnd"/>
      <w:r w:rsidRPr="00C32215">
        <w:t xml:space="preserve"> or individual platform versions. Modules, services and kernels can be compiled individually and used a la carte. The main discretisation technique employed in </w:t>
      </w:r>
      <w:proofErr w:type="spellStart"/>
      <w:r w:rsidRPr="00C32215">
        <w:t>Alya</w:t>
      </w:r>
      <w:proofErr w:type="spellEnd"/>
      <w:r w:rsidRPr="00C32215">
        <w:t xml:space="preserve"> is based on the </w:t>
      </w:r>
      <w:proofErr w:type="spellStart"/>
      <w:r w:rsidRPr="00C32215">
        <w:t>variational</w:t>
      </w:r>
      <w:proofErr w:type="spellEnd"/>
      <w:r w:rsidRPr="00C32215">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C32215">
        <w:t>in order to</w:t>
      </w:r>
      <w:proofErr w:type="gramEnd"/>
      <w:r w:rsidRPr="00C32215">
        <w:t xml:space="preserve"> transport </w:t>
      </w:r>
      <w:proofErr w:type="spellStart"/>
      <w:r w:rsidRPr="00C32215">
        <w:t>Lagrangian</w:t>
      </w:r>
      <w:proofErr w:type="spellEnd"/>
      <w:r w:rsidRPr="00C32215">
        <w:t xml:space="preserve"> particles.</w:t>
      </w:r>
    </w:p>
    <w:p w14:paraId="2B95C5E7" w14:textId="58354087" w:rsidR="00E94772" w:rsidRPr="00C32215" w:rsidRDefault="00E94772" w:rsidP="00762E50">
      <w:pPr>
        <w:pStyle w:val="Heading4"/>
      </w:pPr>
      <w:bookmarkStart w:id="99" w:name="_Toc477736520"/>
      <w:r w:rsidRPr="00C32215">
        <w:t>C</w:t>
      </w:r>
      <w:r w:rsidR="008C7916" w:rsidRPr="00C32215">
        <w:t>ode descr</w:t>
      </w:r>
      <w:r w:rsidR="00831578" w:rsidRPr="00C32215">
        <w:t>iption</w:t>
      </w:r>
      <w:bookmarkEnd w:id="99"/>
    </w:p>
    <w:p w14:paraId="4ACD9229" w14:textId="3F410FEC" w:rsidR="00E94772" w:rsidRPr="00C32215" w:rsidRDefault="00E94772" w:rsidP="00831578">
      <w:pPr>
        <w:pStyle w:val="NormalPRACE"/>
      </w:pPr>
      <w:r w:rsidRPr="00C32215">
        <w:t xml:space="preserve">The code is parallelised with MPI and </w:t>
      </w:r>
      <w:proofErr w:type="spellStart"/>
      <w:r w:rsidRPr="00C32215">
        <w:t>OpenMP</w:t>
      </w:r>
      <w:proofErr w:type="spellEnd"/>
      <w:r w:rsidRPr="00C32215">
        <w:t xml:space="preserve">. Two </w:t>
      </w:r>
      <w:proofErr w:type="spellStart"/>
      <w:r w:rsidRPr="00C32215">
        <w:t>OpenMP</w:t>
      </w:r>
      <w:proofErr w:type="spellEnd"/>
      <w:r w:rsidRPr="00C32215">
        <w:t xml:space="preserve"> strategies are available, without and with a colouring strategy to avoid ATOMICs during the assembly step. A CUDA version is also available for the different solvers. </w:t>
      </w:r>
      <w:proofErr w:type="spellStart"/>
      <w:r w:rsidRPr="00C32215">
        <w:t>Alya</w:t>
      </w:r>
      <w:proofErr w:type="spellEnd"/>
      <w:r w:rsidRPr="00C32215">
        <w:t xml:space="preserve"> has been also compiled for MIC (Intel Xeon Phi).</w:t>
      </w:r>
    </w:p>
    <w:p w14:paraId="33353C01" w14:textId="3E449ACD" w:rsidR="00E94772" w:rsidRPr="00C32215" w:rsidRDefault="00E94772" w:rsidP="00831578">
      <w:pPr>
        <w:pStyle w:val="NormalPRACE"/>
      </w:pPr>
      <w:proofErr w:type="spellStart"/>
      <w:r w:rsidRPr="00C32215">
        <w:t>Alya</w:t>
      </w:r>
      <w:proofErr w:type="spellEnd"/>
      <w:r w:rsidRPr="00C32215">
        <w:t xml:space="preserve"> is written in Fortran 1995 and the incompressible fluid module, present in the benchmark suite, is freely available. This module solves the </w:t>
      </w:r>
      <w:proofErr w:type="spellStart"/>
      <w:r w:rsidRPr="00C32215">
        <w:t>Navier</w:t>
      </w:r>
      <w:proofErr w:type="spellEnd"/>
      <w:r w:rsidRPr="00C32215">
        <w:t>-Stokes eq</w:t>
      </w:r>
      <w:r w:rsidR="008B711D" w:rsidRPr="00C32215">
        <w:t xml:space="preserve">uations using an </w:t>
      </w:r>
      <w:proofErr w:type="spellStart"/>
      <w:proofErr w:type="gramStart"/>
      <w:r w:rsidR="008B711D" w:rsidRPr="00C32215">
        <w:t>Orthomin</w:t>
      </w:r>
      <w:proofErr w:type="spellEnd"/>
      <w:r w:rsidR="008B711D" w:rsidRPr="00C32215">
        <w:t>(</w:t>
      </w:r>
      <w:proofErr w:type="gramEnd"/>
      <w:r w:rsidR="008B711D" w:rsidRPr="00C32215">
        <w:t xml:space="preserve">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w:t>
      </w:r>
      <w:proofErr w:type="spellStart"/>
      <w:r w:rsidRPr="00C32215">
        <w:t>Schur</w:t>
      </w:r>
      <w:proofErr w:type="spellEnd"/>
      <w:r w:rsidRPr="00C32215">
        <w:t xml:space="preserve"> complement. This method is an algebraic split strategy which converges to the monolithic solution. At each </w:t>
      </w:r>
      <w:proofErr w:type="spellStart"/>
      <w:r w:rsidRPr="00C32215">
        <w:t>linearisation</w:t>
      </w:r>
      <w:proofErr w:type="spellEnd"/>
      <w:r w:rsidRPr="00C32215">
        <w:t xml:space="preserve">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100" w:name="_Toc477736521"/>
      <w:r w:rsidRPr="00C32215">
        <w:t xml:space="preserve">Test cases </w:t>
      </w:r>
      <w:r w:rsidR="00C5259D" w:rsidRPr="00C32215">
        <w:t>description</w:t>
      </w:r>
      <w:bookmarkEnd w:id="100"/>
    </w:p>
    <w:p w14:paraId="1F36E2FC" w14:textId="147F1ED0"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831578" w:rsidRPr="00C32215">
        <w:rPr>
          <w:rStyle w:val="Emphasis"/>
        </w:rPr>
        <w:t>exaedra</w:t>
      </w:r>
      <w:proofErr w:type="spellEnd"/>
      <w:r w:rsidR="00831578" w:rsidRPr="00C32215">
        <w:rPr>
          <w:rStyle w:val="Emphasis"/>
        </w:rPr>
        <w:t xml:space="preserve"> elements (10M elements)</w:t>
      </w:r>
    </w:p>
    <w:p w14:paraId="2046161C" w14:textId="5F74901E" w:rsidR="00E94772" w:rsidRPr="00C32215" w:rsidRDefault="00E94772" w:rsidP="00831578">
      <w:pPr>
        <w:pStyle w:val="NormalPRACE"/>
      </w:pPr>
      <w:r w:rsidRPr="00C32215">
        <w:t xml:space="preserve">This test is the classical lid-driven cavity. The problem geometry is a cube of dimensions 1x1x1. The fluid properties are density=1.0 and viscosity=0.01. </w:t>
      </w:r>
      <w:proofErr w:type="spellStart"/>
      <w:r w:rsidRPr="00C32215">
        <w:t>Dirichlet</w:t>
      </w:r>
      <w:proofErr w:type="spellEnd"/>
      <w:r w:rsidRPr="00C32215">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C32215">
        <w:t>hexaedra</w:t>
      </w:r>
      <w:proofErr w:type="spellEnd"/>
      <w:r w:rsidRPr="00C32215">
        <w:t xml:space="preserve"> elements. The solvers are the GMRES method for the momentum equations and the Deflated Conjugate Gradient to solve the continuity equation. This test case can be run using pure MPI parallelisation or the hybrid MPI/</w:t>
      </w:r>
      <w:proofErr w:type="spellStart"/>
      <w:r w:rsidRPr="00C32215">
        <w:t>OpenMP</w:t>
      </w:r>
      <w:proofErr w:type="spellEnd"/>
      <w:r w:rsidRPr="00C32215">
        <w:t xml:space="preserve"> strategy.</w:t>
      </w:r>
    </w:p>
    <w:p w14:paraId="3BCB001F" w14:textId="44F00EBB"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CC4125" w:rsidRPr="00C32215">
        <w:rPr>
          <w:rStyle w:val="Emphasis"/>
        </w:rPr>
        <w:t>exaedra</w:t>
      </w:r>
      <w:proofErr w:type="spellEnd"/>
      <w:r w:rsidR="00CC4125" w:rsidRPr="00C32215">
        <w:rPr>
          <w:rStyle w:val="Emphasis"/>
        </w:rPr>
        <w:t xml:space="preserve">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hexaedra</w:t>
      </w:r>
      <w:proofErr w:type="spellEnd"/>
      <w:r w:rsidRPr="00C32215">
        <w:rPr>
          <w:rStyle w:val="Emphasis"/>
        </w:rPr>
        <w:t xml:space="preserve">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1" w:name="_Toc477736522"/>
      <w:proofErr w:type="spellStart"/>
      <w:r w:rsidRPr="00C32215">
        <w:t>Code_</w:t>
      </w:r>
      <w:r w:rsidR="00CC4125" w:rsidRPr="00C32215">
        <w:t>Saturne</w:t>
      </w:r>
      <w:bookmarkEnd w:id="101"/>
      <w:proofErr w:type="spellEnd"/>
    </w:p>
    <w:p w14:paraId="69BF1DA5" w14:textId="531B7DF3" w:rsidR="00E94772" w:rsidRPr="00C32215" w:rsidRDefault="007D2415" w:rsidP="00831578">
      <w:pPr>
        <w:pStyle w:val="NormalPRACE"/>
      </w:pPr>
      <w:proofErr w:type="spellStart"/>
      <w:ins w:id="102" w:author="Victor Cameo" w:date="2017-03-23T01:02:00Z">
        <w:r w:rsidRPr="007D2415">
          <w:t>Code_</w:t>
        </w:r>
        <w:r w:rsidRPr="00BC4797">
          <w:t>Saturne</w:t>
        </w:r>
        <w:proofErr w:type="spellEnd"/>
        <w:r w:rsidRPr="00BC4797">
          <w:t xml:space="preserve"> is a CFD software package developed by EDF R&amp;D since 1997 and open-source since 2007. The </w:t>
        </w:r>
        <w:proofErr w:type="spellStart"/>
        <w:r w:rsidRPr="00BC4797">
          <w:t>Navier</w:t>
        </w:r>
        <w:proofErr w:type="spellEnd"/>
        <w:r w:rsidRPr="00BC4797">
          <w:t>-Stokes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ins>
      <w:del w:id="103" w:author="Victor Cameo" w:date="2017-03-23T01:02:00Z">
        <w:r w:rsidR="000F7D64" w:rsidRPr="00C32215" w:rsidDel="007D2415">
          <w:delText>Code_</w:delText>
        </w:r>
        <w:r w:rsidR="00E94772" w:rsidRPr="00C32215" w:rsidDel="007D2415">
          <w:delText>Saturne is an open-source CFD soft</w:delText>
        </w:r>
        <w:r w:rsidR="0024690D" w:rsidRPr="00C32215" w:rsidDel="007D2415">
          <w:delText>ware package developed by EDF R</w:delText>
        </w:r>
        <w:r w:rsidR="00E94772" w:rsidRPr="00C32215" w:rsidDel="007D2415">
          <w:delTex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delText>
        </w:r>
      </w:del>
    </w:p>
    <w:p w14:paraId="63E12552" w14:textId="5FE33378" w:rsidR="00E94772" w:rsidRPr="00C32215" w:rsidDel="00E81787" w:rsidRDefault="00D03A28" w:rsidP="00762E50">
      <w:pPr>
        <w:pStyle w:val="Heading4"/>
        <w:rPr>
          <w:del w:id="104" w:author="Victor Cameo" w:date="2017-03-23T01:09:00Z"/>
        </w:rPr>
      </w:pPr>
      <w:bookmarkStart w:id="105" w:name="_Toc477736523"/>
      <w:r w:rsidRPr="00C32215">
        <w:t>Code descr</w:t>
      </w:r>
      <w:r w:rsidR="00CC4125" w:rsidRPr="00C32215">
        <w:t>iption</w:t>
      </w:r>
      <w:bookmarkEnd w:id="105"/>
    </w:p>
    <w:p w14:paraId="784502E6" w14:textId="77777777" w:rsidR="007D2415" w:rsidRDefault="007D2415" w:rsidP="00831578">
      <w:pPr>
        <w:pStyle w:val="Heading4"/>
        <w:rPr>
          <w:ins w:id="106" w:author="Victor Cameo" w:date="2017-03-23T01:03:00Z"/>
        </w:rPr>
        <w:pPrChange w:id="107" w:author="Victor Cameo" w:date="2017-03-23T01:09:00Z">
          <w:pPr>
            <w:pStyle w:val="NormalPRACE"/>
          </w:pPr>
        </w:pPrChange>
      </w:pPr>
    </w:p>
    <w:p w14:paraId="1472A87E" w14:textId="7EEB5309" w:rsidR="007D2415" w:rsidRDefault="007D2415" w:rsidP="00BC4797">
      <w:pPr>
        <w:pStyle w:val="NormalPRACE"/>
        <w:rPr>
          <w:ins w:id="108" w:author="Victor Cameo" w:date="2017-03-23T01:03:00Z"/>
        </w:rPr>
        <w:pPrChange w:id="109" w:author="Victor Cameo" w:date="2017-03-23T01:16:00Z">
          <w:pPr>
            <w:pStyle w:val="NormalPRACE"/>
          </w:pPr>
        </w:pPrChange>
      </w:pPr>
      <w:ins w:id="110" w:author="Victor Cameo" w:date="2017-03-23T01:03:00Z">
        <w:r>
          <w:t xml:space="preserve">Parallelism is handled by distributing the domain over the processors (several partitioning tools are available, either internally, i.e. SFC Hilbert and Morton, or through external libraries, i.e. METIS Serial, </w:t>
        </w:r>
        <w:proofErr w:type="spellStart"/>
        <w:r>
          <w:t>ParMETIS</w:t>
        </w:r>
        <w:proofErr w:type="spellEnd"/>
        <w:r>
          <w:t>, Scotch Serial, PT-SCOTCH. Communications between subdomains are handled by MPI. Hybrid parallelism using MPI/</w:t>
        </w:r>
        <w:proofErr w:type="spellStart"/>
        <w:r>
          <w:t>openMP</w:t>
        </w:r>
        <w:proofErr w:type="spellEnd"/>
        <w:r>
          <w:t xml:space="preserve"> has recently been optimised for improved multicore performance.</w:t>
        </w:r>
      </w:ins>
    </w:p>
    <w:p w14:paraId="30656150" w14:textId="24DD6F64" w:rsidR="007D2415" w:rsidRDefault="007D2415" w:rsidP="00BC4797">
      <w:pPr>
        <w:pStyle w:val="NormalPRACE"/>
        <w:rPr>
          <w:ins w:id="111" w:author="Victor Cameo" w:date="2017-03-23T01:03:00Z"/>
        </w:rPr>
        <w:pPrChange w:id="112" w:author="Victor Cameo" w:date="2017-03-23T01:16:00Z">
          <w:pPr>
            <w:pStyle w:val="NormalPRACE"/>
          </w:pPr>
        </w:pPrChange>
      </w:pPr>
      <w:ins w:id="113" w:author="Victor Cameo" w:date="2017-03-23T01:03:00Z">
        <w:r>
          <w:t xml:space="preserve">For incompressible simulations, most of the time is spent during the computation of the pressure through Poisson equations. The matrices are very sparse. </w:t>
        </w:r>
        <w:proofErr w:type="spellStart"/>
        <w:r>
          <w:t>PETSc</w:t>
        </w:r>
        <w:proofErr w:type="spellEnd"/>
        <w:r>
          <w:t xml:space="preserve"> has recently been linked to the code to offer alternatives to the internal solvers to compute the pressure. The developer’s version of </w:t>
        </w:r>
        <w:proofErr w:type="spellStart"/>
        <w:r>
          <w:t>PETSc</w:t>
        </w:r>
        <w:proofErr w:type="spellEnd"/>
        <w:r>
          <w:t xml:space="preserve"> supports CUDA and is used in this benchmark suite.</w:t>
        </w:r>
      </w:ins>
    </w:p>
    <w:p w14:paraId="3C530B23" w14:textId="6A831626" w:rsidR="007D2415" w:rsidRDefault="007D2415" w:rsidP="00BC4797">
      <w:pPr>
        <w:pStyle w:val="NormalPRACE"/>
        <w:rPr>
          <w:ins w:id="114" w:author="Victor Cameo" w:date="2017-03-23T01:03:00Z"/>
        </w:rPr>
        <w:pPrChange w:id="115" w:author="Victor Cameo" w:date="2017-03-23T01:16:00Z">
          <w:pPr>
            <w:pStyle w:val="NormalPRACE"/>
          </w:pPr>
        </w:pPrChange>
      </w:pPr>
      <w:proofErr w:type="spellStart"/>
      <w:ins w:id="116" w:author="Victor Cameo" w:date="2017-03-23T01:03:00Z">
        <w:r>
          <w:t>Code_Saturne</w:t>
        </w:r>
        <w:proofErr w:type="spellEnd"/>
        <w:r>
          <w:t xml:space="preserve"> is written in C, F95 and Python. It is freely available under the GPL license.</w:t>
        </w:r>
      </w:ins>
    </w:p>
    <w:p w14:paraId="7066F570" w14:textId="03A241DF" w:rsidR="00E94772" w:rsidRPr="00C32215" w:rsidDel="007D2415" w:rsidRDefault="00E94772" w:rsidP="00831578">
      <w:pPr>
        <w:pStyle w:val="NormalPRACE"/>
        <w:rPr>
          <w:del w:id="117" w:author="Victor Cameo" w:date="2017-03-23T01:03:00Z"/>
        </w:rPr>
      </w:pPr>
      <w:del w:id="118" w:author="Victor Cameo" w:date="2017-03-23T01:03:00Z">
        <w:r w:rsidRPr="00C32215" w:rsidDel="007D2415">
          <w:delText>Parallelism is handled by distributing the domain over the processors (several partitioning tools are available, either internally, i.e. SFC Hilbert and Mor</w:delText>
        </w:r>
        <w:r w:rsidR="00A03A8E" w:rsidRPr="00C32215" w:rsidDel="007D2415">
          <w:delText>ton, or through external librar</w:delText>
        </w:r>
        <w:r w:rsidRPr="00C32215" w:rsidDel="007D2415">
          <w:delText>ies, i.e. METIS Serial, ParMETIS, Scotch Serial, PT-SCOTCH. Communications between subdomains are performed through MPI. Hybrid parallelism using OpenMP has recently been optimised for improved multicore performance.</w:delText>
        </w:r>
      </w:del>
    </w:p>
    <w:p w14:paraId="6E512E31" w14:textId="0E65D8C9" w:rsidR="00E94772" w:rsidRPr="00C32215" w:rsidDel="007D2415" w:rsidRDefault="00E94772" w:rsidP="00831578">
      <w:pPr>
        <w:pStyle w:val="NormalPRACE"/>
        <w:rPr>
          <w:del w:id="119" w:author="Victor Cameo" w:date="2017-03-23T01:03:00Z"/>
        </w:rPr>
      </w:pPr>
      <w:del w:id="120" w:author="Victor Cameo" w:date="2017-03-23T01:03:00Z">
        <w:r w:rsidRPr="00C32215" w:rsidDel="007D2415">
          <w:delTex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delText>
        </w:r>
      </w:del>
    </w:p>
    <w:p w14:paraId="53E3BD51" w14:textId="7DF7BCE5" w:rsidR="00E94772" w:rsidRPr="00C32215" w:rsidRDefault="00C75DDD" w:rsidP="00831578">
      <w:pPr>
        <w:pStyle w:val="NormalPRACE"/>
      </w:pPr>
      <w:del w:id="121" w:author="Victor Cameo" w:date="2017-03-23T01:03:00Z">
        <w:r w:rsidRPr="00C32215" w:rsidDel="007D2415">
          <w:delText>Code_</w:delText>
        </w:r>
        <w:r w:rsidR="00E94772" w:rsidRPr="00C32215" w:rsidDel="007D2415">
          <w:delText>Saturne is written in C, F95 and Python. It is freely available under the GPL license.</w:delText>
        </w:r>
      </w:del>
    </w:p>
    <w:p w14:paraId="62E2A331" w14:textId="1E0CA813" w:rsidR="00E94772" w:rsidRPr="00C32215" w:rsidDel="00E81787" w:rsidRDefault="00D03A28" w:rsidP="00762E50">
      <w:pPr>
        <w:pStyle w:val="Heading4"/>
        <w:rPr>
          <w:del w:id="122" w:author="Victor Cameo" w:date="2017-03-23T01:10:00Z"/>
        </w:rPr>
      </w:pPr>
      <w:bookmarkStart w:id="123" w:name="_Toc477736524"/>
      <w:r w:rsidRPr="00C32215">
        <w:t>Test cases descr</w:t>
      </w:r>
      <w:r w:rsidR="00CC4125" w:rsidRPr="00C32215">
        <w:t>iption</w:t>
      </w:r>
      <w:bookmarkEnd w:id="123"/>
    </w:p>
    <w:p w14:paraId="1288E66F" w14:textId="77777777" w:rsidR="00E81787" w:rsidRDefault="00E81787" w:rsidP="00831578">
      <w:pPr>
        <w:pStyle w:val="Heading4"/>
        <w:rPr>
          <w:ins w:id="124" w:author="Victor Cameo" w:date="2017-03-23T01:10:00Z"/>
        </w:rPr>
        <w:pPrChange w:id="125" w:author="Victor Cameo" w:date="2017-03-23T01:10:00Z">
          <w:pPr>
            <w:pStyle w:val="NormalPRACE"/>
          </w:pPr>
        </w:pPrChange>
      </w:pPr>
    </w:p>
    <w:p w14:paraId="28CB5863" w14:textId="77777777" w:rsidR="00E81787" w:rsidRDefault="00E81787" w:rsidP="00BC4797">
      <w:pPr>
        <w:pStyle w:val="NormalPRACE"/>
        <w:rPr>
          <w:ins w:id="126" w:author="Victor Cameo" w:date="2017-03-23T01:11:00Z"/>
        </w:rPr>
        <w:pPrChange w:id="127" w:author="Victor Cameo" w:date="2017-03-23T01:16:00Z">
          <w:pPr>
            <w:pStyle w:val="NormalPRACE"/>
          </w:pPr>
        </w:pPrChange>
      </w:pPr>
      <w:ins w:id="128" w:author="Victor Cameo" w:date="2017-03-23T01:10:00Z">
        <w:r w:rsidRPr="00E81787">
          <w:t xml:space="preserve">Two test cases are dealt with, the former with a mesh made of hexahedral cells and the latter with a mesh made of tetrahedral cells. Both configurations are meant for incompressible laminar flows. The first test case is run on KNL </w:t>
        </w:r>
        <w:proofErr w:type="gramStart"/>
        <w:r w:rsidRPr="00E81787">
          <w:t>in order to</w:t>
        </w:r>
        <w:proofErr w:type="gramEnd"/>
        <w:r w:rsidRPr="00E81787">
          <w:t xml:space="preserve"> test the performance of the code always completely filling up a node using 64 MPI tasks and then either 1, 2, 4 </w:t>
        </w:r>
        <w:proofErr w:type="spellStart"/>
        <w:r w:rsidRPr="00E81787">
          <w:t>OpenMP</w:t>
        </w:r>
        <w:proofErr w:type="spellEnd"/>
        <w:r w:rsidRPr="00E81787">
          <w:t xml:space="preserve">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w:t>
        </w:r>
        <w:proofErr w:type="spellStart"/>
        <w:r w:rsidRPr="00E81787">
          <w:t>PETSc</w:t>
        </w:r>
        <w:proofErr w:type="spellEnd"/>
        <w:r w:rsidRPr="00E81787">
          <w:t xml:space="preserve"> library (the version of </w:t>
        </w:r>
        <w:proofErr w:type="spellStart"/>
        <w:r w:rsidRPr="00E81787">
          <w:t>PETSc</w:t>
        </w:r>
        <w:proofErr w:type="spellEnd"/>
        <w:r w:rsidRPr="00E81787">
          <w:t xml:space="preserve"> is the developer's version which supports GPU) and tests are run on KNL as well as on CPU+GPU. </w:t>
        </w:r>
        <w:proofErr w:type="spellStart"/>
        <w:r w:rsidRPr="00E81787">
          <w:t>PETSc</w:t>
        </w:r>
        <w:proofErr w:type="spellEnd"/>
        <w:r w:rsidRPr="00E81787">
          <w:t xml:space="preserve"> is built with the CUSP library and the CUSP format is used.</w:t>
        </w:r>
      </w:ins>
    </w:p>
    <w:p w14:paraId="05FE56C0" w14:textId="43F7FAC2" w:rsidR="00E94772" w:rsidRPr="00C32215" w:rsidRDefault="00E81787" w:rsidP="00BC4797">
      <w:pPr>
        <w:pStyle w:val="NormalPRACE"/>
        <w:pPrChange w:id="129" w:author="Victor Cameo" w:date="2017-03-23T01:16:00Z">
          <w:pPr>
            <w:pStyle w:val="NormalPRACE"/>
          </w:pPr>
        </w:pPrChange>
      </w:pPr>
      <w:ins w:id="130" w:author="Victor Cameo" w:date="2017-03-23T01:11:00Z">
        <w:r w:rsidRPr="00E81787">
          <w:t xml:space="preserve">Note that computing the pressure using a CG algorithm has always been slower than using the native AMG algorithm, when using </w:t>
        </w:r>
        <w:proofErr w:type="spellStart"/>
        <w:r w:rsidRPr="00E81787">
          <w:t>Code_Saturne</w:t>
        </w:r>
        <w:proofErr w:type="spellEnd"/>
        <w:r w:rsidRPr="00E81787">
          <w:t>. The second test is then meant to compare the current results obtained on KNL and GPU using CG only, and not to compare CG and AMG time to solution.</w:t>
        </w:r>
      </w:ins>
      <w:del w:id="131" w:author="Victor Cameo" w:date="2017-03-23T01:10:00Z">
        <w:r w:rsidR="00E94772" w:rsidRPr="00C32215" w:rsidDel="00E81787">
          <w:delText>Two test cases are dealt with, the former with a mesh made of tetrahedral cells and the latter with a mesh made of hexahedral cells. Both configurations are meant for incompressible laminar flows. Note that both configurations will also be used in the regular UEABS</w:delText>
        </w:r>
        <w:r w:rsidR="00EC27FB" w:rsidRPr="00C32215" w:rsidDel="00E81787">
          <w:delText>.</w:delText>
        </w:r>
      </w:del>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2F2D5053" w:rsidR="00E94772" w:rsidRPr="00C32215" w:rsidDel="00B20538" w:rsidRDefault="00B20538" w:rsidP="00BC4797">
      <w:pPr>
        <w:pStyle w:val="NormalPRACE"/>
        <w:rPr>
          <w:del w:id="132" w:author="Victor Cameo" w:date="2017-03-23T01:13:00Z"/>
        </w:rPr>
        <w:pPrChange w:id="133" w:author="Victor Cameo" w:date="2017-03-23T01:16:00Z">
          <w:pPr>
            <w:pStyle w:val="NormalPRACE"/>
          </w:pPr>
        </w:pPrChange>
      </w:pPr>
      <w:ins w:id="134" w:author="Victor Cameo" w:date="2017-03-23T01:13:00Z">
        <w:r w:rsidRPr="00B20538">
          <w:t xml:space="preserve">The geometry is very simple, i.e. a cube, but the mesh is built using tetrahedral cells only. The Reynolds number is set to 100, and symmetry boundary conditions are applied in the </w:t>
        </w:r>
        <w:proofErr w:type="spellStart"/>
        <w:r w:rsidRPr="00B20538">
          <w:t>spanwise</w:t>
        </w:r>
        <w:proofErr w:type="spellEnd"/>
        <w:r w:rsidRPr="00B20538">
          <w:t xml:space="preserve"> direction. The case is modular and the mesh size can easily </w:t>
        </w:r>
        <w:proofErr w:type="gramStart"/>
        <w:r w:rsidRPr="00B20538">
          <w:t>been</w:t>
        </w:r>
        <w:proofErr w:type="gramEnd"/>
        <w:r w:rsidRPr="00B20538">
          <w:t xml:space="preserve"> varied. The largest mesh has about 13 million cells and is used to get some first comparisons using </w:t>
        </w:r>
        <w:proofErr w:type="spellStart"/>
        <w:r w:rsidRPr="00B20538">
          <w:t>Code_Saturne</w:t>
        </w:r>
        <w:proofErr w:type="spellEnd"/>
        <w:r w:rsidRPr="00B20538">
          <w:t xml:space="preserve"> linked to the developer's </w:t>
        </w:r>
        <w:proofErr w:type="spellStart"/>
        <w:r w:rsidRPr="00B20538">
          <w:t>PETSc</w:t>
        </w:r>
        <w:proofErr w:type="spellEnd"/>
        <w:r w:rsidRPr="00B20538">
          <w:t xml:space="preserve"> library, in order to get use of the GPU.</w:t>
        </w:r>
      </w:ins>
      <w:del w:id="135" w:author="Victor Cameo" w:date="2017-03-23T01:13:00Z">
        <w:r w:rsidR="00E94772" w:rsidRPr="00C32215" w:rsidDel="00B20538">
          <w:delText>The geometry is very simple, i.e. a cube, but the mesh is built using tetrahedral cells. The Reynolds number is set to 400, and symmetry boundary conditions are applied in the spanwise direction. The case is modular a</w:delText>
        </w:r>
        <w:r w:rsidR="00A27417" w:rsidRPr="00C32215" w:rsidDel="00B20538">
          <w:delText>nd the mesh size can easily be</w:delText>
        </w:r>
        <w:r w:rsidR="00E94772" w:rsidRPr="00C32215" w:rsidDel="00B20538">
          <w:delText xml:space="preserve"> varied. The largest mesh has about 13 million cells.</w:delText>
        </w:r>
      </w:del>
    </w:p>
    <w:p w14:paraId="3F96401E" w14:textId="77777777" w:rsidR="00B20538" w:rsidRDefault="00B20538" w:rsidP="00BC4797">
      <w:pPr>
        <w:pStyle w:val="NormalPRACE"/>
        <w:rPr>
          <w:ins w:id="136" w:author="Victor Cameo" w:date="2017-03-23T01:13:00Z"/>
        </w:rPr>
      </w:pPr>
    </w:p>
    <w:p w14:paraId="68541B22" w14:textId="6AD03EE9" w:rsidR="00E94772" w:rsidRPr="00C32215" w:rsidDel="00B20538" w:rsidRDefault="00E94772" w:rsidP="00831578">
      <w:pPr>
        <w:pStyle w:val="NormalPRACE"/>
        <w:rPr>
          <w:del w:id="137" w:author="Victor Cameo" w:date="2017-03-23T01:13:00Z"/>
        </w:rPr>
      </w:pPr>
      <w:del w:id="138" w:author="Victor Cameo" w:date="2017-03-23T01:13:00Z">
        <w:r w:rsidRPr="00C32215" w:rsidDel="00B20538">
          <w:delText>This test case is expected to scale efficiently to 1000+ nodes.</w:delText>
        </w:r>
      </w:del>
    </w:p>
    <w:p w14:paraId="7DA1E77A" w14:textId="09B5F6FD" w:rsidR="00E94772" w:rsidRPr="00C32215" w:rsidDel="00E81787" w:rsidRDefault="00E94772" w:rsidP="00831578">
      <w:pPr>
        <w:pStyle w:val="NormalPRACE"/>
        <w:rPr>
          <w:del w:id="139" w:author="Victor Cameo" w:date="2017-03-23T01:12:00Z"/>
          <w:rStyle w:val="Emphasis"/>
        </w:rPr>
      </w:pPr>
      <w:r w:rsidRPr="00C32215">
        <w:rPr>
          <w:rStyle w:val="Emphasis"/>
        </w:rPr>
        <w:t>3-D Taylor-Green</w:t>
      </w:r>
      <w:r w:rsidR="00CC4125" w:rsidRPr="00C32215">
        <w:rPr>
          <w:rStyle w:val="Emphasis"/>
        </w:rPr>
        <w:t xml:space="preserve"> vortex flow (hexahedral cells)</w:t>
      </w:r>
    </w:p>
    <w:p w14:paraId="1C92C78E" w14:textId="79298D3D" w:rsidR="00E94772" w:rsidRPr="00C32215" w:rsidDel="00E81787" w:rsidRDefault="00E94772" w:rsidP="00831578">
      <w:pPr>
        <w:pStyle w:val="NormalPRACE"/>
        <w:rPr>
          <w:del w:id="140" w:author="Victor Cameo" w:date="2017-03-23T01:12:00Z"/>
        </w:rPr>
      </w:pPr>
      <w:del w:id="141" w:author="Victor Cameo" w:date="2017-03-23T01:12:00Z">
        <w:r w:rsidRPr="00C32215" w:rsidDel="00E81787">
          <w:delText xml:space="preserve">The Taylor-Green vortex flow is traditionally used to assess the accuracy of CFD code numerical schemes. Periodicity is used in the 3 directions. The total kinetic energy (integral of the velocity) and enstrophy (integral of the vorticity) evolutions as a function </w:delText>
        </w:r>
        <w:r w:rsidR="00C75DDD" w:rsidRPr="00C32215" w:rsidDel="00E81787">
          <w:delText>of the time are looked at. Code_</w:delText>
        </w:r>
        <w:r w:rsidRPr="00C32215" w:rsidDel="00E81787">
          <w:delText>Saturne is set for 2nd order time and spatial schemes, and three meshes are considered, containing 1283, 2563 and 5123 cells, respectively.</w:delText>
        </w:r>
      </w:del>
    </w:p>
    <w:p w14:paraId="3D44E9D0" w14:textId="77777777" w:rsidR="00E81787" w:rsidRDefault="00E94772" w:rsidP="00831578">
      <w:pPr>
        <w:pStyle w:val="NormalPRACE"/>
        <w:rPr>
          <w:ins w:id="142" w:author="Victor Cameo" w:date="2017-03-23T01:12:00Z"/>
        </w:rPr>
      </w:pPr>
      <w:del w:id="143" w:author="Victor Cameo" w:date="2017-03-23T01:12:00Z">
        <w:r w:rsidRPr="00C32215" w:rsidDel="00E81787">
          <w:lastRenderedPageBreak/>
          <w:delText>This test case is expected to scale efficiently to 4000+ nodes for the largest mesh</w:delText>
        </w:r>
      </w:del>
    </w:p>
    <w:p w14:paraId="46120E26" w14:textId="56F68F95" w:rsidR="00E94772" w:rsidRPr="00C32215" w:rsidRDefault="00E81787" w:rsidP="00BC4797">
      <w:pPr>
        <w:pStyle w:val="NormalPRACE"/>
      </w:pPr>
      <w:ins w:id="144" w:author="Victor Cameo" w:date="2017-03-23T01:12:00Z">
        <w:r w:rsidRPr="00E81787">
          <w:t xml:space="preserve">The Taylor-Green vortex flow is traditionally used to assess the accuracy of CFD code numerical schemes. Periodicity is used in the 3 directions. The total kinetic energy (integral of the velocity) and </w:t>
        </w:r>
        <w:proofErr w:type="spellStart"/>
        <w:r w:rsidRPr="00E81787">
          <w:t>enstrophy</w:t>
        </w:r>
        <w:proofErr w:type="spellEnd"/>
        <w:r w:rsidRPr="00E81787">
          <w:t xml:space="preserve"> (integral of the vorticity) evolutions as a function of the time are looked at. </w:t>
        </w:r>
        <w:proofErr w:type="spellStart"/>
        <w:r w:rsidRPr="00E81787">
          <w:t>Code_Saturne</w:t>
        </w:r>
        <w:proofErr w:type="spellEnd"/>
        <w:r w:rsidRPr="00E81787">
          <w:t xml:space="preserve"> is set for 2nd order time and spatial schemes. The mesh size is 2563 </w:t>
        </w:r>
        <w:proofErr w:type="gramStart"/>
        <w:r w:rsidRPr="00E81787">
          <w:t>cells.</w:t>
        </w:r>
      </w:ins>
      <w:r w:rsidR="00E94772" w:rsidRPr="00C32215">
        <w:t>.</w:t>
      </w:r>
      <w:proofErr w:type="gramEnd"/>
    </w:p>
    <w:p w14:paraId="3DB5A8C3" w14:textId="5CED21FC" w:rsidR="00E94772" w:rsidRPr="00C32215" w:rsidRDefault="00CC4125" w:rsidP="00CC4125">
      <w:pPr>
        <w:pStyle w:val="Heading3"/>
      </w:pPr>
      <w:bookmarkStart w:id="145" w:name="_Toc477736525"/>
      <w:r w:rsidRPr="00C32215">
        <w:t>CP2K</w:t>
      </w:r>
      <w:bookmarkEnd w:id="145"/>
    </w:p>
    <w:p w14:paraId="2103940A" w14:textId="595FB9E0" w:rsidR="00E94772" w:rsidRPr="00C32215" w:rsidRDefault="00E94772" w:rsidP="00831578">
      <w:pPr>
        <w:pStyle w:val="NormalPRACE"/>
      </w:pPr>
      <w:r w:rsidRPr="00C32215">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C32215">
        <w:t>metadynamics</w:t>
      </w:r>
      <w:proofErr w:type="spellEnd"/>
      <w:r w:rsidRPr="00C32215">
        <w:t xml:space="preserve">, Quantum Monte Carlo, </w:t>
      </w:r>
      <w:proofErr w:type="spellStart"/>
      <w:r w:rsidRPr="00C32215">
        <w:t>Ehrenfest</w:t>
      </w:r>
      <w:proofErr w:type="spellEnd"/>
      <w:r w:rsidRPr="00C32215">
        <w:t xml:space="preserve">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146" w:name="_Toc477736526"/>
      <w:r w:rsidRPr="00C32215">
        <w:t xml:space="preserve">Code </w:t>
      </w:r>
      <w:r w:rsidR="00C5259D" w:rsidRPr="00C32215">
        <w:t>description</w:t>
      </w:r>
      <w:bookmarkEnd w:id="146"/>
    </w:p>
    <w:p w14:paraId="110986A4" w14:textId="044A9124" w:rsidR="00E94772" w:rsidRPr="00C32215" w:rsidRDefault="00E94772" w:rsidP="00831578">
      <w:pPr>
        <w:pStyle w:val="NormalPRACE"/>
      </w:pPr>
      <w:r w:rsidRPr="00C32215">
        <w:t xml:space="preserve">Parallelisation is achieved using a combination of </w:t>
      </w:r>
      <w:proofErr w:type="spellStart"/>
      <w:r w:rsidRPr="00C32215">
        <w:t>OpenMP</w:t>
      </w:r>
      <w:proofErr w:type="spellEnd"/>
      <w:r w:rsidRPr="00C32215">
        <w:t>-based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w:t>
      </w:r>
      <w:proofErr w:type="spellStart"/>
      <w:r w:rsidRPr="00C32215">
        <w:t>OpenMP</w:t>
      </w:r>
      <w:proofErr w:type="spellEnd"/>
      <w:r w:rsidRPr="00C32215">
        <w:t xml:space="preserve">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147" w:name="_Toc477736527"/>
      <w:r w:rsidRPr="00C32215">
        <w:t xml:space="preserve">Test cases </w:t>
      </w:r>
      <w:r w:rsidR="00C5259D" w:rsidRPr="00C32215">
        <w:t>description</w:t>
      </w:r>
      <w:bookmarkEnd w:id="147"/>
    </w:p>
    <w:p w14:paraId="57ABB790" w14:textId="4ECAAD4A" w:rsidR="00E94772" w:rsidRPr="00C32215" w:rsidRDefault="00CC4125" w:rsidP="00831578">
      <w:pPr>
        <w:pStyle w:val="NormalPRACE"/>
        <w:rPr>
          <w:rStyle w:val="Emphasis"/>
        </w:rPr>
      </w:pPr>
      <w:proofErr w:type="spellStart"/>
      <w:r w:rsidRPr="00C32215">
        <w:rPr>
          <w:rStyle w:val="Emphasis"/>
        </w:rPr>
        <w:t>LiH</w:t>
      </w:r>
      <w:proofErr w:type="spellEnd"/>
      <w:r w:rsidRPr="00C32215">
        <w:rPr>
          <w:rStyle w:val="Emphasis"/>
        </w:rPr>
        <w:t>-HFX</w:t>
      </w:r>
    </w:p>
    <w:p w14:paraId="395D3D41" w14:textId="144CB1D9" w:rsidR="00E94772" w:rsidRPr="00C32215" w:rsidRDefault="00E94772" w:rsidP="00831578">
      <w:pPr>
        <w:pStyle w:val="NormalPRACE"/>
      </w:pPr>
      <w:r w:rsidRPr="00C32215">
        <w:t xml:space="preserve">This is a single-point energy calculation for a </w:t>
      </w:r>
      <w:proofErr w:type="gramStart"/>
      <w:r w:rsidRPr="00C32215">
        <w:t>particular configuration</w:t>
      </w:r>
      <w:proofErr w:type="gramEnd"/>
      <w:r w:rsidRPr="00C32215">
        <w:t xml:space="preserve">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w:t>
      </w:r>
      <w:proofErr w:type="spellStart"/>
      <w:r w:rsidRPr="00C32215">
        <w:t>Hartree-Fock</w:t>
      </w:r>
      <w:proofErr w:type="spellEnd"/>
      <w:r w:rsidRPr="00C32215">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C32215">
        <w:t>OpenMP</w:t>
      </w:r>
      <w:proofErr w:type="spellEnd"/>
      <w:r w:rsidRPr="00C32215">
        <w:t xml:space="preserve"> is of </w:t>
      </w:r>
      <w:proofErr w:type="gramStart"/>
      <w:r w:rsidRPr="00C32215">
        <w:t>particular benefit</w:t>
      </w:r>
      <w:proofErr w:type="gramEnd"/>
      <w:r w:rsidRPr="00C32215">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C32215">
        <w:t>recomputing</w:t>
      </w:r>
      <w:proofErr w:type="spellEnd"/>
      <w:r w:rsidRPr="00C32215">
        <w:t xml:space="preserve">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w:t>
      </w:r>
      <w:proofErr w:type="spellStart"/>
      <w:r w:rsidRPr="00C32215">
        <w:t>cutoff</w:t>
      </w:r>
      <w:proofErr w:type="spellEnd"/>
      <w:r w:rsidRPr="00C32215">
        <w:t xml:space="preserve">. For large </w:t>
      </w:r>
      <w:proofErr w:type="gramStart"/>
      <w:r w:rsidRPr="00C32215">
        <w:t>systems</w:t>
      </w:r>
      <w:proofErr w:type="gramEnd"/>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C32215">
        <w:t>orthogonalisation</w:t>
      </w:r>
      <w:proofErr w:type="spellEnd"/>
      <w:r w:rsidRPr="00C32215">
        <w:t xml:space="preserve"> step of standard DFT is avoided and key operation</w:t>
      </w:r>
      <w:r w:rsidR="002E023E" w:rsidRPr="00C32215">
        <w:t>s</w:t>
      </w:r>
      <w:r w:rsidRPr="00C32215">
        <w:t xml:space="preserve"> </w:t>
      </w:r>
      <w:r w:rsidR="002E023E" w:rsidRPr="00C32215">
        <w:t>are</w:t>
      </w:r>
      <w:r w:rsidRPr="00C32215">
        <w:t xml:space="preserve"> sparse matrix-matrix multiplications, which have </w:t>
      </w:r>
      <w:proofErr w:type="gramStart"/>
      <w:r w:rsidRPr="00C32215">
        <w:t>a number of</w:t>
      </w:r>
      <w:proofErr w:type="gramEnd"/>
      <w:r w:rsidRPr="00C32215">
        <w:t xml:space="preserve">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48" w:name="_Toc477736528"/>
      <w:r w:rsidRPr="00C32215">
        <w:lastRenderedPageBreak/>
        <w:t>GPAW</w:t>
      </w:r>
      <w:bookmarkEnd w:id="148"/>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 xml:space="preserve">initio electronic structure calculations using the projector augmented wave method. It uses a uniform real-space grid representation of the electronic </w:t>
      </w:r>
      <w:proofErr w:type="spellStart"/>
      <w:r w:rsidRPr="00C32215">
        <w:t>wavefunctions</w:t>
      </w:r>
      <w:proofErr w:type="spellEnd"/>
      <w:r w:rsidRPr="00C32215">
        <w:t>, that allows for excellent computational scalability and systematic converge properties.</w:t>
      </w:r>
    </w:p>
    <w:p w14:paraId="2C59787A" w14:textId="605B22D3" w:rsidR="00E94772" w:rsidRPr="00C32215" w:rsidRDefault="00011CC2" w:rsidP="00762E50">
      <w:pPr>
        <w:pStyle w:val="Heading4"/>
      </w:pPr>
      <w:bookmarkStart w:id="149" w:name="_Toc477736529"/>
      <w:r w:rsidRPr="00C32215">
        <w:t xml:space="preserve">Code </w:t>
      </w:r>
      <w:r w:rsidR="00C5259D" w:rsidRPr="00C32215">
        <w:t>description</w:t>
      </w:r>
      <w:bookmarkEnd w:id="149"/>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w:t>
      </w:r>
      <w:proofErr w:type="spellStart"/>
      <w:r w:rsidRPr="00C32215">
        <w:t>NumPy</w:t>
      </w:r>
      <w:proofErr w:type="spellEnd"/>
      <w:r w:rsidRPr="00C32215">
        <w:t xml:space="preserve">, BLAS and </w:t>
      </w:r>
      <w:proofErr w:type="spellStart"/>
      <w:r w:rsidRPr="00C32215">
        <w:t>ScaLAPACK</w:t>
      </w:r>
      <w:proofErr w:type="spellEnd"/>
      <w:r w:rsidRPr="00C32215">
        <w:t xml:space="preserve">. Parallelisation is based on message-passing using MPI with no threading. Development branches for </w:t>
      </w:r>
      <w:r w:rsidR="00A35233" w:rsidRPr="00C32215">
        <w:t>GPU</w:t>
      </w:r>
      <w:r w:rsidRPr="00C32215">
        <w:t xml:space="preserve"> and MICs include support for offloading to accelerators using either CUDA or </w:t>
      </w:r>
      <w:proofErr w:type="spellStart"/>
      <w:r w:rsidRPr="00C32215">
        <w:t>pyMIC</w:t>
      </w:r>
      <w:proofErr w:type="spellEnd"/>
      <w:r w:rsidRPr="00C32215">
        <w:t>, respectively. GPAW is freely available under the GPL license.</w:t>
      </w:r>
    </w:p>
    <w:p w14:paraId="6009CC84" w14:textId="20E559B0" w:rsidR="00E94772" w:rsidRPr="00C32215" w:rsidRDefault="00011CC2" w:rsidP="00762E50">
      <w:pPr>
        <w:pStyle w:val="Heading4"/>
      </w:pPr>
      <w:bookmarkStart w:id="150" w:name="_Toc477736530"/>
      <w:r w:rsidRPr="00C32215">
        <w:t xml:space="preserve">Test cases </w:t>
      </w:r>
      <w:r w:rsidR="00C5259D" w:rsidRPr="00C32215">
        <w:t>description</w:t>
      </w:r>
      <w:bookmarkEnd w:id="150"/>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 xml:space="preserve">uses a 6-6-10 nanotube with 240 atoms (freely adjustable) and serial LAPACK with an option to use </w:t>
      </w:r>
      <w:proofErr w:type="spellStart"/>
      <w:r w:rsidR="00880507" w:rsidRPr="00C32215">
        <w:t>ScaLAPACK</w:t>
      </w:r>
      <w:proofErr w:type="spellEnd"/>
      <w:r w:rsidR="00880507" w:rsidRPr="00C32215">
        <w:t>.</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w:t>
      </w:r>
      <w:proofErr w:type="spellStart"/>
      <w:r w:rsidR="00880507" w:rsidRPr="00C32215">
        <w:t>ScaLAPACK</w:t>
      </w:r>
      <w:proofErr w:type="spellEnd"/>
      <w:r w:rsidR="00880507" w:rsidRPr="00C32215">
        <w:t xml:space="preserve">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51" w:name="_Toc477736531"/>
      <w:r w:rsidRPr="00C32215">
        <w:t>GROMACS</w:t>
      </w:r>
      <w:bookmarkEnd w:id="151"/>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 xml:space="preserve">It is primarily designed for biochemical molecules like proteins, lipids and nucleic acids that have a lot of complicated bonded interactions, but since GROMACS is extremely fast at calculating the </w:t>
      </w:r>
      <w:proofErr w:type="spellStart"/>
      <w:r w:rsidRPr="00C32215">
        <w:t>nonbonded</w:t>
      </w:r>
      <w:proofErr w:type="spellEnd"/>
      <w:r w:rsidRPr="00C32215">
        <w:t xml:space="preserve">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52"/>
      <w:r w:rsidRPr="00C32215">
        <w:t>GROMACS 4.6</w:t>
      </w:r>
      <w:commentRangeEnd w:id="152"/>
      <w:r w:rsidR="008C1C7D">
        <w:rPr>
          <w:rStyle w:val="CommentReference"/>
          <w:lang w:val="de-DE"/>
        </w:rPr>
        <w:commentReference w:id="152"/>
      </w:r>
      <w:r w:rsidRPr="00C32215">
        <w:t xml:space="preserve">, on almost all common computing platforms, the innermost loops are written in C using intrinsic functions that the compiler transforms to SIMD machine instructions, to utilise the available </w:t>
      </w:r>
      <w:r w:rsidRPr="00C32215">
        <w:lastRenderedPageBreak/>
        <w:t xml:space="preserve">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153" w:name="_Toc477736532"/>
      <w:r w:rsidRPr="00C32215">
        <w:t xml:space="preserve">Code </w:t>
      </w:r>
      <w:r w:rsidR="00C5259D" w:rsidRPr="00C32215">
        <w:t>description</w:t>
      </w:r>
      <w:bookmarkEnd w:id="153"/>
    </w:p>
    <w:p w14:paraId="1955EA53" w14:textId="77777777" w:rsidR="00E94772" w:rsidRPr="00C32215" w:rsidRDefault="00E94772" w:rsidP="00831578">
      <w:pPr>
        <w:pStyle w:val="NormalPRACE"/>
      </w:pPr>
      <w:r w:rsidRPr="00C32215">
        <w:t xml:space="preserve">Parallelisation is achieved using combined </w:t>
      </w:r>
      <w:proofErr w:type="spellStart"/>
      <w:r w:rsidRPr="00C32215">
        <w:t>OpenMP</w:t>
      </w:r>
      <w:proofErr w:type="spellEnd"/>
      <w:r w:rsidRPr="00C32215">
        <w:t xml:space="preserve">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w:t>
      </w:r>
      <w:proofErr w:type="spellStart"/>
      <w:r w:rsidRPr="00C32215">
        <w:t>OpenMP</w:t>
      </w:r>
      <w:proofErr w:type="spellEnd"/>
      <w:r w:rsidRPr="00C32215">
        <w:t xml:space="preserve">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154" w:name="_Toc477736533"/>
      <w:r w:rsidRPr="00C32215">
        <w:t>Test c</w:t>
      </w:r>
      <w:r w:rsidR="00011CC2" w:rsidRPr="00C32215">
        <w:t xml:space="preserve">ases </w:t>
      </w:r>
      <w:r w:rsidR="00C5259D" w:rsidRPr="00C32215">
        <w:t>description</w:t>
      </w:r>
      <w:bookmarkEnd w:id="154"/>
    </w:p>
    <w:p w14:paraId="0A1E3495" w14:textId="1217EDEE" w:rsidR="00E94772" w:rsidRPr="00C32215" w:rsidRDefault="00011CC2" w:rsidP="00831578">
      <w:pPr>
        <w:pStyle w:val="NormalPRACE"/>
        <w:rPr>
          <w:rStyle w:val="Emphasis"/>
        </w:rPr>
      </w:pPr>
      <w:proofErr w:type="spellStart"/>
      <w:r w:rsidRPr="00C32215">
        <w:rPr>
          <w:rStyle w:val="Emphasis"/>
        </w:rPr>
        <w:t>GluCL</w:t>
      </w:r>
      <w:proofErr w:type="spellEnd"/>
      <w:r w:rsidRPr="00C32215">
        <w:rPr>
          <w:rStyle w:val="Emphasis"/>
        </w:rPr>
        <w:t xml:space="preserve"> Ion Channel</w:t>
      </w:r>
    </w:p>
    <w:p w14:paraId="43D3FE56" w14:textId="77777777" w:rsidR="00E94772" w:rsidRPr="00C32215" w:rsidRDefault="00E94772" w:rsidP="00831578">
      <w:pPr>
        <w:pStyle w:val="NormalPRACE"/>
      </w:pPr>
      <w:r w:rsidRPr="00C32215">
        <w:t xml:space="preserve">The ion channel system is the membrane protein </w:t>
      </w:r>
      <w:proofErr w:type="spellStart"/>
      <w:r w:rsidRPr="00C32215">
        <w:t>GluCl</w:t>
      </w:r>
      <w:proofErr w:type="spellEnd"/>
      <w:r w:rsidRPr="00C32215">
        <w:t xml:space="preserve">, which is a </w:t>
      </w:r>
      <w:proofErr w:type="spellStart"/>
      <w:r w:rsidRPr="00C32215">
        <w:t>pentameric</w:t>
      </w:r>
      <w:proofErr w:type="spellEnd"/>
      <w:r w:rsidRPr="00C32215">
        <w:t xml:space="preserve"> chloride channel embedded in a lipid bilayer. The </w:t>
      </w:r>
      <w:proofErr w:type="spellStart"/>
      <w:r w:rsidRPr="00C32215">
        <w:t>GluCl</w:t>
      </w:r>
      <w:proofErr w:type="spellEnd"/>
      <w:r w:rsidRPr="00C32215">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55" w:name="_Toc477736534"/>
      <w:r w:rsidRPr="00C32215">
        <w:t>NAMD</w:t>
      </w:r>
      <w:bookmarkEnd w:id="155"/>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w:t>
      </w:r>
      <w:proofErr w:type="spellStart"/>
      <w:r w:rsidRPr="00C32215">
        <w:t>compute</w:t>
      </w:r>
      <w:proofErr w:type="spellEnd"/>
      <w:r w:rsidRPr="00C32215">
        <w:t xml:space="preserve"> platforms. NAMD is developed by the “Theoretical and Computational Biophysics Group” at the University of Illinois at Urbana Champaign. In the design of NAMD </w:t>
      </w:r>
      <w:proofErr w:type="gramStart"/>
      <w:r w:rsidRPr="00C32215">
        <w:t>particular emphasis</w:t>
      </w:r>
      <w:proofErr w:type="gramEnd"/>
      <w:r w:rsidRPr="00C32215">
        <w:t xml:space="preserve"> has been placed on scalability when utilising a large number of processors. The application can read a wide variety of different file formats, for example force fields, protein structure</w:t>
      </w:r>
      <w:r w:rsidR="00615815" w:rsidRPr="00C32215">
        <w:t>s</w:t>
      </w:r>
      <w:r w:rsidRPr="00C32215">
        <w:t xml:space="preserve">, which are commonly used in bio-molecular science. A NAMD license can be applied for on the developer’s website free of charge. Once the license has been obtained, binaries for </w:t>
      </w:r>
      <w:proofErr w:type="gramStart"/>
      <w:r w:rsidRPr="00C32215">
        <w:t>a number of</w:t>
      </w:r>
      <w:proofErr w:type="gramEnd"/>
      <w:r w:rsidRPr="00C32215">
        <w:t xml:space="preserve"> platforms and the source can be downloaded from the website. Deployment areas of NAMD include pharmaceutical research by academic and industrial users. NAMD is particularly suitable when the interaction between </w:t>
      </w:r>
      <w:proofErr w:type="gramStart"/>
      <w:r w:rsidRPr="00C32215">
        <w:t>a number of</w:t>
      </w:r>
      <w:proofErr w:type="gramEnd"/>
      <w:r w:rsidRPr="00C32215">
        <w:t xml:space="preserve">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156" w:name="_Toc477736535"/>
      <w:r w:rsidRPr="00C32215">
        <w:lastRenderedPageBreak/>
        <w:t xml:space="preserve">Code </w:t>
      </w:r>
      <w:r w:rsidR="00C5259D" w:rsidRPr="00C32215">
        <w:t>description</w:t>
      </w:r>
      <w:bookmarkEnd w:id="156"/>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157" w:name="_Toc477736536"/>
      <w:r w:rsidRPr="00C32215">
        <w:t xml:space="preserve">Test cases </w:t>
      </w:r>
      <w:r w:rsidR="00C5259D" w:rsidRPr="00C32215">
        <w:t>description</w:t>
      </w:r>
      <w:bookmarkEnd w:id="157"/>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58" w:name="_Toc477736537"/>
      <w:r w:rsidRPr="00C32215">
        <w:t>PFARM</w:t>
      </w:r>
      <w:bookmarkEnd w:id="158"/>
    </w:p>
    <w:p w14:paraId="7C03ADB2" w14:textId="0BE1D7E3" w:rsidR="00E94772" w:rsidRPr="00C32215" w:rsidRDefault="00E94772" w:rsidP="00831578">
      <w:pPr>
        <w:pStyle w:val="NormalPRACE"/>
      </w:pPr>
      <w:r w:rsidRPr="00C32215">
        <w:t xml:space="preserve">PFARM is part of a suite of programs based on the ‘R-matrix’ ab-initio approach to the </w:t>
      </w:r>
      <w:proofErr w:type="spellStart"/>
      <w:r w:rsidRPr="00C32215">
        <w:t>varitional</w:t>
      </w:r>
      <w:proofErr w:type="spellEnd"/>
      <w:r w:rsidRPr="00C32215">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C32215">
        <w:t>UKRmol</w:t>
      </w:r>
      <w:proofErr w:type="spellEnd"/>
      <w:r w:rsidRPr="00C32215">
        <w:t xml:space="preserve">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159" w:name="_Toc477736538"/>
      <w:r w:rsidRPr="00C32215">
        <w:t xml:space="preserve">Code </w:t>
      </w:r>
      <w:r w:rsidR="00C5259D" w:rsidRPr="00C32215">
        <w:t>description</w:t>
      </w:r>
      <w:bookmarkEnd w:id="159"/>
    </w:p>
    <w:p w14:paraId="091F4684" w14:textId="503B1F1E" w:rsidR="00E94772" w:rsidRPr="00C32215" w:rsidRDefault="00E94772" w:rsidP="00831578">
      <w:pPr>
        <w:pStyle w:val="NormalPRACE"/>
      </w:pPr>
      <w:proofErr w:type="gramStart"/>
      <w:r w:rsidRPr="00C32215">
        <w:t>In order to</w:t>
      </w:r>
      <w:proofErr w:type="gramEnd"/>
      <w:r w:rsidRPr="00C32215">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C32215">
        <w:t>eigensolutions</w:t>
      </w:r>
      <w:proofErr w:type="spellEnd"/>
      <w:r w:rsidRPr="00C32215">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C32215">
        <w:t>OpenMP</w:t>
      </w:r>
      <w:proofErr w:type="spellEnd"/>
      <w:r w:rsidRPr="00C32215">
        <w:t xml:space="preserve">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 xml:space="preserve">Accelerator-based implementations have been implemented for both EXDIG and EXAS. EXAS uses offloading via MAGMA (or MKL) for sector Hamiltonian </w:t>
      </w:r>
      <w:proofErr w:type="spellStart"/>
      <w:r w:rsidRPr="00C32215">
        <w:t>diagonali</w:t>
      </w:r>
      <w:r w:rsidR="009714FB" w:rsidRPr="00C32215">
        <w:t>sations</w:t>
      </w:r>
      <w:proofErr w:type="spellEnd"/>
      <w:r w:rsidR="009714FB" w:rsidRPr="00C32215">
        <w:t xml:space="preserve"> on Intel Xeon Phi and </w:t>
      </w:r>
      <w:r w:rsidRPr="00C32215">
        <w:t xml:space="preserve">GPU accelerators. EXDIG uses combined MPI and </w:t>
      </w:r>
      <w:proofErr w:type="spellStart"/>
      <w:r w:rsidRPr="00C32215">
        <w:t>OpenMP</w:t>
      </w:r>
      <w:proofErr w:type="spellEnd"/>
      <w:r w:rsidRPr="00C32215">
        <w:t xml:space="preserve">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160" w:name="_Toc477736539"/>
      <w:r w:rsidRPr="00C32215">
        <w:lastRenderedPageBreak/>
        <w:t xml:space="preserve">Test cases </w:t>
      </w:r>
      <w:r w:rsidR="00C5259D" w:rsidRPr="00C32215">
        <w:t>description</w:t>
      </w:r>
      <w:bookmarkEnd w:id="160"/>
    </w:p>
    <w:p w14:paraId="0E562C3A" w14:textId="77777777" w:rsidR="00E94772" w:rsidRPr="00C32215" w:rsidRDefault="00E94772" w:rsidP="00831578">
      <w:pPr>
        <w:pStyle w:val="NormalPRACE"/>
      </w:pPr>
      <w:r w:rsidRPr="00C32215">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C32215">
        <w:t>basis</w:t>
      </w:r>
      <w:proofErr w:type="spellEnd"/>
      <w:r w:rsidRPr="00C32215">
        <w:t xml:space="preserve"> functions (and therefore larger Hamiltonian matrices) </w:t>
      </w:r>
      <w:proofErr w:type="gramStart"/>
      <w:r w:rsidRPr="00C32215">
        <w:t>in order to</w:t>
      </w:r>
      <w:proofErr w:type="gramEnd"/>
      <w:r w:rsidRPr="00C32215">
        <w:t xml:space="preserve">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proofErr w:type="spellStart"/>
      <w:r w:rsidR="00885839" w:rsidRPr="00C32215">
        <w:rPr>
          <w:rStyle w:val="Emphasis"/>
        </w:rPr>
        <w:t>FeIII</w:t>
      </w:r>
      <w:proofErr w:type="spellEnd"/>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w:t>
      </w:r>
      <w:proofErr w:type="spellStart"/>
      <w:r w:rsidRPr="006E37DD">
        <w:t>diagonalisations</w:t>
      </w:r>
      <w:proofErr w:type="spellEnd"/>
      <w:r w:rsidRPr="006E37DD">
        <w:t xml:space="preserve">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 xml:space="preserve">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w:t>
      </w:r>
      <w:proofErr w:type="spellStart"/>
      <w:r>
        <w:t>eigensolvers</w:t>
      </w:r>
      <w:proofErr w:type="spellEnd"/>
      <w:r>
        <w:t xml:space="preserve">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w:t>
      </w:r>
      <w:proofErr w:type="spellStart"/>
      <w:r>
        <w:t>i.e</w:t>
      </w:r>
      <w:proofErr w:type="spellEnd"/>
      <w:r>
        <w:t xml:space="preserv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61" w:name="_Toc477736540"/>
      <w:r w:rsidRPr="00C32215">
        <w:t>QCD</w:t>
      </w:r>
      <w:bookmarkEnd w:id="161"/>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162" w:name="_Toc477736541"/>
      <w:r w:rsidRPr="00C32215">
        <w:t xml:space="preserve">Code </w:t>
      </w:r>
      <w:r w:rsidR="00C5259D" w:rsidRPr="00C32215">
        <w:t>description</w:t>
      </w:r>
      <w:bookmarkEnd w:id="162"/>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lastRenderedPageBreak/>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w:t>
      </w:r>
      <w:proofErr w:type="spellStart"/>
      <w:r w:rsidRPr="00C32215">
        <w:t>targetDP</w:t>
      </w:r>
      <w:proofErr w:type="spellEnd"/>
      <w:r w:rsidRPr="00C32215">
        <w:t>”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w:t>
      </w:r>
      <w:proofErr w:type="spellStart"/>
      <w:r w:rsidRPr="00C32215">
        <w:t>manycore</w:t>
      </w:r>
      <w:proofErr w:type="spellEnd"/>
      <w:r w:rsidRPr="00C32215">
        <w:t xml:space="preserve"> </w:t>
      </w:r>
      <w:r w:rsidR="00943C48" w:rsidRPr="00C32215">
        <w:t>CPU</w:t>
      </w:r>
      <w:r w:rsidRPr="00C32215">
        <w:t xml:space="preserve">, in a performance portable manner. The </w:t>
      </w:r>
      <w:proofErr w:type="spellStart"/>
      <w:r w:rsidRPr="00C32215">
        <w:t>targetDP</w:t>
      </w:r>
      <w:proofErr w:type="spellEnd"/>
      <w:r w:rsidRPr="00C32215">
        <w:t xml:space="preserve"> syntax maps, at compile time, to either </w:t>
      </w:r>
      <w:r w:rsidR="007545D3" w:rsidRPr="00C32215">
        <w:t>NVIDIA</w:t>
      </w:r>
      <w:r w:rsidR="00C412B0" w:rsidRPr="00C32215">
        <w:t xml:space="preserve"> CUDA (for execution on GPU</w:t>
      </w:r>
      <w:r w:rsidRPr="00C32215">
        <w:t xml:space="preserve">) or </w:t>
      </w:r>
      <w:proofErr w:type="spellStart"/>
      <w:r w:rsidRPr="00C32215">
        <w:t>OpenMP+vectorisation</w:t>
      </w:r>
      <w:proofErr w:type="spellEnd"/>
      <w:r w:rsidRPr="00C32215">
        <w:t xml:space="preserve"> (for implementation on multi/</w:t>
      </w:r>
      <w:proofErr w:type="spellStart"/>
      <w:r w:rsidRPr="00C32215">
        <w:t>manycore</w:t>
      </w:r>
      <w:proofErr w:type="spellEnd"/>
      <w:r w:rsidRPr="00C32215">
        <w:t xml:space="preserv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 xml:space="preserve">The QCD Accelerator Benchmark </w:t>
      </w:r>
      <w:proofErr w:type="gramStart"/>
      <w:r w:rsidRPr="00C32215">
        <w:t>suite</w:t>
      </w:r>
      <w:proofErr w:type="gramEnd"/>
      <w:r w:rsidRPr="00C32215">
        <w:t xml:space="preserv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w:t>
      </w:r>
      <w:proofErr w:type="spellStart"/>
      <w:r w:rsidRPr="00C32215">
        <w:t>QPhix</w:t>
      </w:r>
      <w:proofErr w:type="spellEnd"/>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xml:space="preserve">. The library </w:t>
      </w:r>
      <w:proofErr w:type="spellStart"/>
      <w:r w:rsidRPr="00C32215">
        <w:t>QPhix</w:t>
      </w:r>
      <w:proofErr w:type="spellEnd"/>
      <w:r w:rsidRPr="00C32215">
        <w:t xml:space="preserve">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163" w:name="_Toc477736542"/>
      <w:r w:rsidRPr="00C32215">
        <w:t xml:space="preserve">Test cases </w:t>
      </w:r>
      <w:r w:rsidR="00C5259D" w:rsidRPr="00C32215">
        <w:t>description</w:t>
      </w:r>
      <w:bookmarkEnd w:id="163"/>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64" w:name="_Toc477736543"/>
      <w:r w:rsidRPr="00C32215">
        <w:t>Quantum Espresso</w:t>
      </w:r>
      <w:bookmarkEnd w:id="164"/>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w:t>
      </w:r>
      <w:proofErr w:type="spellStart"/>
      <w:r w:rsidRPr="00C32215">
        <w:t>ultrasoft</w:t>
      </w:r>
      <w:proofErr w:type="spellEnd"/>
      <w:r w:rsidRPr="00C32215">
        <w:t xml:space="preserve">, and projector-augmented wave). QUANTUM ESPRESSO stands for </w:t>
      </w:r>
      <w:proofErr w:type="spellStart"/>
      <w:r w:rsidRPr="00C32215">
        <w:rPr>
          <w:rStyle w:val="Emphasis"/>
        </w:rPr>
        <w:t>opEn</w:t>
      </w:r>
      <w:proofErr w:type="spellEnd"/>
      <w:r w:rsidRPr="00C32215">
        <w:rPr>
          <w:rStyle w:val="Emphasis"/>
        </w:rPr>
        <w:t xml:space="preserve"> Source Package for Research in Electronic Structure, Simulation, and Optimisation</w:t>
      </w:r>
      <w:r w:rsidRPr="00C32215">
        <w:t xml:space="preserve">. It is freely available to researchers around the world under the terms of the GNU </w:t>
      </w:r>
      <w:proofErr w:type="gramStart"/>
      <w:r w:rsidRPr="00C32215">
        <w:t>General Public</w:t>
      </w:r>
      <w:proofErr w:type="gramEnd"/>
      <w:r w:rsidRPr="00C32215">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C32215">
        <w:t>main focus</w:t>
      </w:r>
      <w:proofErr w:type="gramEnd"/>
      <w:r w:rsidRPr="00C32215">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lastRenderedPageBreak/>
        <w:t xml:space="preserve">QUANTUM ESPRESSO is written mostly in Fortran90, and parallelised using MPI and </w:t>
      </w:r>
      <w:proofErr w:type="spellStart"/>
      <w:r w:rsidRPr="00C32215">
        <w:t>OpenMP</w:t>
      </w:r>
      <w:proofErr w:type="spellEnd"/>
      <w:r w:rsidRPr="00C32215">
        <w:t xml:space="preserve"> and is released under a GPL license.</w:t>
      </w:r>
    </w:p>
    <w:p w14:paraId="28E622AF" w14:textId="1DBBBABD" w:rsidR="00E94772" w:rsidRPr="00C32215" w:rsidRDefault="00E6146F" w:rsidP="00762E50">
      <w:pPr>
        <w:pStyle w:val="Heading4"/>
      </w:pPr>
      <w:bookmarkStart w:id="165" w:name="_Toc477736544"/>
      <w:r w:rsidRPr="00C32215">
        <w:t xml:space="preserve">Code </w:t>
      </w:r>
      <w:r w:rsidR="00C5259D" w:rsidRPr="00C32215">
        <w:t>description</w:t>
      </w:r>
      <w:bookmarkEnd w:id="165"/>
    </w:p>
    <w:p w14:paraId="25F6F82D" w14:textId="10D86834" w:rsidR="00E94772" w:rsidRPr="00C32215" w:rsidRDefault="00E94772" w:rsidP="00831578">
      <w:pPr>
        <w:pStyle w:val="NormalPRACE"/>
      </w:pPr>
      <w:r w:rsidRPr="00C32215">
        <w:t xml:space="preserve">During </w:t>
      </w:r>
      <w:proofErr w:type="gramStart"/>
      <w:r w:rsidRPr="00C32215">
        <w:t>2011</w:t>
      </w:r>
      <w:proofErr w:type="gramEnd"/>
      <w:r w:rsidRPr="00C32215">
        <w:t xml:space="preserve"> a GPU-enabled version of Quantum ESPRESSO was publicly released. The code is currently developed and maintained by Filippo Spiga at the </w:t>
      </w:r>
      <w:proofErr w:type="gramStart"/>
      <w:r w:rsidRPr="00C32215">
        <w:t>High Performance</w:t>
      </w:r>
      <w:proofErr w:type="gramEnd"/>
      <w:r w:rsidRPr="00C32215">
        <w:t xml:space="preserve"> Computing Service - University of Cambridge (United Kingdom) and Ivan </w:t>
      </w:r>
      <w:proofErr w:type="spellStart"/>
      <w:r w:rsidRPr="00C32215">
        <w:t>Girotto</w:t>
      </w:r>
      <w:proofErr w:type="spellEnd"/>
      <w:r w:rsidRPr="00C32215">
        <w:t xml:space="preserve">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w:t>
      </w:r>
      <w:proofErr w:type="spellStart"/>
      <w:r w:rsidRPr="00C32215">
        <w:t>phiGEMM</w:t>
      </w:r>
      <w:proofErr w:type="spellEnd"/>
      <w:r w:rsidRPr="00C32215">
        <w:t xml:space="preserve"> (external) for CPU+GPU GEMM computation, MAGMA (external) to accelerate </w:t>
      </w:r>
      <w:proofErr w:type="spellStart"/>
      <w:r w:rsidRPr="00C32215">
        <w:t>eigen</w:t>
      </w:r>
      <w:proofErr w:type="spellEnd"/>
      <w:r w:rsidRPr="00C32215">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166" w:name="_Toc477736545"/>
      <w:r w:rsidRPr="00C32215">
        <w:t xml:space="preserve">Test cases </w:t>
      </w:r>
      <w:r w:rsidR="00C5259D" w:rsidRPr="00C32215">
        <w:t>description</w:t>
      </w:r>
      <w:bookmarkEnd w:id="166"/>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w:t>
      </w:r>
      <w:proofErr w:type="spellStart"/>
      <w:r w:rsidRPr="00C32215">
        <w:t>isoreticular</w:t>
      </w:r>
      <w:proofErr w:type="spellEnd"/>
      <w:r w:rsidRPr="00C32215">
        <w:t xml:space="preserve">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 xml:space="preserve">This is a SCF calculation of a Silicon-Germanium crystal with 430 atoms. Being a </w:t>
      </w:r>
      <w:proofErr w:type="gramStart"/>
      <w:r w:rsidRPr="00C32215">
        <w:t>fairly large</w:t>
      </w:r>
      <w:proofErr w:type="gramEnd"/>
      <w:r w:rsidRPr="00C32215">
        <w:t xml:space="preserv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67" w:name="_Toc477736546"/>
      <w:r w:rsidRPr="00C32215">
        <w:t>Synthetic benchmarks –</w:t>
      </w:r>
      <w:r w:rsidR="004D0F01" w:rsidRPr="00C32215">
        <w:t xml:space="preserve"> SHOC</w:t>
      </w:r>
      <w:bookmarkEnd w:id="167"/>
    </w:p>
    <w:p w14:paraId="6644A72F" w14:textId="438EC99D" w:rsidR="00E94772" w:rsidRPr="00C32215" w:rsidRDefault="00E94772" w:rsidP="00831578">
      <w:pPr>
        <w:pStyle w:val="NormalPRACE"/>
      </w:pPr>
      <w:r w:rsidRPr="00C32215">
        <w:t xml:space="preserve">The Accelerator Benchmark Suite will also include a series of synthetic benchmarks. For this purpose, we choose the Scalable </w:t>
      </w:r>
      <w:proofErr w:type="spellStart"/>
      <w:r w:rsidRPr="00C32215">
        <w:t>HeterOgeneous</w:t>
      </w:r>
      <w:proofErr w:type="spellEnd"/>
      <w:r w:rsidRPr="00C32215">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w:t>
      </w:r>
      <w:proofErr w:type="spellStart"/>
      <w:r w:rsidRPr="00C32215">
        <w:t>OpenACC</w:t>
      </w:r>
      <w:proofErr w:type="spellEnd"/>
      <w:r w:rsidRPr="00C32215">
        <w:t xml:space="preserve">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 xml:space="preserve">complexity.  Some measure low-level 'feeds and speeds' behaviour (Level 0), some measure </w:t>
      </w:r>
      <w:r w:rsidRPr="00C32215">
        <w:lastRenderedPageBreak/>
        <w:t>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w:t>
      </w:r>
      <w:proofErr w:type="spellStart"/>
      <w:r w:rsidRPr="00874F10">
        <w:t>OpenACC</w:t>
      </w:r>
      <w:proofErr w:type="spellEnd"/>
      <w:r w:rsidRPr="00874F10">
        <w:t xml:space="preserve"> variants of the benchmarks. This allowed us to evaluate NVIDIA GPUs (with CUDA/OpenCL/</w:t>
      </w:r>
      <w:proofErr w:type="spellStart"/>
      <w:r w:rsidRPr="00874F10">
        <w:t>OpenACC</w:t>
      </w:r>
      <w:proofErr w:type="spellEnd"/>
      <w:r w:rsidRPr="00874F10">
        <w:t>), Intel Xeon Phi KNC (with both Offload and OpenCL), but also Intel host CPUs (with OpenCL/</w:t>
      </w:r>
      <w:proofErr w:type="spellStart"/>
      <w:r w:rsidRPr="00874F10">
        <w:t>OpenACC</w:t>
      </w:r>
      <w:proofErr w:type="spellEnd"/>
      <w:r w:rsidRPr="00874F10">
        <w:t xml:space="preserve">). However, on the latest Xeon Phi processor (codenamed KNL) none of these 4 models is supported. Thus, benchmarks on the KNL architecture </w:t>
      </w:r>
      <w:proofErr w:type="spellStart"/>
      <w:r w:rsidRPr="00874F10">
        <w:t>can not</w:t>
      </w:r>
      <w:proofErr w:type="spellEnd"/>
      <w:r w:rsidRPr="00874F10">
        <w:t xml:space="preserve"> be run at this point, and there aren't any news of Intel supporting OpenCL on the KNL. However, there is work in progress on the PGI compiler to support the KNL as a target. This support will be added during 2017. This will allow us to compile and run the </w:t>
      </w:r>
      <w:proofErr w:type="spellStart"/>
      <w:r w:rsidRPr="00874F10">
        <w:t>OpenACC</w:t>
      </w:r>
      <w:proofErr w:type="spellEnd"/>
      <w:r w:rsidRPr="00874F10">
        <w:t xml:space="preserve"> benchmarks for the KNL. Alternatively, the </w:t>
      </w:r>
      <w:proofErr w:type="spellStart"/>
      <w:r w:rsidRPr="00874F10">
        <w:t>OpenACC</w:t>
      </w:r>
      <w:proofErr w:type="spellEnd"/>
      <w:r w:rsidRPr="00874F10">
        <w:t xml:space="preserve"> benchmarks will be ported to </w:t>
      </w:r>
      <w:proofErr w:type="spellStart"/>
      <w:r w:rsidRPr="00874F10">
        <w:t>OpenMP</w:t>
      </w:r>
      <w:proofErr w:type="spellEnd"/>
      <w:r w:rsidRPr="00874F10">
        <w:t xml:space="preserve"> and executed on the KNL.</w:t>
      </w:r>
    </w:p>
    <w:p w14:paraId="6C0898D9" w14:textId="5A51652F" w:rsidR="00E94772" w:rsidRPr="00C32215" w:rsidRDefault="004D0F01" w:rsidP="00762E50">
      <w:pPr>
        <w:pStyle w:val="Heading4"/>
      </w:pPr>
      <w:bookmarkStart w:id="168" w:name="_Toc477736547"/>
      <w:r w:rsidRPr="00C32215">
        <w:t xml:space="preserve">Code </w:t>
      </w:r>
      <w:r w:rsidR="00C5259D" w:rsidRPr="00C32215">
        <w:t>description</w:t>
      </w:r>
      <w:bookmarkEnd w:id="168"/>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w:t>
      </w:r>
      <w:proofErr w:type="spellStart"/>
      <w:r w:rsidRPr="00C32215">
        <w:t>OpenMP</w:t>
      </w:r>
      <w:proofErr w:type="spellEnd"/>
      <w:r w:rsidRPr="00C32215">
        <w:t xml:space="preserve"> for MIC (Intel Xeon Phi). For selected benchmarks </w:t>
      </w:r>
      <w:proofErr w:type="spellStart"/>
      <w:r w:rsidRPr="00C32215">
        <w:t>OpenACC</w:t>
      </w:r>
      <w:proofErr w:type="spellEnd"/>
      <w:r w:rsidRPr="00C32215">
        <w:t xml:space="preserve">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169" w:name="_Toc477736548"/>
      <w:r w:rsidRPr="00C32215">
        <w:t xml:space="preserve">Test cases </w:t>
      </w:r>
      <w:r w:rsidR="002C231C" w:rsidRPr="00C32215">
        <w:t>description</w:t>
      </w:r>
      <w:bookmarkEnd w:id="169"/>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w:t>
      </w:r>
      <w:proofErr w:type="spellStart"/>
      <w:r w:rsidR="00E94772" w:rsidRPr="00C32215">
        <w:t>Firestream</w:t>
      </w:r>
      <w:proofErr w:type="spellEnd"/>
      <w:r w:rsidR="00E94772" w:rsidRPr="00C32215">
        <w:t xml:space="preserve"> Series)</w:t>
      </w:r>
    </w:p>
    <w:p w14:paraId="7DA83A49" w14:textId="2AC7B1F0" w:rsidR="00E94772" w:rsidRPr="00C32215" w:rsidRDefault="00E94772" w:rsidP="00831578">
      <w:pPr>
        <w:pStyle w:val="NormalPRACE"/>
      </w:pPr>
      <w:r w:rsidRPr="00C32215">
        <w:t xml:space="preserve">In order to go even larger </w:t>
      </w:r>
      <w:proofErr w:type="gramStart"/>
      <w:r w:rsidRPr="00C32215">
        <w:t>scale</w:t>
      </w:r>
      <w:proofErr w:type="gramEnd"/>
      <w:r w:rsidRPr="00C32215">
        <w:t xml:space="preserve"> we plan to add a 5th level for massive supercomputers.</w:t>
      </w:r>
    </w:p>
    <w:p w14:paraId="39D0F563" w14:textId="3D9E9CE4" w:rsidR="00E94772" w:rsidRPr="00C32215" w:rsidRDefault="00C300CC" w:rsidP="00C300CC">
      <w:pPr>
        <w:pStyle w:val="Heading3"/>
      </w:pPr>
      <w:bookmarkStart w:id="170" w:name="_Toc477736549"/>
      <w:r w:rsidRPr="00C32215">
        <w:t>SPECFEM3D</w:t>
      </w:r>
      <w:bookmarkEnd w:id="170"/>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 xml:space="preserve">The SEM was originally developed in computational fluid dynamics and has been successfully adapted to address problems in seismic wave propagation. It is a continuous </w:t>
      </w:r>
      <w:proofErr w:type="spellStart"/>
      <w:r w:rsidRPr="00C32215">
        <w:t>Galerkin</w:t>
      </w:r>
      <w:proofErr w:type="spellEnd"/>
      <w:r w:rsidRPr="00C32215">
        <w:t xml:space="preserve"> technique, which can easily be made discontinuous; it is then close to a </w:t>
      </w:r>
      <w:proofErr w:type="gramStart"/>
      <w:r w:rsidRPr="00C32215">
        <w:t>particular case</w:t>
      </w:r>
      <w:proofErr w:type="gramEnd"/>
      <w:r w:rsidRPr="00C32215">
        <w:t xml:space="preserve"> of the discontinuous </w:t>
      </w:r>
      <w:proofErr w:type="spellStart"/>
      <w:r w:rsidRPr="00C32215">
        <w:t>Galerkin</w:t>
      </w:r>
      <w:proofErr w:type="spellEnd"/>
      <w:r w:rsidRPr="00C32215">
        <w:t xml:space="preserve"> technique, with optimised efficiency because of its </w:t>
      </w:r>
      <w:proofErr w:type="spellStart"/>
      <w:r w:rsidRPr="00C32215">
        <w:t>tensorised</w:t>
      </w:r>
      <w:proofErr w:type="spellEnd"/>
      <w:r w:rsidRPr="00C32215">
        <w:t xml:space="preserve"> basis functions. </w:t>
      </w:r>
      <w:proofErr w:type="gramStart"/>
      <w:r w:rsidRPr="00C32215">
        <w:t>In particular, it</w:t>
      </w:r>
      <w:proofErr w:type="gramEnd"/>
      <w:r w:rsidRPr="00C32215">
        <w:t xml:space="preserve"> can accurately handle very distorted mesh elements. It has very good accuracy and convergence properties. The spectral element </w:t>
      </w:r>
      <w:r w:rsidRPr="00C32215">
        <w:lastRenderedPageBreak/>
        <w:t xml:space="preserve">approach admits spectral rates of convergence and allows exploiting </w:t>
      </w:r>
      <w:proofErr w:type="spellStart"/>
      <w:r w:rsidRPr="00C32215">
        <w:t>hp</w:t>
      </w:r>
      <w:proofErr w:type="spellEnd"/>
      <w:r w:rsidRPr="00C32215">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C32215">
        <w:t>Galerkin</w:t>
      </w:r>
      <w:proofErr w:type="spellEnd"/>
      <w:r w:rsidRPr="00C32215">
        <w:t xml:space="preserve">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w:t>
      </w:r>
      <w:proofErr w:type="spellStart"/>
      <w:r w:rsidRPr="00C32215">
        <w:t>supershear</w:t>
      </w:r>
      <w:proofErr w:type="spellEnd"/>
      <w:r w:rsidRPr="00C32215">
        <w:t xml:space="preserve">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C32215">
        <w:t>ellipticity</w:t>
      </w:r>
      <w:proofErr w:type="spellEnd"/>
      <w:r w:rsidRPr="00C32215">
        <w:t xml:space="preserve">, topography and </w:t>
      </w:r>
      <w:proofErr w:type="spellStart"/>
      <w:r w:rsidRPr="00C32215">
        <w:t>bathyletry</w:t>
      </w:r>
      <w:proofErr w:type="spellEnd"/>
      <w:r w:rsidRPr="00C32215">
        <w:t xml:space="preserve">, the oceans, rotation, and self-gravitation are included. The package can accommodate full 21-parameter anisotropy as well as lateral variations in attenuation. </w:t>
      </w:r>
      <w:proofErr w:type="spellStart"/>
      <w:r w:rsidRPr="00C32215">
        <w:t>Adjoint</w:t>
      </w:r>
      <w:proofErr w:type="spellEnd"/>
      <w:r w:rsidRPr="00C32215">
        <w:t xml:space="preserve"> capabilities and finite-frequency kernel simulations are also included.</w:t>
      </w:r>
    </w:p>
    <w:p w14:paraId="1E0BFDDC" w14:textId="515F9C79" w:rsidR="00E94772" w:rsidRPr="00C32215" w:rsidRDefault="00C300CC" w:rsidP="00762E50">
      <w:pPr>
        <w:pStyle w:val="Heading4"/>
      </w:pPr>
      <w:bookmarkStart w:id="171" w:name="_Toc477736550"/>
      <w:r w:rsidRPr="00C32215">
        <w:t>Test cases definition</w:t>
      </w:r>
      <w:bookmarkEnd w:id="171"/>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72" w:name="_Ref477340707"/>
      <w:bookmarkStart w:id="173" w:name="_Toc477736551"/>
      <w:r w:rsidRPr="00C32215">
        <w:lastRenderedPageBreak/>
        <w:t xml:space="preserve">Applications </w:t>
      </w:r>
      <w:commentRangeStart w:id="174"/>
      <w:r w:rsidRPr="00C32215">
        <w:t>performance</w:t>
      </w:r>
      <w:r w:rsidR="007836B8" w:rsidRPr="00C32215">
        <w:t>s</w:t>
      </w:r>
      <w:bookmarkEnd w:id="172"/>
      <w:commentRangeEnd w:id="174"/>
      <w:r w:rsidR="008C1C7D">
        <w:rPr>
          <w:rStyle w:val="CommentReference"/>
          <w:rFonts w:ascii="Times New Roman" w:hAnsi="Times New Roman" w:cs="Times New Roman"/>
          <w:b w:val="0"/>
          <w:bCs w:val="0"/>
          <w:lang w:val="de-DE" w:eastAsia="de-DE"/>
        </w:rPr>
        <w:commentReference w:id="174"/>
      </w:r>
      <w:bookmarkEnd w:id="173"/>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175" w:name="_Toc477736552"/>
      <w:r w:rsidRPr="00C32215">
        <w:t>ALYA</w:t>
      </w:r>
      <w:bookmarkEnd w:id="175"/>
    </w:p>
    <w:p w14:paraId="3452C907" w14:textId="32E388D9" w:rsidR="00960037" w:rsidRPr="00C32215" w:rsidRDefault="008C1C7D" w:rsidP="00960037">
      <w:pPr>
        <w:pStyle w:val="NormalPRACE"/>
        <w:keepNext/>
      </w:pPr>
      <w:r>
        <w:rPr>
          <w:rStyle w:val="CommentReference"/>
          <w:lang w:val="de-DE"/>
        </w:rPr>
        <w:commentReference w:id="176"/>
      </w:r>
      <w:commentRangeStart w:id="177"/>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77"/>
      <w:r>
        <w:rPr>
          <w:rStyle w:val="CommentReference"/>
          <w:lang w:val="de-DE"/>
        </w:rPr>
        <w:commentReference w:id="177"/>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178" w:name="_Ref477440003"/>
      <w:r w:rsidRPr="00C32215">
        <w:t xml:space="preserve">Figure </w:t>
      </w:r>
      <w:r w:rsidR="00990D2A">
        <w:fldChar w:fldCharType="begin"/>
      </w:r>
      <w:r w:rsidR="00990D2A">
        <w:instrText xml:space="preserve"> SEQ Figure \* ARABIC </w:instrText>
      </w:r>
      <w:r w:rsidR="00990D2A">
        <w:fldChar w:fldCharType="separate"/>
      </w:r>
      <w:r w:rsidR="00D23716">
        <w:rPr>
          <w:noProof/>
        </w:rPr>
        <w:t>1</w:t>
      </w:r>
      <w:r w:rsidR="00990D2A">
        <w:fldChar w:fldCharType="end"/>
      </w:r>
      <w:bookmarkEnd w:id="178"/>
      <w:r w:rsidRPr="00C32215">
        <w:t xml:space="preserve"> ALYA benchmark results</w:t>
      </w:r>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179" w:name="_Toc477736553"/>
      <w:commentRangeStart w:id="180"/>
      <w:proofErr w:type="spellStart"/>
      <w:r w:rsidRPr="00C32215">
        <w:t>Code_Saturne</w:t>
      </w:r>
      <w:commentRangeEnd w:id="180"/>
      <w:proofErr w:type="spellEnd"/>
      <w:r w:rsidR="008C1C7D">
        <w:rPr>
          <w:rStyle w:val="CommentReference"/>
          <w:rFonts w:ascii="Times New Roman" w:hAnsi="Times New Roman" w:cs="Times New Roman"/>
          <w:b w:val="0"/>
          <w:bCs w:val="0"/>
          <w:lang w:val="de-DE" w:eastAsia="de-DE"/>
        </w:rPr>
        <w:commentReference w:id="180"/>
      </w:r>
      <w:bookmarkEnd w:id="179"/>
    </w:p>
    <w:p w14:paraId="249E1FCA" w14:textId="0BBFA511" w:rsidR="00BC4797" w:rsidRPr="00BC4797" w:rsidRDefault="00BC4797" w:rsidP="00BC4797">
      <w:pPr>
        <w:pStyle w:val="NormalPRACE"/>
        <w:rPr>
          <w:ins w:id="181" w:author="Victor Cameo" w:date="2017-03-23T01:18:00Z"/>
          <w:rStyle w:val="PageNumber"/>
          <w:i/>
          <w:iCs/>
          <w:rPrChange w:id="182" w:author="Victor Cameo" w:date="2017-03-23T01:18:00Z">
            <w:rPr>
              <w:ins w:id="183" w:author="Victor Cameo" w:date="2017-03-23T01:18:00Z"/>
              <w:rStyle w:val="PageNumber"/>
            </w:rPr>
          </w:rPrChange>
        </w:rPr>
      </w:pPr>
      <w:ins w:id="184" w:author="Victor Cameo" w:date="2017-03-23T01:17:00Z">
        <w:r>
          <w:rPr>
            <w:rStyle w:val="Emphasis"/>
          </w:rPr>
          <w:t xml:space="preserve">Description </w:t>
        </w:r>
      </w:ins>
      <w:ins w:id="185" w:author="Victor Cameo" w:date="2017-03-23T01:19:00Z">
        <w:r w:rsidR="00B72F90">
          <w:rPr>
            <w:rStyle w:val="Emphasis"/>
          </w:rPr>
          <w:t>runtime architecture</w:t>
        </w:r>
      </w:ins>
      <w:ins w:id="186" w:author="Victor Cameo" w:date="2017-03-23T01:17:00Z">
        <w:r>
          <w:rPr>
            <w:rStyle w:val="Emphasis"/>
          </w:rPr>
          <w:t>:</w:t>
        </w:r>
      </w:ins>
    </w:p>
    <w:p w14:paraId="00AA6CCA" w14:textId="77777777" w:rsidR="00BC4797" w:rsidRPr="00BC4797" w:rsidRDefault="00BC4797" w:rsidP="00BC4797">
      <w:pPr>
        <w:pStyle w:val="NormalPRACE"/>
        <w:numPr>
          <w:ilvl w:val="0"/>
          <w:numId w:val="24"/>
        </w:numPr>
        <w:rPr>
          <w:ins w:id="187" w:author="Victor Cameo" w:date="2017-03-23T01:18:00Z"/>
          <w:rStyle w:val="PageNumber"/>
        </w:rPr>
        <w:pPrChange w:id="188" w:author="Victor Cameo" w:date="2017-03-23T01:18:00Z">
          <w:pPr>
            <w:pStyle w:val="NormalPRACE"/>
          </w:pPr>
        </w:pPrChange>
      </w:pPr>
      <w:ins w:id="189" w:author="Victor Cameo" w:date="2017-03-23T01:18:00Z">
        <w:r w:rsidRPr="00BC4797">
          <w:rPr>
            <w:rStyle w:val="PageNumber"/>
          </w:rPr>
          <w:t>KNL: ARCHER (model 7210) - The following environment is used, i.e. ENV_6.0.3. The INTEL compiler's version is 17.0.0.098.</w:t>
        </w:r>
      </w:ins>
    </w:p>
    <w:p w14:paraId="2A29683F" w14:textId="285F1B20" w:rsidR="00BC4797" w:rsidRPr="00BC4797" w:rsidRDefault="00BC4797" w:rsidP="00BC4797">
      <w:pPr>
        <w:pStyle w:val="NormalPRACE"/>
        <w:numPr>
          <w:ilvl w:val="0"/>
          <w:numId w:val="24"/>
        </w:numPr>
        <w:rPr>
          <w:ins w:id="190" w:author="Victor Cameo" w:date="2017-03-23T01:17:00Z"/>
          <w:rStyle w:val="Emphasis"/>
          <w:i w:val="0"/>
          <w:iCs w:val="0"/>
          <w:rPrChange w:id="191" w:author="Victor Cameo" w:date="2017-03-23T01:18:00Z">
            <w:rPr>
              <w:ins w:id="192" w:author="Victor Cameo" w:date="2017-03-23T01:17:00Z"/>
              <w:rStyle w:val="Emphasis"/>
            </w:rPr>
          </w:rPrChange>
        </w:rPr>
        <w:pPrChange w:id="193" w:author="Victor Cameo" w:date="2017-03-23T01:18:00Z">
          <w:pPr>
            <w:pStyle w:val="NormalPRACE"/>
          </w:pPr>
        </w:pPrChange>
      </w:pPr>
      <w:ins w:id="194" w:author="Victor Cameo" w:date="2017-03-23T01:18:00Z">
        <w:r w:rsidRPr="00BC4797">
          <w:rPr>
            <w:rStyle w:val="PageNumber"/>
          </w:rPr>
          <w:t xml:space="preserve">GPU: 2 POWER8 nodes, i.e. S822LC (2x P8 10-cores + 2x K80 (2 G210 per K80)) and S824L (2x P8 12-cores + 2x K40 (1 G180 per K40)) - The compiler is at/8.0, the MPI distribution </w:t>
        </w:r>
        <w:proofErr w:type="spellStart"/>
        <w:r w:rsidRPr="00BC4797">
          <w:rPr>
            <w:rStyle w:val="PageNumber"/>
          </w:rPr>
          <w:t>openmpi</w:t>
        </w:r>
        <w:proofErr w:type="spellEnd"/>
        <w:r w:rsidRPr="00BC4797">
          <w:rPr>
            <w:rStyle w:val="PageNumber"/>
          </w:rPr>
          <w:t>/1.8.8 and the CUDA compiler's version is 7.5.</w:t>
        </w:r>
      </w:ins>
    </w:p>
    <w:p w14:paraId="452DD8E0" w14:textId="77777777" w:rsidR="00C566DE" w:rsidRPr="00BC4797" w:rsidRDefault="00C566DE" w:rsidP="006650D3">
      <w:pPr>
        <w:pStyle w:val="NormalPRACE"/>
        <w:rPr>
          <w:ins w:id="195" w:author="Victor Cameo" w:date="2017-03-23T01:15:00Z"/>
          <w:rStyle w:val="Emphasis"/>
          <w:rPrChange w:id="196" w:author="Victor Cameo" w:date="2017-03-23T01:15:00Z">
            <w:rPr>
              <w:ins w:id="197" w:author="Victor Cameo" w:date="2017-03-23T01:15:00Z"/>
              <w:iCs/>
              <w:sz w:val="22"/>
              <w:lang w:eastAsia="es-ES"/>
            </w:rPr>
          </w:rPrChange>
        </w:rPr>
      </w:pPr>
      <w:ins w:id="198" w:author="Victor Cameo" w:date="2017-03-23T01:15:00Z">
        <w:r w:rsidRPr="00BC4797">
          <w:rPr>
            <w:rStyle w:val="Emphasis"/>
            <w:rPrChange w:id="199" w:author="Victor Cameo" w:date="2017-03-23T01:15:00Z">
              <w:rPr>
                <w:iCs/>
                <w:sz w:val="22"/>
                <w:lang w:eastAsia="es-ES"/>
              </w:rPr>
            </w:rPrChange>
          </w:rPr>
          <w:t>3-D Taylor-Green vortex flow (hexahedral cells)</w:t>
        </w:r>
      </w:ins>
    </w:p>
    <w:p w14:paraId="4BC17D26" w14:textId="0AE5ECE2" w:rsidR="00A404D1" w:rsidRPr="00C32215" w:rsidDel="00C566DE" w:rsidRDefault="00A404D1" w:rsidP="006650D3">
      <w:pPr>
        <w:pStyle w:val="NormalPRACE"/>
        <w:rPr>
          <w:del w:id="200" w:author="Victor Cameo" w:date="2017-03-23T01:14:00Z"/>
        </w:rPr>
      </w:pPr>
      <w:del w:id="201" w:author="Victor Cameo" w:date="2017-03-23T01:14:00Z">
        <w:r w:rsidRPr="00C32215" w:rsidDel="00C566DE">
          <w:rPr>
            <w:iCs/>
            <w:sz w:val="22"/>
            <w:lang w:eastAsia="es-ES"/>
          </w:rPr>
          <w:delText xml:space="preserve">First test case has been run on ARCHER KNLs and the performance on KNLs has been looked at for several configurations, each of them using 64 MPI tasks per node and either 1, 2 or </w:delText>
        </w:r>
        <w:r w:rsidR="008D465A" w:rsidRPr="00C32215" w:rsidDel="00C566DE">
          <w:rPr>
            <w:iCs/>
            <w:sz w:val="22"/>
            <w:lang w:eastAsia="es-ES"/>
          </w:rPr>
          <w:delText>4 hyper-threads (more MPI tasks or OpenMP threads)</w:delText>
        </w:r>
        <w:r w:rsidRPr="00C32215" w:rsidDel="00C566DE">
          <w:rPr>
            <w:iCs/>
            <w:sz w:val="22"/>
            <w:lang w:eastAsia="es-ES"/>
          </w:rPr>
          <w:delText xml:space="preserve"> have been added for testing. The results are compared to ARCHER </w:delText>
        </w:r>
        <w:r w:rsidR="00943C48" w:rsidRPr="00C32215" w:rsidDel="00C566DE">
          <w:rPr>
            <w:iCs/>
            <w:sz w:val="22"/>
            <w:lang w:eastAsia="es-ES"/>
          </w:rPr>
          <w:delText>CPU</w:delText>
        </w:r>
        <w:r w:rsidRPr="00C32215" w:rsidDel="00C566DE">
          <w:rPr>
            <w:iCs/>
            <w:sz w:val="22"/>
            <w:lang w:eastAsia="es-ES"/>
          </w:rPr>
          <w:delText xml:space="preserve">, in this case IvyBridge </w:delText>
        </w:r>
        <w:r w:rsidR="00943C48" w:rsidRPr="00C32215" w:rsidDel="00C566DE">
          <w:rPr>
            <w:iCs/>
            <w:sz w:val="22"/>
            <w:lang w:eastAsia="es-ES"/>
          </w:rPr>
          <w:delText>CPU</w:delText>
        </w:r>
        <w:r w:rsidRPr="00C32215" w:rsidDel="00C566DE">
          <w:rPr>
            <w:iCs/>
            <w:sz w:val="22"/>
            <w:lang w:eastAsia="es-ES"/>
          </w:rPr>
          <w:delText>.</w:delText>
        </w:r>
      </w:del>
    </w:p>
    <w:p w14:paraId="794E0442" w14:textId="5016E3DD" w:rsidR="00C566DE" w:rsidRDefault="00C566DE" w:rsidP="00BC4797">
      <w:pPr>
        <w:pStyle w:val="NormalPRACE"/>
        <w:rPr>
          <w:ins w:id="202" w:author="Victor Cameo" w:date="2017-03-23T01:15:00Z"/>
          <w:lang w:eastAsia="es-ES"/>
        </w:rPr>
      </w:pPr>
      <w:ins w:id="203" w:author="Victor Cameo" w:date="2017-03-23T01:15:00Z">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w:t>
        </w:r>
        <w:proofErr w:type="spellStart"/>
        <w:r w:rsidRPr="00C566DE">
          <w:rPr>
            <w:lang w:eastAsia="es-ES"/>
          </w:rPr>
          <w:t>OpenMP</w:t>
        </w:r>
        <w:proofErr w:type="spellEnd"/>
        <w:r w:rsidRPr="00C566DE">
          <w:rPr>
            <w:lang w:eastAsia="es-ES"/>
          </w:rPr>
          <w:t xml:space="preserve"> threads have been added for testing. The results are compared to ARCHER CPU, in this case </w:t>
        </w:r>
        <w:proofErr w:type="spellStart"/>
        <w:r w:rsidRPr="00C566DE">
          <w:rPr>
            <w:lang w:eastAsia="es-ES"/>
          </w:rPr>
          <w:t>IvyBridge</w:t>
        </w:r>
        <w:proofErr w:type="spellEnd"/>
        <w:r w:rsidRPr="00C566DE">
          <w:rPr>
            <w:lang w:eastAsia="es-ES"/>
          </w:rPr>
          <w:t xml:space="preserve"> CPU. Up to 8 nodes are used for comparison.</w:t>
        </w:r>
      </w:ins>
    </w:p>
    <w:p w14:paraId="41066298" w14:textId="77777777" w:rsidR="00C566DE" w:rsidRDefault="00C566DE" w:rsidP="006650D3">
      <w:pPr>
        <w:pStyle w:val="NormalPRACE"/>
        <w:rPr>
          <w:ins w:id="204" w:author="Victor Cameo" w:date="2017-03-23T01:14:00Z"/>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205" w:name="_Ref477440013"/>
      <w:bookmarkStart w:id="206" w:name="_Toc477736578"/>
      <w:r w:rsidRPr="00C32215">
        <w:t xml:space="preserve">Figure </w:t>
      </w:r>
      <w:r w:rsidR="00990D2A">
        <w:fldChar w:fldCharType="begin"/>
      </w:r>
      <w:r w:rsidR="00990D2A">
        <w:instrText xml:space="preserve"> SEQ Figure \* ARABIC </w:instrText>
      </w:r>
      <w:r w:rsidR="00990D2A">
        <w:fldChar w:fldCharType="separate"/>
      </w:r>
      <w:r w:rsidR="00D23716">
        <w:rPr>
          <w:noProof/>
        </w:rPr>
        <w:t>2</w:t>
      </w:r>
      <w:r w:rsidR="00990D2A">
        <w:fldChar w:fldCharType="end"/>
      </w:r>
      <w:bookmarkEnd w:id="205"/>
      <w:r w:rsidRPr="00C32215">
        <w:t xml:space="preserve"> </w:t>
      </w:r>
      <w:proofErr w:type="spellStart"/>
      <w:r w:rsidRPr="00C32215">
        <w:t>Code_Saturne's</w:t>
      </w:r>
      <w:proofErr w:type="spellEnd"/>
      <w:r w:rsidRPr="00C32215">
        <w:t xml:space="preserve"> performance on KNLs. AMG is used as a solver in V4.2.2.</w:t>
      </w:r>
      <w:bookmarkEnd w:id="206"/>
    </w:p>
    <w:p w14:paraId="6BC6A50A" w14:textId="77777777" w:rsidR="00411A8B" w:rsidRDefault="00411A8B" w:rsidP="006650D3">
      <w:pPr>
        <w:pStyle w:val="NormalPRACE"/>
        <w:rPr>
          <w:ins w:id="207" w:author="Victor Cameo" w:date="2017-03-23T01:20:00Z"/>
        </w:rPr>
      </w:pPr>
    </w:p>
    <w:p w14:paraId="3EB654F6" w14:textId="2AE18D3A" w:rsidR="00411A8B" w:rsidRDefault="00411A8B" w:rsidP="006650D3">
      <w:pPr>
        <w:pStyle w:val="NormalPRACE"/>
        <w:rPr>
          <w:ins w:id="208" w:author="Victor Cameo" w:date="2017-03-23T01:21:00Z"/>
        </w:rPr>
      </w:pPr>
      <w:ins w:id="209" w:author="Victor Cameo" w:date="2017-03-23T01:20:00Z">
        <w:r w:rsidRPr="00C32215">
          <w:fldChar w:fldCharType="begin"/>
        </w:r>
        <w:r w:rsidRPr="00C32215">
          <w:instrText xml:space="preserve"> REF _Ref477440013 \h </w:instrText>
        </w:r>
        <w:r w:rsidRPr="00C32215">
          <w:fldChar w:fldCharType="separate"/>
        </w:r>
      </w:ins>
      <w:r w:rsidRPr="00C32215">
        <w:t xml:space="preserve">Figure </w:t>
      </w:r>
      <w:r>
        <w:rPr>
          <w:noProof/>
        </w:rPr>
        <w:t>2</w:t>
      </w:r>
      <w:ins w:id="210" w:author="Victor Cameo" w:date="2017-03-23T01:20:00Z">
        <w:r w:rsidRPr="00C32215">
          <w:fldChar w:fldCharType="end"/>
        </w:r>
        <w:r w:rsidRPr="00C32215">
          <w:t xml:space="preserve"> </w:t>
        </w:r>
        <w:r w:rsidRPr="00411A8B">
          <w:t xml:space="preserve">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w:t>
        </w:r>
        <w:proofErr w:type="spellStart"/>
        <w:r w:rsidRPr="00411A8B">
          <w:t>Code_Saturne</w:t>
        </w:r>
        <w:proofErr w:type="spellEnd"/>
        <w:r w:rsidRPr="00411A8B">
          <w:t xml:space="preserve"> to run on KNL is for 64 MPI tasks and 2 </w:t>
        </w:r>
        <w:proofErr w:type="spellStart"/>
        <w:r w:rsidRPr="00411A8B">
          <w:t>openMP</w:t>
        </w:r>
        <w:proofErr w:type="spellEnd"/>
        <w:r w:rsidRPr="00411A8B">
          <w:t xml:space="preserve"> threads per task (blue line on the figure), which is about 15 to 20% faster than running on the Ivybridge nodes, using the same number of nodes.</w:t>
        </w:r>
      </w:ins>
    </w:p>
    <w:p w14:paraId="5F744479" w14:textId="30F51C51" w:rsidR="00F61BC3" w:rsidRPr="00F61BC3" w:rsidRDefault="00F61BC3" w:rsidP="006650D3">
      <w:pPr>
        <w:pStyle w:val="NormalPRACE"/>
        <w:rPr>
          <w:ins w:id="211" w:author="Victor Cameo" w:date="2017-03-23T01:21:00Z"/>
          <w:rStyle w:val="Emphasis"/>
          <w:rPrChange w:id="212" w:author="Victor Cameo" w:date="2017-03-23T01:21:00Z">
            <w:rPr>
              <w:ins w:id="213" w:author="Victor Cameo" w:date="2017-03-23T01:21:00Z"/>
            </w:rPr>
          </w:rPrChange>
        </w:rPr>
      </w:pPr>
      <w:ins w:id="214" w:author="Victor Cameo" w:date="2017-03-23T01:21:00Z">
        <w:r w:rsidRPr="00F61BC3">
          <w:rPr>
            <w:rStyle w:val="Emphasis"/>
            <w:rPrChange w:id="215" w:author="Victor Cameo" w:date="2017-03-23T01:21:00Z">
              <w:rPr/>
            </w:rPrChange>
          </w:rPr>
          <w:t>Flow in a 3-D lid-driven cavity (tetrahedral cells)</w:t>
        </w:r>
      </w:ins>
    </w:p>
    <w:p w14:paraId="3682BEBC" w14:textId="77777777" w:rsidR="00F61BC3" w:rsidRDefault="00F61BC3" w:rsidP="00F61BC3">
      <w:pPr>
        <w:pStyle w:val="NormalPRACE"/>
        <w:rPr>
          <w:ins w:id="216" w:author="Victor Cameo" w:date="2017-03-23T01:22:00Z"/>
        </w:rPr>
      </w:pPr>
      <w:ins w:id="217" w:author="Victor Cameo" w:date="2017-03-23T01:22:00Z">
        <w:r>
          <w:t xml:space="preserve">The following options are used for </w:t>
        </w:r>
        <w:proofErr w:type="spellStart"/>
        <w:r>
          <w:t>PETSc</w:t>
        </w:r>
        <w:proofErr w:type="spellEnd"/>
        <w:r>
          <w:t>: -</w:t>
        </w:r>
      </w:ins>
    </w:p>
    <w:p w14:paraId="50DBF8A7" w14:textId="77777777" w:rsidR="00F61BC3" w:rsidRDefault="00F61BC3" w:rsidP="00F61BC3">
      <w:pPr>
        <w:pStyle w:val="NormalPRACE"/>
        <w:numPr>
          <w:ilvl w:val="0"/>
          <w:numId w:val="25"/>
        </w:numPr>
        <w:rPr>
          <w:ins w:id="218" w:author="Victor Cameo" w:date="2017-03-23T01:22:00Z"/>
        </w:rPr>
        <w:pPrChange w:id="219" w:author="Victor Cameo" w:date="2017-03-23T01:22:00Z">
          <w:pPr>
            <w:pStyle w:val="NormalPRACE"/>
          </w:pPr>
        </w:pPrChange>
      </w:pPr>
      <w:ins w:id="220" w:author="Victor Cameo" w:date="2017-03-23T01:22:00Z">
        <w:r>
          <w:t>-CPU: -</w:t>
        </w:r>
        <w:proofErr w:type="spellStart"/>
        <w:r>
          <w:t>ksp_type</w:t>
        </w:r>
        <w:proofErr w:type="spellEnd"/>
        <w:r>
          <w:t xml:space="preserve"> = cg and -</w:t>
        </w:r>
        <w:proofErr w:type="spellStart"/>
        <w:r>
          <w:t>pc_type</w:t>
        </w:r>
        <w:proofErr w:type="spellEnd"/>
        <w:r>
          <w:t xml:space="preserve"> = </w:t>
        </w:r>
        <w:proofErr w:type="spellStart"/>
        <w:r>
          <w:t>jacobi</w:t>
        </w:r>
        <w:proofErr w:type="spellEnd"/>
      </w:ins>
    </w:p>
    <w:p w14:paraId="753403D3" w14:textId="28BDA267" w:rsidR="00F61BC3" w:rsidRDefault="00F61BC3" w:rsidP="006650D3">
      <w:pPr>
        <w:pStyle w:val="NormalPRACE"/>
        <w:numPr>
          <w:ilvl w:val="0"/>
          <w:numId w:val="25"/>
        </w:numPr>
        <w:rPr>
          <w:ins w:id="221" w:author="Victor Cameo" w:date="2017-03-23T01:22:00Z"/>
        </w:rPr>
        <w:pPrChange w:id="222" w:author="Victor Cameo" w:date="2017-03-23T01:30:00Z">
          <w:pPr>
            <w:pStyle w:val="NormalPRACE"/>
          </w:pPr>
        </w:pPrChange>
      </w:pPr>
      <w:ins w:id="223" w:author="Victor Cameo" w:date="2017-03-23T01:22:00Z">
        <w:r>
          <w:t>-GPU: -</w:t>
        </w:r>
        <w:proofErr w:type="spellStart"/>
        <w:r>
          <w:t>ksp_type</w:t>
        </w:r>
        <w:proofErr w:type="spellEnd"/>
        <w:r>
          <w:t xml:space="preserve"> = cg and -</w:t>
        </w:r>
        <w:proofErr w:type="spellStart"/>
        <w:r>
          <w:t>vec_type</w:t>
        </w:r>
        <w:proofErr w:type="spellEnd"/>
        <w:r>
          <w:t xml:space="preserve"> = cusp and -</w:t>
        </w:r>
        <w:proofErr w:type="spellStart"/>
        <w:r>
          <w:t>mat_type</w:t>
        </w:r>
        <w:proofErr w:type="spellEnd"/>
        <w:r>
          <w:t xml:space="preserve"> = </w:t>
        </w:r>
        <w:proofErr w:type="spellStart"/>
        <w:r>
          <w:t>aijcusp</w:t>
        </w:r>
        <w:proofErr w:type="spellEnd"/>
        <w:r>
          <w:t xml:space="preserve"> and -</w:t>
        </w:r>
        <w:proofErr w:type="spellStart"/>
        <w:r>
          <w:t>pc_type</w:t>
        </w:r>
        <w:proofErr w:type="spellEnd"/>
        <w:r>
          <w:t xml:space="preserve"> = </w:t>
        </w:r>
        <w:proofErr w:type="spellStart"/>
        <w:r>
          <w:t>jacobi</w:t>
        </w:r>
        <w:proofErr w:type="spellEnd"/>
      </w:ins>
    </w:p>
    <w:p w14:paraId="50745B98" w14:textId="593E42B8" w:rsidR="009259F3" w:rsidRDefault="00BA489F" w:rsidP="00BA489F">
      <w:pPr>
        <w:pStyle w:val="NormalPRACE"/>
        <w:keepNext/>
        <w:jc w:val="center"/>
        <w:rPr>
          <w:ins w:id="224" w:author="Victor Cameo" w:date="2017-03-23T01:27:00Z"/>
        </w:rPr>
        <w:pPrChange w:id="225" w:author="Victor Cameo" w:date="2017-03-23T01:32:00Z">
          <w:pPr>
            <w:pStyle w:val="NormalPRACE"/>
          </w:pPr>
        </w:pPrChange>
      </w:pPr>
      <w:ins w:id="226" w:author="Victor Cameo" w:date="2017-03-23T01:26:00Z">
        <w:r>
          <w:object w:dxaOrig="10420" w:dyaOrig="2500"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46pt;height:107pt" o:ole="">
              <v:imagedata r:id="rId34" o:title=""/>
            </v:shape>
            <o:OLEObject Type="Embed" ProgID="Excel.Sheet.12" ShapeID="_x0000_i1032" DrawAspect="Content" ObjectID="_1551738040" r:id="rId35"/>
          </w:object>
        </w:r>
      </w:ins>
    </w:p>
    <w:p w14:paraId="6479BA41" w14:textId="64761EFC" w:rsidR="00F61BC3" w:rsidRDefault="009259F3" w:rsidP="009259F3">
      <w:pPr>
        <w:pStyle w:val="Caption"/>
        <w:rPr>
          <w:ins w:id="227" w:author="Victor Cameo" w:date="2017-03-23T01:32:00Z"/>
          <w:lang w:eastAsia="es-ES"/>
        </w:rPr>
        <w:pPrChange w:id="228" w:author="Victor Cameo" w:date="2017-03-23T01:28:00Z">
          <w:pPr>
            <w:pStyle w:val="NormalPRACE"/>
          </w:pPr>
        </w:pPrChange>
      </w:pPr>
      <w:bookmarkStart w:id="229" w:name="_Ref477996102"/>
      <w:ins w:id="230" w:author="Victor Cameo" w:date="2017-03-23T01:27:00Z">
        <w:r>
          <w:t xml:space="preserve">Table </w:t>
        </w:r>
        <w:r>
          <w:fldChar w:fldCharType="begin"/>
        </w:r>
        <w:r>
          <w:instrText xml:space="preserve"> SEQ Table \* ARABIC </w:instrText>
        </w:r>
      </w:ins>
      <w:r>
        <w:fldChar w:fldCharType="separate"/>
      </w:r>
      <w:ins w:id="231" w:author="Victor Cameo" w:date="2017-03-23T01:31:00Z">
        <w:r w:rsidR="00BA489F">
          <w:rPr>
            <w:noProof/>
          </w:rPr>
          <w:t>2</w:t>
        </w:r>
      </w:ins>
      <w:ins w:id="232" w:author="Victor Cameo" w:date="2017-03-23T01:27:00Z">
        <w:r>
          <w:fldChar w:fldCharType="end"/>
        </w:r>
        <w:bookmarkEnd w:id="229"/>
        <w:r>
          <w:t xml:space="preserve"> </w:t>
        </w:r>
        <w:r w:rsidRPr="000E64BE">
          <w:t xml:space="preserve">Performance of </w:t>
        </w:r>
        <w:proofErr w:type="spellStart"/>
        <w:r w:rsidRPr="000E64BE">
          <w:t>Code_Saturne</w:t>
        </w:r>
        <w:proofErr w:type="spellEnd"/>
        <w:r w:rsidRPr="000E64BE">
          <w:t xml:space="preserve"> + </w:t>
        </w:r>
        <w:proofErr w:type="spellStart"/>
        <w:r w:rsidRPr="000E64BE">
          <w:t>PETSc</w:t>
        </w:r>
        <w:proofErr w:type="spellEnd"/>
        <w:r w:rsidRPr="000E64BE">
          <w:t xml:space="preserve"> on 1 node of the POWER8 clusters. Comparison between 2 different nodes, using different types of CPU and GPU. </w:t>
        </w:r>
        <w:proofErr w:type="spellStart"/>
        <w:r w:rsidRPr="000E64BE">
          <w:t>PETSc</w:t>
        </w:r>
        <w:proofErr w:type="spellEnd"/>
        <w:r w:rsidRPr="000E64BE">
          <w:t xml:space="preserve"> is built on LAPACK. The speedup is computed at the ratio between the time to solution on the CPU for a</w:t>
        </w:r>
      </w:ins>
      <w:ins w:id="233" w:author="Victor Cameo" w:date="2017-03-23T01:29:00Z">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ins>
    </w:p>
    <w:p w14:paraId="67E07C5F" w14:textId="77777777" w:rsidR="00BA489F" w:rsidRPr="00BA489F" w:rsidRDefault="00BA489F" w:rsidP="00BA489F">
      <w:pPr>
        <w:rPr>
          <w:ins w:id="234" w:author="Victor Cameo" w:date="2017-03-23T01:28:00Z"/>
          <w:lang w:val="en-GB" w:eastAsia="es-ES"/>
          <w:rPrChange w:id="235" w:author="Victor Cameo" w:date="2017-03-23T01:32:00Z">
            <w:rPr>
              <w:ins w:id="236" w:author="Victor Cameo" w:date="2017-03-23T01:28:00Z"/>
            </w:rPr>
          </w:rPrChange>
        </w:rPr>
        <w:pPrChange w:id="237" w:author="Victor Cameo" w:date="2017-03-23T01:32:00Z">
          <w:pPr>
            <w:pStyle w:val="NormalPRACE"/>
          </w:pPr>
        </w:pPrChange>
      </w:pPr>
    </w:p>
    <w:p w14:paraId="5B6B304E" w14:textId="77777777" w:rsidR="00BA489F" w:rsidRDefault="00BA489F" w:rsidP="00BA489F">
      <w:pPr>
        <w:keepNext/>
        <w:jc w:val="center"/>
        <w:rPr>
          <w:ins w:id="238" w:author="Victor Cameo" w:date="2017-03-23T01:31:00Z"/>
        </w:rPr>
        <w:pPrChange w:id="239" w:author="Victor Cameo" w:date="2017-03-23T01:31:00Z">
          <w:pPr>
            <w:jc w:val="center"/>
          </w:pPr>
        </w:pPrChange>
      </w:pPr>
      <w:ins w:id="240" w:author="Victor Cameo" w:date="2017-03-23T01:31:00Z">
        <w:r>
          <w:rPr>
            <w:lang w:val="en-GB" w:eastAsia="en-GB"/>
          </w:rPr>
          <w:object w:dxaOrig="5220" w:dyaOrig="2240" w14:anchorId="387186CA">
            <v:shape id="_x0000_i1034" type="#_x0000_t75" style="width:261pt;height:112pt" o:ole="">
              <v:imagedata r:id="rId36" o:title=""/>
            </v:shape>
            <o:OLEObject Type="Embed" ProgID="Excel.Sheet.12" ShapeID="_x0000_i1034" DrawAspect="Content" ObjectID="_1551738041" r:id="rId37"/>
          </w:object>
        </w:r>
      </w:ins>
    </w:p>
    <w:p w14:paraId="69F44195" w14:textId="2A10384E" w:rsidR="00BA489F" w:rsidRPr="00BA489F" w:rsidRDefault="00BA489F" w:rsidP="00BA489F">
      <w:pPr>
        <w:pStyle w:val="Caption"/>
        <w:jc w:val="center"/>
        <w:rPr>
          <w:ins w:id="241" w:author="Victor Cameo" w:date="2017-03-23T01:21:00Z"/>
        </w:rPr>
        <w:pPrChange w:id="242" w:author="Victor Cameo" w:date="2017-03-23T01:32:00Z">
          <w:pPr>
            <w:pStyle w:val="NormalPRACE"/>
          </w:pPr>
        </w:pPrChange>
      </w:pPr>
      <w:bookmarkStart w:id="243" w:name="_Ref477996105"/>
      <w:ins w:id="244" w:author="Victor Cameo" w:date="2017-03-23T01:31:00Z">
        <w:r>
          <w:t xml:space="preserve">Table </w:t>
        </w:r>
        <w:r>
          <w:fldChar w:fldCharType="begin"/>
        </w:r>
        <w:r>
          <w:instrText xml:space="preserve"> SEQ Table \* ARABIC </w:instrText>
        </w:r>
      </w:ins>
      <w:r>
        <w:fldChar w:fldCharType="separate"/>
      </w:r>
      <w:ins w:id="245" w:author="Victor Cameo" w:date="2017-03-23T01:31:00Z">
        <w:r>
          <w:rPr>
            <w:noProof/>
          </w:rPr>
          <w:t>3</w:t>
        </w:r>
        <w:r>
          <w:fldChar w:fldCharType="end"/>
        </w:r>
        <w:bookmarkEnd w:id="243"/>
        <w:r>
          <w:t xml:space="preserve"> </w:t>
        </w:r>
        <w:r w:rsidRPr="006360B9">
          <w:t xml:space="preserve">Performance of </w:t>
        </w:r>
        <w:proofErr w:type="spellStart"/>
        <w:r w:rsidRPr="006360B9">
          <w:t>Code_Saturne</w:t>
        </w:r>
        <w:proofErr w:type="spellEnd"/>
        <w:r w:rsidRPr="006360B9">
          <w:t xml:space="preserve"> and </w:t>
        </w:r>
        <w:proofErr w:type="spellStart"/>
        <w:r w:rsidRPr="006360B9">
          <w:t>PETSc</w:t>
        </w:r>
        <w:proofErr w:type="spellEnd"/>
        <w:r w:rsidRPr="006360B9">
          <w:t xml:space="preserve"> on 1 node of KNL. </w:t>
        </w:r>
        <w:proofErr w:type="spellStart"/>
        <w:r w:rsidRPr="006360B9">
          <w:t>PETSc</w:t>
        </w:r>
        <w:proofErr w:type="spellEnd"/>
        <w:r w:rsidRPr="006360B9">
          <w:t xml:space="preserve"> is built on the MKL library</w:t>
        </w:r>
      </w:ins>
    </w:p>
    <w:p w14:paraId="6783AAFD" w14:textId="3E645533" w:rsidR="00F61BC3" w:rsidRDefault="00BA489F" w:rsidP="006650D3">
      <w:pPr>
        <w:pStyle w:val="NormalPRACE"/>
        <w:rPr>
          <w:ins w:id="246" w:author="Victor Cameo" w:date="2017-03-23T01:20:00Z"/>
        </w:rPr>
      </w:pPr>
      <w:ins w:id="247" w:author="Victor Cameo" w:date="2017-03-23T01:32:00Z">
        <w:r>
          <w:fldChar w:fldCharType="begin"/>
        </w:r>
        <w:r>
          <w:instrText xml:space="preserve"> REF _Ref477996102 \h </w:instrText>
        </w:r>
      </w:ins>
      <w:r>
        <w:fldChar w:fldCharType="separate"/>
      </w:r>
      <w:ins w:id="248" w:author="Victor Cameo" w:date="2017-03-23T01:32:00Z">
        <w:r>
          <w:t xml:space="preserve">Table </w:t>
        </w:r>
        <w:r>
          <w:rPr>
            <w:noProof/>
          </w:rPr>
          <w:t>2</w:t>
        </w:r>
        <w:r>
          <w:fldChar w:fldCharType="end"/>
        </w:r>
      </w:ins>
      <w:ins w:id="249" w:author="Victor Cameo" w:date="2017-03-23T01:33:00Z">
        <w:r>
          <w:t xml:space="preserve"> and </w:t>
        </w:r>
      </w:ins>
      <w:ins w:id="250" w:author="Victor Cameo" w:date="2017-03-23T01:32:00Z">
        <w:r>
          <w:fldChar w:fldCharType="begin"/>
        </w:r>
        <w:r>
          <w:instrText xml:space="preserve"> REF _Ref477996105 \h </w:instrText>
        </w:r>
      </w:ins>
      <w:r>
        <w:fldChar w:fldCharType="separate"/>
      </w:r>
      <w:ins w:id="251" w:author="Victor Cameo" w:date="2017-03-23T01:32:00Z">
        <w:r>
          <w:t xml:space="preserve">Table </w:t>
        </w:r>
        <w:r>
          <w:rPr>
            <w:noProof/>
          </w:rPr>
          <w:t>3</w:t>
        </w:r>
        <w:r>
          <w:fldChar w:fldCharType="end"/>
        </w:r>
      </w:ins>
      <w:ins w:id="252" w:author="Victor Cameo" w:date="2017-03-23T01:33:00Z">
        <w:r>
          <w:t xml:space="preserve"> </w:t>
        </w:r>
      </w:ins>
      <w:ins w:id="253" w:author="Victor Cameo" w:date="2017-03-23T01:22:00Z">
        <w:r w:rsidR="00F61BC3" w:rsidRPr="00F61BC3">
          <w:t xml:space="preserve">show </w:t>
        </w:r>
        <w:bookmarkStart w:id="254" w:name="_GoBack"/>
        <w:r w:rsidR="00F61BC3" w:rsidRPr="00F61BC3">
          <w:t xml:space="preserve">the </w:t>
        </w:r>
        <w:bookmarkEnd w:id="254"/>
        <w:r w:rsidR="00F61BC3" w:rsidRPr="00F61BC3">
          <w:t xml:space="preserve">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w:t>
        </w:r>
        <w:proofErr w:type="spellStart"/>
        <w:r w:rsidR="00F61BC3" w:rsidRPr="00F61BC3">
          <w:t>asynchronicity</w:t>
        </w:r>
        <w:proofErr w:type="spellEnd"/>
        <w:r w:rsidR="00F61BC3" w:rsidRPr="00F61BC3">
          <w:t xml:space="preserve"> of transfer in 20 (S822LC) or 24 (S824L) slices might be prohibitive.</w:t>
        </w:r>
      </w:ins>
    </w:p>
    <w:p w14:paraId="79491619" w14:textId="535694D4" w:rsidR="00116E7C" w:rsidRPr="00C32215" w:rsidDel="00F61BC3" w:rsidRDefault="008D465A" w:rsidP="006650D3">
      <w:pPr>
        <w:pStyle w:val="NormalPRACE"/>
        <w:rPr>
          <w:del w:id="255" w:author="Victor Cameo" w:date="2017-03-23T01:21:00Z"/>
        </w:rPr>
      </w:pPr>
      <w:del w:id="256" w:author="Victor Cameo" w:date="2017-03-23T01:20:00Z">
        <w:r w:rsidRPr="00C32215" w:rsidDel="00411A8B">
          <w:fldChar w:fldCharType="begin"/>
        </w:r>
        <w:r w:rsidRPr="00C32215" w:rsidDel="00411A8B">
          <w:delInstrText xml:space="preserve"> REF _Ref477440013 \h </w:delInstrText>
        </w:r>
        <w:r w:rsidRPr="00C32215" w:rsidDel="00411A8B">
          <w:fldChar w:fldCharType="separate"/>
        </w:r>
        <w:r w:rsidR="00C56AE4" w:rsidRPr="00C32215" w:rsidDel="00411A8B">
          <w:delText xml:space="preserve">Figure </w:delText>
        </w:r>
        <w:r w:rsidR="00C56AE4" w:rsidDel="00411A8B">
          <w:rPr>
            <w:noProof/>
          </w:rPr>
          <w:delText>2</w:delText>
        </w:r>
        <w:r w:rsidRPr="00C32215" w:rsidDel="00411A8B">
          <w:fldChar w:fldCharType="end"/>
        </w:r>
        <w:r w:rsidRPr="00C32215" w:rsidDel="00411A8B">
          <w:delText xml:space="preserve"> </w:delText>
        </w:r>
      </w:del>
      <w:del w:id="257" w:author="Victor Cameo" w:date="2017-03-23T01:21:00Z">
        <w:r w:rsidRPr="00C32215" w:rsidDel="00F61BC3">
          <w:delText>shows that the best configuration to run Code_Saturne on KNLs is using 64 MPI tasks and 2 openMP threads per task.</w:delText>
        </w:r>
      </w:del>
    </w:p>
    <w:p w14:paraId="536FF5AD" w14:textId="77777777" w:rsidR="00116E7C" w:rsidRPr="00C32215" w:rsidRDefault="00116E7C" w:rsidP="00116E7C">
      <w:pPr>
        <w:pStyle w:val="Heading3"/>
      </w:pPr>
      <w:bookmarkStart w:id="258" w:name="_Toc477736554"/>
      <w:commentRangeStart w:id="259"/>
      <w:r w:rsidRPr="00C32215">
        <w:t>CP2K</w:t>
      </w:r>
      <w:commentRangeEnd w:id="259"/>
      <w:r w:rsidR="00A37266">
        <w:rPr>
          <w:rStyle w:val="CommentReference"/>
          <w:rFonts w:ascii="Times New Roman" w:hAnsi="Times New Roman" w:cs="Times New Roman"/>
          <w:b w:val="0"/>
          <w:bCs w:val="0"/>
          <w:lang w:val="de-DE" w:eastAsia="de-DE"/>
        </w:rPr>
        <w:commentReference w:id="259"/>
      </w:r>
      <w:bookmarkEnd w:id="258"/>
    </w:p>
    <w:p w14:paraId="03E1AFCD" w14:textId="28A330D1" w:rsidR="00116E7C" w:rsidRPr="00C32215" w:rsidRDefault="00476BDD" w:rsidP="00116E7C">
      <w:pPr>
        <w:pStyle w:val="NormalPRACE"/>
      </w:pPr>
      <w:r w:rsidRPr="00C32215">
        <w:t xml:space="preserve">The test case 1 of CP2K has </w:t>
      </w:r>
      <w:r w:rsidR="001930F2" w:rsidRPr="00C32215">
        <w:t xml:space="preserve">been </w:t>
      </w:r>
      <w:r w:rsidRPr="00C32215">
        <w:t>run on the ARCHER cluster</w:t>
      </w:r>
      <w:r w:rsidR="001930F2" w:rsidRPr="00C32215">
        <w:t>.</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260" w:name="_Toc477736579"/>
      <w:r w:rsidRPr="00C32215">
        <w:t xml:space="preserve">Figure </w:t>
      </w:r>
      <w:r w:rsidR="00990D2A">
        <w:fldChar w:fldCharType="begin"/>
      </w:r>
      <w:r w:rsidR="00990D2A">
        <w:instrText xml:space="preserve"> SEQ Figure \* ARABIC </w:instrText>
      </w:r>
      <w:r w:rsidR="00990D2A">
        <w:fldChar w:fldCharType="separate"/>
      </w:r>
      <w:r w:rsidR="00D23716">
        <w:rPr>
          <w:noProof/>
        </w:rPr>
        <w:t>3</w:t>
      </w:r>
      <w:r w:rsidR="00990D2A">
        <w:fldChar w:fldCharType="end"/>
      </w:r>
      <w:r w:rsidRPr="00C32215">
        <w:t xml:space="preserve"> Test case 1 of CP2K on the ARCHER cluster</w:t>
      </w:r>
      <w:bookmarkEnd w:id="260"/>
    </w:p>
    <w:p w14:paraId="3A4DCAAD" w14:textId="2D70071B" w:rsidR="00C32215" w:rsidRPr="00C32215" w:rsidRDefault="00C32215" w:rsidP="00C32215">
      <w:pPr>
        <w:rPr>
          <w:lang w:val="en-GB" w:eastAsia="en-US"/>
        </w:rPr>
      </w:pPr>
      <w:r w:rsidRPr="00C32215">
        <w:rPr>
          <w:rFonts w:ascii="Times" w:hAnsi="Times"/>
          <w:color w:val="000000"/>
          <w:sz w:val="21"/>
          <w:szCs w:val="21"/>
          <w:shd w:val="clear" w:color="auto" w:fill="FFFFFF"/>
          <w:lang w:val="en-GB"/>
        </w:rPr>
        <w:t xml:space="preserve">The </w:t>
      </w:r>
      <w:r>
        <w:rPr>
          <w:rFonts w:ascii="Times" w:hAnsi="Times"/>
          <w:color w:val="000000"/>
          <w:sz w:val="21"/>
          <w:szCs w:val="21"/>
          <w:shd w:val="clear" w:color="auto" w:fill="FFFFFF"/>
          <w:lang w:val="en-GB"/>
        </w:rPr>
        <w:t xml:space="preserve">node based </w:t>
      </w:r>
      <w:r w:rsidRPr="00C32215">
        <w:rPr>
          <w:rFonts w:ascii="Times" w:hAnsi="Times"/>
          <w:color w:val="000000"/>
          <w:sz w:val="21"/>
          <w:szCs w:val="21"/>
          <w:shd w:val="clear" w:color="auto" w:fill="FFFFFF"/>
          <w:lang w:val="en-GB"/>
        </w:rPr>
        <w:t>comparison shows that the runtimes on KNL nodes</w:t>
      </w:r>
      <w:r>
        <w:rPr>
          <w:rFonts w:ascii="Times" w:hAnsi="Times"/>
          <w:color w:val="000000"/>
          <w:sz w:val="21"/>
          <w:szCs w:val="21"/>
          <w:shd w:val="clear" w:color="auto" w:fill="FFFFFF"/>
          <w:lang w:val="en-GB"/>
        </w:rPr>
        <w:t xml:space="preserve"> are roughly 1.7 times slower</w:t>
      </w:r>
      <w:r w:rsidRPr="00C32215">
        <w:rPr>
          <w:rFonts w:ascii="Times" w:hAnsi="Times"/>
          <w:color w:val="000000"/>
          <w:sz w:val="21"/>
          <w:szCs w:val="21"/>
          <w:shd w:val="clear" w:color="auto" w:fill="FFFFFF"/>
          <w:lang w:val="en-GB"/>
        </w:rPr>
        <w:t xml:space="preserve"> </w:t>
      </w:r>
      <w:r>
        <w:rPr>
          <w:rFonts w:ascii="Times" w:hAnsi="Times"/>
          <w:color w:val="000000"/>
          <w:sz w:val="21"/>
          <w:szCs w:val="21"/>
          <w:shd w:val="clear" w:color="auto" w:fill="FFFFFF"/>
          <w:lang w:val="en-GB"/>
        </w:rPr>
        <w:t>than</w:t>
      </w:r>
      <w:r w:rsidRPr="00C32215">
        <w:rPr>
          <w:rFonts w:ascii="Times" w:hAnsi="Times"/>
          <w:color w:val="000000"/>
          <w:sz w:val="21"/>
          <w:szCs w:val="21"/>
          <w:shd w:val="clear" w:color="auto" w:fill="FFFFFF"/>
          <w:lang w:val="en-GB"/>
        </w:rPr>
        <w:t xml:space="preserve"> runtimes on 2-socket </w:t>
      </w:r>
      <w:proofErr w:type="spellStart"/>
      <w:r w:rsidRPr="00C32215">
        <w:rPr>
          <w:rFonts w:ascii="Times" w:hAnsi="Times"/>
          <w:color w:val="000000"/>
          <w:sz w:val="21"/>
          <w:szCs w:val="21"/>
          <w:shd w:val="clear" w:color="auto" w:fill="FFFFFF"/>
          <w:lang w:val="en-GB"/>
        </w:rPr>
        <w:t>IvyBridge</w:t>
      </w:r>
      <w:proofErr w:type="spellEnd"/>
      <w:r w:rsidRPr="00C32215">
        <w:rPr>
          <w:rFonts w:ascii="Times" w:hAnsi="Times"/>
          <w:color w:val="000000"/>
          <w:sz w:val="21"/>
          <w:szCs w:val="21"/>
          <w:shd w:val="clear" w:color="auto" w:fill="FFFFFF"/>
          <w:lang w:val="en-GB"/>
        </w:rPr>
        <w:t xml:space="preserve"> nodes</w:t>
      </w:r>
      <w:r>
        <w:rPr>
          <w:rFonts w:ascii="Times" w:hAnsi="Times"/>
          <w:color w:val="000000"/>
          <w:sz w:val="21"/>
          <w:szCs w:val="21"/>
          <w:shd w:val="clear" w:color="auto" w:fill="FFFFFF"/>
          <w:lang w:val="en-GB"/>
        </w:rPr>
        <w:t>.</w:t>
      </w:r>
    </w:p>
    <w:p w14:paraId="1CB94F58" w14:textId="77777777" w:rsidR="001930F2" w:rsidRPr="00C32215" w:rsidRDefault="001930F2" w:rsidP="001930F2">
      <w:pPr>
        <w:rPr>
          <w:lang w:val="en-GB" w:eastAsia="en-GB"/>
        </w:rPr>
      </w:pPr>
    </w:p>
    <w:p w14:paraId="0930C6CB" w14:textId="77777777" w:rsidR="00116E7C" w:rsidRPr="00C32215" w:rsidRDefault="00116E7C" w:rsidP="00116E7C">
      <w:pPr>
        <w:pStyle w:val="Heading3"/>
      </w:pPr>
      <w:bookmarkStart w:id="261" w:name="_Toc477736555"/>
      <w:commentRangeStart w:id="262"/>
      <w:r w:rsidRPr="00C32215">
        <w:lastRenderedPageBreak/>
        <w:t>GPAW</w:t>
      </w:r>
      <w:commentRangeEnd w:id="262"/>
      <w:r w:rsidR="00101850">
        <w:rPr>
          <w:rStyle w:val="CommentReference"/>
          <w:rFonts w:ascii="Times New Roman" w:hAnsi="Times New Roman" w:cs="Times New Roman"/>
          <w:b w:val="0"/>
          <w:bCs w:val="0"/>
          <w:lang w:val="de-DE" w:eastAsia="de-DE"/>
        </w:rPr>
        <w:commentReference w:id="262"/>
      </w:r>
      <w:bookmarkEnd w:id="261"/>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9">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263" w:name="_Toc477736580"/>
      <w:r w:rsidRPr="00C32215">
        <w:t xml:space="preserve">Figure </w:t>
      </w:r>
      <w:r w:rsidR="00990D2A">
        <w:fldChar w:fldCharType="begin"/>
      </w:r>
      <w:r w:rsidR="00990D2A">
        <w:instrText xml:space="preserve"> SEQ Figure \* ARABIC </w:instrText>
      </w:r>
      <w:r w:rsidR="00990D2A">
        <w:fldChar w:fldCharType="separate"/>
      </w:r>
      <w:r w:rsidR="00D23716">
        <w:rPr>
          <w:noProof/>
        </w:rPr>
        <w:t>4</w:t>
      </w:r>
      <w:r w:rsidR="00990D2A">
        <w:fldChar w:fldCharType="end"/>
      </w:r>
      <w:r w:rsidRPr="00C32215">
        <w:t xml:space="preserve"> Parallel scaling</w:t>
      </w:r>
      <w:r w:rsidRPr="00C32215">
        <w:rPr>
          <w:noProof/>
        </w:rPr>
        <w:t xml:space="preserve"> of GPAW</w:t>
      </w:r>
      <w:bookmarkEnd w:id="263"/>
    </w:p>
    <w:p w14:paraId="2F46FE2A" w14:textId="77777777" w:rsidR="00116E7C" w:rsidRDefault="00116E7C" w:rsidP="00116E7C">
      <w:pPr>
        <w:pStyle w:val="Heading3"/>
      </w:pPr>
      <w:bookmarkStart w:id="264" w:name="_Toc477736556"/>
      <w:commentRangeStart w:id="265"/>
      <w:r w:rsidRPr="00C32215">
        <w:t>GROMACS</w:t>
      </w:r>
      <w:commentRangeEnd w:id="265"/>
      <w:r w:rsidR="00BD5292">
        <w:rPr>
          <w:rStyle w:val="CommentReference"/>
          <w:rFonts w:ascii="Times New Roman" w:hAnsi="Times New Roman" w:cs="Times New Roman"/>
          <w:b w:val="0"/>
          <w:bCs w:val="0"/>
          <w:lang w:val="de-DE" w:eastAsia="de-DE"/>
        </w:rPr>
        <w:commentReference w:id="265"/>
      </w:r>
      <w:bookmarkEnd w:id="264"/>
    </w:p>
    <w:p w14:paraId="6FC8A3C8" w14:textId="77777777" w:rsidR="00666A77" w:rsidRDefault="009E3014" w:rsidP="009E3014">
      <w:pPr>
        <w:pStyle w:val="NormalPRACE"/>
      </w:pPr>
      <w:proofErr w:type="spellStart"/>
      <w:r>
        <w:t>Gromacs</w:t>
      </w:r>
      <w:proofErr w:type="spellEnd"/>
      <w:r>
        <w:t xml:space="preserve"> was successfully compiled and ran on the following </w:t>
      </w:r>
      <w:proofErr w:type="gramStart"/>
      <w:r>
        <w:t>systems :</w:t>
      </w:r>
      <w:proofErr w:type="gramEnd"/>
    </w:p>
    <w:p w14:paraId="57E54DD2" w14:textId="77777777" w:rsidR="00666A77" w:rsidRDefault="009E3014" w:rsidP="00666A77">
      <w:pPr>
        <w:pStyle w:val="NormalPRACE"/>
        <w:numPr>
          <w:ilvl w:val="0"/>
          <w:numId w:val="18"/>
        </w:numPr>
      </w:pPr>
      <w:r>
        <w:t xml:space="preserve">GRNET </w:t>
      </w:r>
      <w:proofErr w:type="gramStart"/>
      <w:r>
        <w:t>ARIS :</w:t>
      </w:r>
      <w:proofErr w:type="gramEnd"/>
      <w:r>
        <w:t xml:space="preserve"> Thin nodes (E5-2680v2), GPU nodes (Dual E5-2660v3+ Dual K40m), all with FDR14 </w:t>
      </w:r>
      <w:proofErr w:type="spellStart"/>
      <w:r>
        <w:t>Infiniband</w:t>
      </w:r>
      <w:proofErr w:type="spellEnd"/>
      <w:r>
        <w:t>, Single node KNL 7210.</w:t>
      </w:r>
      <w:r w:rsidR="00666A77">
        <w:t xml:space="preserve"> </w:t>
      </w:r>
    </w:p>
    <w:p w14:paraId="28D48AC4" w14:textId="79ACC4DC" w:rsidR="00666A77" w:rsidRDefault="009E3014" w:rsidP="00666A77">
      <w:pPr>
        <w:pStyle w:val="NormalPRACE"/>
        <w:numPr>
          <w:ilvl w:val="0"/>
          <w:numId w:val="18"/>
        </w:numPr>
      </w:pPr>
      <w:r>
        <w:t xml:space="preserve">CINES </w:t>
      </w:r>
      <w:proofErr w:type="spellStart"/>
      <w:r>
        <w:t>Frioul</w:t>
      </w:r>
      <w:proofErr w:type="spellEnd"/>
      <w:r w:rsidR="00666A77">
        <w:t xml:space="preserve"> KNL</w:t>
      </w:r>
      <w:r w:rsidR="00FA0A79">
        <w:t xml:space="preserve"> 7230</w:t>
      </w:r>
    </w:p>
    <w:p w14:paraId="3BD79B57" w14:textId="7CDC4E9A" w:rsidR="009E3014" w:rsidRDefault="009E3014" w:rsidP="00666A77">
      <w:pPr>
        <w:pStyle w:val="NormalPRACE"/>
        <w:numPr>
          <w:ilvl w:val="0"/>
          <w:numId w:val="18"/>
        </w:numPr>
      </w:pPr>
      <w:r>
        <w:t xml:space="preserve">IDRIS </w:t>
      </w:r>
      <w:proofErr w:type="spellStart"/>
      <w:proofErr w:type="gramStart"/>
      <w:r>
        <w:t>Ouessant</w:t>
      </w:r>
      <w:proofErr w:type="spellEnd"/>
      <w:r>
        <w:t xml:space="preserve"> :</w:t>
      </w:r>
      <w:proofErr w:type="gramEnd"/>
      <w:r>
        <w:t xml:space="preserve">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 xml:space="preserve">As it is expected the </w:t>
      </w:r>
      <w:proofErr w:type="spellStart"/>
      <w:r>
        <w:t>Quandrant</w:t>
      </w:r>
      <w:proofErr w:type="spellEnd"/>
      <w:r>
        <w:t>/Cache mode gives the best performance for all cases. The performance dependence on the MPI Tasks/</w:t>
      </w:r>
      <w:proofErr w:type="spellStart"/>
      <w:r>
        <w:t>OpenMP</w:t>
      </w:r>
      <w:proofErr w:type="spellEnd"/>
      <w:r>
        <w:t xml:space="preserve"> threads combination was also explored. In most cases 66 tasks/per </w:t>
      </w:r>
      <w:proofErr w:type="gramStart"/>
      <w:r>
        <w:t>node</w:t>
      </w:r>
      <w:proofErr w:type="gramEnd"/>
      <w:r>
        <w:t xml:space="preserve"> using 2 or 4 threads/task gives the best performance on KNL 7230.</w:t>
      </w:r>
    </w:p>
    <w:p w14:paraId="79E62F88" w14:textId="7E40C695" w:rsidR="008A7AA2" w:rsidRPr="00C32215" w:rsidRDefault="009E3014" w:rsidP="004D15FA">
      <w:pPr>
        <w:pStyle w:val="NormalPRACE"/>
      </w:pPr>
      <w:r>
        <w:t xml:space="preserve">In all accelerated runs a speed up of 2-2.6x with respect CPU only was </w:t>
      </w:r>
      <w:proofErr w:type="spellStart"/>
      <w:r>
        <w:t>achived</w:t>
      </w:r>
      <w:proofErr w:type="spellEnd"/>
      <w:r>
        <w:t xml:space="preserve"> with GPUs. </w:t>
      </w:r>
      <w:proofErr w:type="spellStart"/>
      <w:r>
        <w:t>Gromacs</w:t>
      </w:r>
      <w:proofErr w:type="spellEnd"/>
      <w:r>
        <w:t xml:space="preserve">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0"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266" w:name="_Toc477736581"/>
      <w:r>
        <w:t xml:space="preserve">Figure </w:t>
      </w:r>
      <w:r w:rsidR="00990D2A">
        <w:fldChar w:fldCharType="begin"/>
      </w:r>
      <w:r w:rsidR="00990D2A">
        <w:instrText xml:space="preserve"> SEQ Figure \* ARABIC </w:instrText>
      </w:r>
      <w:r w:rsidR="00990D2A">
        <w:fldChar w:fldCharType="separate"/>
      </w:r>
      <w:r w:rsidR="00D23716">
        <w:rPr>
          <w:noProof/>
        </w:rPr>
        <w:t>5</w:t>
      </w:r>
      <w:r w:rsidR="00990D2A">
        <w:fldChar w:fldCharType="end"/>
      </w:r>
      <w:r>
        <w:t xml:space="preserve"> Scalability for GROMACS test case </w:t>
      </w:r>
      <w:proofErr w:type="spellStart"/>
      <w:r w:rsidRPr="008A7AA2">
        <w:t>GluCL</w:t>
      </w:r>
      <w:proofErr w:type="spellEnd"/>
      <w:r w:rsidRPr="008A7AA2">
        <w:t xml:space="preserve"> Ion Channel</w:t>
      </w:r>
      <w:bookmarkEnd w:id="266"/>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1"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r>
        <w:t xml:space="preserve">Figure </w:t>
      </w:r>
      <w:r w:rsidR="00990D2A">
        <w:fldChar w:fldCharType="begin"/>
      </w:r>
      <w:r w:rsidR="00990D2A">
        <w:instrText xml:space="preserve"> SEQ Figure \* ARABIC </w:instrText>
      </w:r>
      <w:r w:rsidR="00990D2A">
        <w:fldChar w:fldCharType="separate"/>
      </w:r>
      <w:r w:rsidR="00D23716">
        <w:rPr>
          <w:noProof/>
        </w:rPr>
        <w:t>6</w:t>
      </w:r>
      <w:r w:rsidR="00990D2A">
        <w:fldChar w:fldCharType="end"/>
      </w:r>
      <w:r>
        <w:t xml:space="preserve"> Scalability for GROMACS test case </w:t>
      </w:r>
      <w:r w:rsidRPr="001520BD">
        <w:t>Lignocellulose</w:t>
      </w:r>
    </w:p>
    <w:p w14:paraId="51914F5F" w14:textId="77777777" w:rsidR="00116E7C" w:rsidRDefault="00116E7C" w:rsidP="00116E7C">
      <w:pPr>
        <w:pStyle w:val="Heading3"/>
      </w:pPr>
      <w:bookmarkStart w:id="267" w:name="_Toc477736557"/>
      <w:commentRangeStart w:id="268"/>
      <w:r w:rsidRPr="00C32215">
        <w:t>NAMD</w:t>
      </w:r>
      <w:commentRangeEnd w:id="268"/>
      <w:r w:rsidR="00BD5292">
        <w:rPr>
          <w:rStyle w:val="CommentReference"/>
          <w:rFonts w:ascii="Times New Roman" w:hAnsi="Times New Roman" w:cs="Times New Roman"/>
          <w:b w:val="0"/>
          <w:bCs w:val="0"/>
          <w:lang w:val="de-DE" w:eastAsia="de-DE"/>
        </w:rPr>
        <w:commentReference w:id="268"/>
      </w:r>
      <w:bookmarkEnd w:id="267"/>
    </w:p>
    <w:p w14:paraId="25AB1EC5" w14:textId="77777777" w:rsidR="00FA0A79" w:rsidRDefault="00FA0A79" w:rsidP="00FA0A79">
      <w:pPr>
        <w:pStyle w:val="NormalPRACE"/>
      </w:pPr>
      <w:r>
        <w:t xml:space="preserve">NAMD was successfully compiled and ran on the following </w:t>
      </w:r>
      <w:proofErr w:type="gramStart"/>
      <w:r>
        <w:t>systems :</w:t>
      </w:r>
      <w:proofErr w:type="gramEnd"/>
    </w:p>
    <w:p w14:paraId="1515B913" w14:textId="77777777" w:rsidR="00FA0A79" w:rsidRDefault="00FA0A79" w:rsidP="004D15FA">
      <w:pPr>
        <w:pStyle w:val="NormalPRACE"/>
        <w:numPr>
          <w:ilvl w:val="0"/>
          <w:numId w:val="19"/>
        </w:numPr>
      </w:pPr>
      <w:r>
        <w:t xml:space="preserve">GRNET </w:t>
      </w:r>
      <w:proofErr w:type="gramStart"/>
      <w:r>
        <w:t>ARIS :</w:t>
      </w:r>
      <w:proofErr w:type="gramEnd"/>
      <w:r>
        <w:t xml:space="preserve"> Thin nodes (E5-2680v2), GPU nodes (Dual E5-2660v3+ Dual K40m), KNC Nodes (Dual E5-2660v2+Dual KNC 7120P), all with FDR14 </w:t>
      </w:r>
      <w:proofErr w:type="spellStart"/>
      <w:r>
        <w:t>Infiniband</w:t>
      </w:r>
      <w:proofErr w:type="spellEnd"/>
      <w:r>
        <w:t>, Single node KNL 7210.</w:t>
      </w:r>
    </w:p>
    <w:p w14:paraId="7E0D476A" w14:textId="77777777" w:rsidR="00FA0A79" w:rsidRDefault="00FA0A79" w:rsidP="004D15FA">
      <w:pPr>
        <w:pStyle w:val="NormalPRACE"/>
        <w:numPr>
          <w:ilvl w:val="0"/>
          <w:numId w:val="19"/>
        </w:numPr>
      </w:pPr>
      <w:proofErr w:type="spellStart"/>
      <w:r>
        <w:t>Cines</w:t>
      </w:r>
      <w:proofErr w:type="spellEnd"/>
      <w:r>
        <w:t xml:space="preserve"> </w:t>
      </w:r>
      <w:proofErr w:type="spellStart"/>
      <w:proofErr w:type="gramStart"/>
      <w:r>
        <w:t>Frioul</w:t>
      </w:r>
      <w:proofErr w:type="spellEnd"/>
      <w:r>
        <w:t xml:space="preserve"> :</w:t>
      </w:r>
      <w:proofErr w:type="gramEnd"/>
      <w:r>
        <w:t xml:space="preserve"> KNL 7230 </w:t>
      </w:r>
    </w:p>
    <w:p w14:paraId="44E0B6F2" w14:textId="5E79A22B" w:rsidR="00FA0A79" w:rsidRDefault="00FA0A79" w:rsidP="004D15FA">
      <w:pPr>
        <w:pStyle w:val="NormalPRACE"/>
        <w:numPr>
          <w:ilvl w:val="0"/>
          <w:numId w:val="19"/>
        </w:numPr>
      </w:pPr>
      <w:proofErr w:type="spellStart"/>
      <w:r>
        <w:t>Cines</w:t>
      </w:r>
      <w:proofErr w:type="spellEnd"/>
      <w:r>
        <w:t xml:space="preserve"> </w:t>
      </w:r>
      <w:proofErr w:type="spellStart"/>
      <w:proofErr w:type="gramStart"/>
      <w:r>
        <w:t>Ouessant</w:t>
      </w:r>
      <w:proofErr w:type="spellEnd"/>
      <w:r>
        <w:t xml:space="preserve"> :</w:t>
      </w:r>
      <w:proofErr w:type="gramEnd"/>
      <w:r>
        <w:t xml:space="preserve">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w:t>
      </w:r>
      <w:proofErr w:type="spellStart"/>
      <w:r>
        <w:t>Quandrant</w:t>
      </w:r>
      <w:proofErr w:type="spellEnd"/>
      <w:r>
        <w:t xml:space="preserve">/Cache mode gives the </w:t>
      </w:r>
      <w:r w:rsidR="009114A9">
        <w:t xml:space="preserve">best performance for all cases. </w:t>
      </w:r>
      <w:r>
        <w:t>The performance dependence on the MPI Tasks/</w:t>
      </w:r>
      <w:proofErr w:type="spellStart"/>
      <w:r>
        <w:t>OpenMP</w:t>
      </w:r>
      <w:proofErr w:type="spellEnd"/>
      <w:r>
        <w:t xml:space="preserve">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 xml:space="preserve">In all accelerated runs a speed up of 5-6x with respect CPU only runs was </w:t>
      </w:r>
      <w:proofErr w:type="spellStart"/>
      <w:r>
        <w:t>achived</w:t>
      </w:r>
      <w:proofErr w:type="spellEnd"/>
      <w:r>
        <w:t xml:space="preserve">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2"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269" w:name="_Toc477736582"/>
      <w:r>
        <w:t xml:space="preserve">Figure </w:t>
      </w:r>
      <w:r w:rsidR="00990D2A">
        <w:fldChar w:fldCharType="begin"/>
      </w:r>
      <w:r w:rsidR="00990D2A">
        <w:instrText xml:space="preserve"> SEQ Figure \* ARABIC </w:instrText>
      </w:r>
      <w:r w:rsidR="00990D2A">
        <w:fldChar w:fldCharType="separate"/>
      </w:r>
      <w:r w:rsidR="00D23716">
        <w:rPr>
          <w:noProof/>
        </w:rPr>
        <w:t>7</w:t>
      </w:r>
      <w:r w:rsidR="00990D2A">
        <w:fldChar w:fldCharType="end"/>
      </w:r>
      <w:r>
        <w:t xml:space="preserve"> </w:t>
      </w:r>
      <w:r w:rsidRPr="00B00B17">
        <w:t>Scalability for NAMD test case STMV.1M</w:t>
      </w:r>
      <w:bookmarkEnd w:id="269"/>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3"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270" w:name="_Toc477736583"/>
      <w:r>
        <w:t xml:space="preserve">Figure </w:t>
      </w:r>
      <w:r w:rsidR="00990D2A">
        <w:fldChar w:fldCharType="begin"/>
      </w:r>
      <w:r w:rsidR="00990D2A">
        <w:instrText xml:space="preserve"> SEQ Figure \* ARABIC </w:instrText>
      </w:r>
      <w:r w:rsidR="00990D2A">
        <w:fldChar w:fldCharType="separate"/>
      </w:r>
      <w:r w:rsidR="00D23716">
        <w:rPr>
          <w:noProof/>
        </w:rPr>
        <w:t>8</w:t>
      </w:r>
      <w:r w:rsidR="00990D2A">
        <w:fldChar w:fldCharType="end"/>
      </w:r>
      <w:r>
        <w:t xml:space="preserve"> </w:t>
      </w:r>
      <w:r w:rsidRPr="000B1480">
        <w:t>Scalability for NAMD test case STMV.8M</w:t>
      </w:r>
      <w:bookmarkEnd w:id="270"/>
    </w:p>
    <w:p w14:paraId="4E9EDF9B" w14:textId="77777777" w:rsidR="00116E7C" w:rsidRDefault="00116E7C" w:rsidP="00116E7C">
      <w:pPr>
        <w:pStyle w:val="Heading3"/>
      </w:pPr>
      <w:bookmarkStart w:id="271" w:name="_Toc477736097"/>
      <w:bookmarkStart w:id="272" w:name="_Toc477736264"/>
      <w:bookmarkStart w:id="273" w:name="_Toc477736420"/>
      <w:bookmarkStart w:id="274" w:name="_Toc477736558"/>
      <w:bookmarkStart w:id="275" w:name="_Toc477736098"/>
      <w:bookmarkStart w:id="276" w:name="_Toc477736265"/>
      <w:bookmarkStart w:id="277" w:name="_Toc477736421"/>
      <w:bookmarkStart w:id="278" w:name="_Toc477736559"/>
      <w:bookmarkStart w:id="279" w:name="_Toc477736099"/>
      <w:bookmarkStart w:id="280" w:name="_Toc477736266"/>
      <w:bookmarkStart w:id="281" w:name="_Toc477736422"/>
      <w:bookmarkStart w:id="282" w:name="_Toc477736560"/>
      <w:bookmarkStart w:id="283" w:name="_Toc477736100"/>
      <w:bookmarkStart w:id="284" w:name="_Toc477736267"/>
      <w:bookmarkStart w:id="285" w:name="_Toc477736423"/>
      <w:bookmarkStart w:id="286" w:name="_Toc477736561"/>
      <w:bookmarkStart w:id="287" w:name="_Toc477736101"/>
      <w:bookmarkStart w:id="288" w:name="_Toc477736268"/>
      <w:bookmarkStart w:id="289" w:name="_Toc477736424"/>
      <w:bookmarkStart w:id="290" w:name="_Toc477736562"/>
      <w:bookmarkStart w:id="291" w:name="_Toc477736102"/>
      <w:bookmarkStart w:id="292" w:name="_Toc477736269"/>
      <w:bookmarkStart w:id="293" w:name="_Toc477736425"/>
      <w:bookmarkStart w:id="294" w:name="_Toc477736563"/>
      <w:bookmarkStart w:id="295" w:name="_Toc477736564"/>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commentRangeStart w:id="296"/>
      <w:r w:rsidRPr="00C32215">
        <w:lastRenderedPageBreak/>
        <w:t>PFARM</w:t>
      </w:r>
      <w:bookmarkEnd w:id="295"/>
    </w:p>
    <w:commentRangeEnd w:id="296"/>
    <w:p w14:paraId="5B13C259" w14:textId="24A25C28" w:rsidR="00C56AE4" w:rsidRPr="00C56AE4" w:rsidRDefault="00BD5292" w:rsidP="005A6B64">
      <w:pPr>
        <w:pStyle w:val="NormalPRACE"/>
        <w:rPr>
          <w:lang w:eastAsia="es-ES"/>
        </w:rPr>
      </w:pPr>
      <w:r>
        <w:rPr>
          <w:rStyle w:val="CommentReference"/>
          <w:lang w:val="de-DE"/>
        </w:rPr>
        <w:commentReference w:id="296"/>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4">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297" w:name="_Ref477737037"/>
      <w:r>
        <w:t xml:space="preserve">Figure </w:t>
      </w:r>
      <w:r w:rsidR="00990D2A">
        <w:fldChar w:fldCharType="begin"/>
      </w:r>
      <w:r w:rsidR="00990D2A">
        <w:instrText xml:space="preserve"> SEQ Figure \* ARABIC </w:instrText>
      </w:r>
      <w:r w:rsidR="00990D2A">
        <w:fldChar w:fldCharType="separate"/>
      </w:r>
      <w:r w:rsidR="00D23716">
        <w:rPr>
          <w:noProof/>
        </w:rPr>
        <w:t>9</w:t>
      </w:r>
      <w:r w:rsidR="00990D2A">
        <w:fldChar w:fldCharType="end"/>
      </w:r>
      <w:bookmarkEnd w:id="297"/>
      <w:r>
        <w:t xml:space="preserve"> </w:t>
      </w:r>
      <w:proofErr w:type="spellStart"/>
      <w:r w:rsidRPr="004F4816">
        <w:t>Eigensolver</w:t>
      </w:r>
      <w:proofErr w:type="spellEnd"/>
      <w:r w:rsidRPr="004F4816">
        <w:t xml:space="preserve"> performance on KNL and GPU</w:t>
      </w:r>
    </w:p>
    <w:p w14:paraId="33CCE354" w14:textId="7F6EF7F1" w:rsidR="00C56AE4" w:rsidRPr="00C56AE4" w:rsidRDefault="00C56AE4" w:rsidP="005A6B64">
      <w:pPr>
        <w:pStyle w:val="NormalPRACE"/>
        <w:rPr>
          <w:lang w:eastAsia="es-ES"/>
        </w:rPr>
      </w:pPr>
      <w:r w:rsidRPr="00C56AE4">
        <w:rPr>
          <w:lang w:eastAsia="es-ES"/>
        </w:rPr>
        <w:t xml:space="preserve">EXDIG calculations are dominated by the </w:t>
      </w:r>
      <w:proofErr w:type="spellStart"/>
      <w:r w:rsidRPr="00C56AE4">
        <w:rPr>
          <w:lang w:eastAsia="es-ES"/>
        </w:rPr>
        <w:t>eigensolver</w:t>
      </w:r>
      <w:proofErr w:type="spellEnd"/>
      <w:r w:rsidRPr="00C56AE4">
        <w:rPr>
          <w:lang w:eastAsia="es-ES"/>
        </w:rPr>
        <w:t xml:space="preserve"> operations required to </w:t>
      </w:r>
      <w:proofErr w:type="spellStart"/>
      <w:r w:rsidRPr="00C56AE4">
        <w:rPr>
          <w:lang w:eastAsia="es-ES"/>
        </w:rPr>
        <w:t>diagonalize</w:t>
      </w:r>
      <w:proofErr w:type="spellEnd"/>
      <w:r w:rsidRPr="00C56AE4">
        <w:rPr>
          <w:lang w:eastAsia="es-ES"/>
        </w:rPr>
        <w:t xml:space="preserv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w:t>
      </w:r>
      <w:proofErr w:type="spellStart"/>
      <w:r w:rsidRPr="00C56AE4">
        <w:rPr>
          <w:lang w:eastAsia="es-ES"/>
        </w:rPr>
        <w:t>eigensolver</w:t>
      </w:r>
      <w:proofErr w:type="spellEnd"/>
      <w:r w:rsidRPr="00C56AE4">
        <w:rPr>
          <w:lang w:eastAsia="es-ES"/>
        </w:rPr>
        <w:t xml:space="preserve"> performance over a range of problem sizes for a range of recent </w:t>
      </w:r>
      <w:proofErr w:type="spellStart"/>
      <w:r w:rsidRPr="00C56AE4">
        <w:rPr>
          <w:lang w:eastAsia="es-ES"/>
        </w:rPr>
        <w:t>Nvidia</w:t>
      </w:r>
      <w:proofErr w:type="spellEnd"/>
      <w:r w:rsidRPr="00C56AE4">
        <w:rPr>
          <w:lang w:eastAsia="es-ES"/>
        </w:rPr>
        <w:t xml:space="preserve"> GPU architectures. The results are normalised to the single node CPU performance using 24 </w:t>
      </w:r>
      <w:proofErr w:type="spellStart"/>
      <w:r w:rsidRPr="00C56AE4">
        <w:rPr>
          <w:lang w:eastAsia="es-ES"/>
        </w:rPr>
        <w:t>OpenMP</w:t>
      </w:r>
      <w:proofErr w:type="spellEnd"/>
      <w:r w:rsidRPr="00C56AE4">
        <w:rPr>
          <w:lang w:eastAsia="es-ES"/>
        </w:rPr>
        <w:t xml:space="preserve"> threads. Knight’s Landing (KNL) results using 64 </w:t>
      </w:r>
      <w:proofErr w:type="spellStart"/>
      <w:r w:rsidRPr="00C56AE4">
        <w:rPr>
          <w:lang w:eastAsia="es-ES"/>
        </w:rPr>
        <w:t>OpenMP</w:t>
      </w:r>
      <w:proofErr w:type="spellEnd"/>
      <w:r w:rsidRPr="00C56AE4">
        <w:rPr>
          <w:lang w:eastAsia="es-ES"/>
        </w:rPr>
        <w:t xml:space="preserve"> threads are also included. Dense linear algebra calculations tend to be bound by memory bandwidth, so using </w:t>
      </w:r>
      <w:proofErr w:type="spellStart"/>
      <w:r w:rsidRPr="00C56AE4">
        <w:rPr>
          <w:lang w:eastAsia="es-ES"/>
        </w:rPr>
        <w:t>hyperthreading</w:t>
      </w:r>
      <w:proofErr w:type="spellEnd"/>
      <w:r w:rsidRPr="00C56AE4">
        <w:rPr>
          <w:lang w:eastAsia="es-ES"/>
        </w:rPr>
        <w:t xml:space="preserve"> on the KNL or CPU is not beneficial. MAGMA </w:t>
      </w:r>
      <w:proofErr w:type="gramStart"/>
      <w:r w:rsidRPr="00C56AE4">
        <w:rPr>
          <w:lang w:eastAsia="es-ES"/>
        </w:rPr>
        <w:t>is able to</w:t>
      </w:r>
      <w:proofErr w:type="gramEnd"/>
      <w:r w:rsidRPr="00C56AE4">
        <w:rPr>
          <w:lang w:eastAsia="es-ES"/>
        </w:rPr>
        <w:t xml:space="preserve">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77777777" w:rsidR="00C56AE4" w:rsidRPr="00C56AE4" w:rsidRDefault="00C56AE4" w:rsidP="00762E50">
      <w:pPr>
        <w:pStyle w:val="Heading4"/>
      </w:pPr>
      <w:r w:rsidRPr="00C56AE4">
        <w:t>Timings for Test Cases</w:t>
      </w:r>
    </w:p>
    <w:p w14:paraId="02B5EA8B" w14:textId="77777777" w:rsidR="00C56AE4" w:rsidRPr="00CD3943" w:rsidRDefault="00C56AE4" w:rsidP="005A6B64">
      <w:pPr>
        <w:pStyle w:val="NormalPRACE"/>
        <w:rPr>
          <w:rStyle w:val="Emphasis"/>
        </w:rPr>
      </w:pPr>
      <w:r w:rsidRPr="00CD3943">
        <w:rPr>
          <w:rStyle w:val="Emphasis"/>
        </w:rPr>
        <w:t xml:space="preserve">Test Case 1 – </w:t>
      </w:r>
      <w:proofErr w:type="spellStart"/>
      <w:r w:rsidRPr="00CD3943">
        <w:rPr>
          <w:rStyle w:val="Emphasis"/>
        </w:rPr>
        <w:t>FeIII</w:t>
      </w:r>
      <w:proofErr w:type="spellEnd"/>
    </w:p>
    <w:p w14:paraId="17F37884" w14:textId="77777777" w:rsidR="00C56AE4" w:rsidRPr="00C56AE4" w:rsidRDefault="00C56AE4" w:rsidP="005A6B64">
      <w:pPr>
        <w:pStyle w:val="NormalPRACE"/>
        <w:rPr>
          <w:lang w:eastAsia="es-ES"/>
        </w:rPr>
      </w:pPr>
      <w:r w:rsidRPr="00C56AE4">
        <w:rPr>
          <w:lang w:eastAsia="es-ES"/>
        </w:rPr>
        <w:lastRenderedPageBreak/>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 xml:space="preserve">Defining Computational Characteristics: 10 ‘Spin 1’ Coarse Sector calculations involving Hamiltonian matrices of dimension 5720 and 10 ‘Spin 2’ Coarse Sector calculations involving Hamiltonian matrices of dimension </w:t>
      </w:r>
      <w:proofErr w:type="gramStart"/>
      <w:r w:rsidRPr="00C56AE4">
        <w:rPr>
          <w:lang w:eastAsia="es-ES"/>
        </w:rPr>
        <w:t>7890 .</w:t>
      </w:r>
      <w:proofErr w:type="gramEnd"/>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 xml:space="preserve">Test Case 1 ; Atomic ; </w:t>
            </w:r>
            <w:proofErr w:type="spellStart"/>
            <w:r>
              <w:rPr>
                <w:rFonts w:ascii="Calibri" w:hAnsi="Calibri"/>
                <w:color w:val="000000"/>
                <w:lang w:val="fr-FR"/>
              </w:rPr>
              <w:t>FeIII</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 xml:space="preserve">Test Case 2 ; </w:t>
            </w:r>
            <w:proofErr w:type="spellStart"/>
            <w:r>
              <w:rPr>
                <w:rFonts w:ascii="Calibri" w:hAnsi="Calibri"/>
                <w:color w:val="000000"/>
                <w:lang w:val="fr-FR"/>
              </w:rPr>
              <w:t>Molecular</w:t>
            </w:r>
            <w:proofErr w:type="spellEnd"/>
            <w:r>
              <w:rPr>
                <w:rFonts w:ascii="Calibri" w:hAnsi="Calibri"/>
                <w:color w:val="000000"/>
                <w:lang w:val="fr-FR"/>
              </w:rPr>
              <w:t>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B2439E2" w:rsidR="005A6B64" w:rsidRDefault="005A6B64" w:rsidP="005A6B64">
      <w:pPr>
        <w:pStyle w:val="Caption"/>
        <w:rPr>
          <w:iCs/>
          <w:sz w:val="22"/>
          <w:lang w:eastAsia="es-ES"/>
        </w:rPr>
      </w:pPr>
      <w:bookmarkStart w:id="298" w:name="_Ref477737720"/>
      <w:r>
        <w:t xml:space="preserve">Table </w:t>
      </w:r>
      <w:r w:rsidR="00427B4E">
        <w:fldChar w:fldCharType="begin"/>
      </w:r>
      <w:r w:rsidR="00427B4E">
        <w:instrText xml:space="preserve"> SEQ Table \* ARABIC </w:instrText>
      </w:r>
      <w:r w:rsidR="00427B4E">
        <w:fldChar w:fldCharType="separate"/>
      </w:r>
      <w:ins w:id="299" w:author="Victor Cameo" w:date="2017-03-23T01:31:00Z">
        <w:r w:rsidR="00BA489F">
          <w:rPr>
            <w:noProof/>
          </w:rPr>
          <w:t>4</w:t>
        </w:r>
      </w:ins>
      <w:del w:id="300" w:author="Victor Cameo" w:date="2017-03-23T01:27:00Z">
        <w:r w:rsidR="00427B4E" w:rsidDel="009259F3">
          <w:rPr>
            <w:noProof/>
          </w:rPr>
          <w:delText>2</w:delText>
        </w:r>
      </w:del>
      <w:r w:rsidR="00427B4E">
        <w:fldChar w:fldCharType="end"/>
      </w:r>
      <w:bookmarkEnd w:id="298"/>
      <w:r>
        <w:t xml:space="preserve"> </w:t>
      </w:r>
      <w:r w:rsidRPr="00336885">
        <w:t>Overall EXDIG runtime performance on various accelerators (runtime, secs)</w:t>
      </w:r>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C6593E1" w:rsidR="00C56AE4" w:rsidRPr="00C56AE4" w:rsidRDefault="005A6B64" w:rsidP="005A6B64">
      <w:pPr>
        <w:pStyle w:val="Caption"/>
        <w:rPr>
          <w:iCs/>
          <w:sz w:val="22"/>
          <w:lang w:eastAsia="es-ES"/>
        </w:rPr>
      </w:pPr>
      <w:bookmarkStart w:id="301" w:name="_Ref477737859"/>
      <w:r>
        <w:t xml:space="preserve">Table </w:t>
      </w:r>
      <w:r w:rsidR="00427B4E">
        <w:fldChar w:fldCharType="begin"/>
      </w:r>
      <w:r w:rsidR="00427B4E">
        <w:instrText xml:space="preserve"> SEQ Table \* ARABIC </w:instrText>
      </w:r>
      <w:r w:rsidR="00427B4E">
        <w:fldChar w:fldCharType="separate"/>
      </w:r>
      <w:ins w:id="302" w:author="Victor Cameo" w:date="2017-03-23T01:31:00Z">
        <w:r w:rsidR="00BA489F">
          <w:rPr>
            <w:noProof/>
          </w:rPr>
          <w:t>5</w:t>
        </w:r>
      </w:ins>
      <w:del w:id="303" w:author="Victor Cameo" w:date="2017-03-23T01:27:00Z">
        <w:r w:rsidR="00427B4E" w:rsidDel="009259F3">
          <w:rPr>
            <w:noProof/>
          </w:rPr>
          <w:delText>3</w:delText>
        </w:r>
      </w:del>
      <w:r w:rsidR="00427B4E">
        <w:fldChar w:fldCharType="end"/>
      </w:r>
      <w:bookmarkEnd w:id="301"/>
      <w:r>
        <w:t xml:space="preserve"> </w:t>
      </w:r>
      <w:r w:rsidRPr="00FF11D4">
        <w:t>Overall EXDIG runtime parallel performance using MPI-GPU version</w:t>
      </w:r>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 xml:space="preserve">shows MPI parallel scaling across nodes with an Ivybridge CPU and 2 M2070 GPUs. This strategy is inherently </w:t>
      </w:r>
      <w:proofErr w:type="gramStart"/>
      <w:r w:rsidRPr="00C56AE4">
        <w:rPr>
          <w:lang w:eastAsia="es-ES"/>
        </w:rPr>
        <w:t>scalable,</w:t>
      </w:r>
      <w:proofErr w:type="gramEnd"/>
      <w:r w:rsidRPr="00C56AE4">
        <w:rPr>
          <w:lang w:eastAsia="es-ES"/>
        </w:rPr>
        <w:t xml:space="preserv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304" w:name="_Toc477736428"/>
      <w:bookmarkStart w:id="305" w:name="_Toc477736565"/>
      <w:bookmarkStart w:id="306" w:name="_Toc477736429"/>
      <w:bookmarkStart w:id="307" w:name="_Toc477736566"/>
      <w:bookmarkStart w:id="308" w:name="_Toc477736430"/>
      <w:bookmarkStart w:id="309" w:name="_Toc477736447"/>
      <w:bookmarkStart w:id="310" w:name="_Toc477736567"/>
      <w:bookmarkStart w:id="311" w:name="_Toc477736431"/>
      <w:bookmarkStart w:id="312" w:name="_Toc477736568"/>
      <w:bookmarkStart w:id="313" w:name="_Toc477736432"/>
      <w:bookmarkStart w:id="314" w:name="_Toc477736569"/>
      <w:bookmarkStart w:id="315" w:name="_Toc477736433"/>
      <w:bookmarkStart w:id="316" w:name="_Toc477736570"/>
      <w:bookmarkStart w:id="317" w:name="_Toc477736571"/>
      <w:bookmarkEnd w:id="304"/>
      <w:bookmarkEnd w:id="305"/>
      <w:bookmarkEnd w:id="306"/>
      <w:bookmarkEnd w:id="307"/>
      <w:bookmarkEnd w:id="308"/>
      <w:bookmarkEnd w:id="309"/>
      <w:bookmarkEnd w:id="310"/>
      <w:bookmarkEnd w:id="311"/>
      <w:bookmarkEnd w:id="312"/>
      <w:bookmarkEnd w:id="313"/>
      <w:bookmarkEnd w:id="314"/>
      <w:bookmarkEnd w:id="315"/>
      <w:bookmarkEnd w:id="316"/>
      <w:commentRangeStart w:id="318"/>
      <w:r w:rsidRPr="00C32215">
        <w:t>QCD</w:t>
      </w:r>
      <w:bookmarkEnd w:id="317"/>
      <w:commentRangeEnd w:id="318"/>
      <w:r w:rsidR="00F6740A">
        <w:rPr>
          <w:rStyle w:val="CommentReference"/>
          <w:rFonts w:ascii="Times New Roman" w:hAnsi="Times New Roman" w:cs="Times New Roman"/>
          <w:b w:val="0"/>
          <w:bCs w:val="0"/>
          <w:lang w:val="de-DE" w:eastAsia="de-DE"/>
        </w:rPr>
        <w:commentReference w:id="318"/>
      </w:r>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319" w:name="_Toc477736572"/>
      <w:commentRangeStart w:id="320"/>
      <w:r w:rsidRPr="00C32215">
        <w:lastRenderedPageBreak/>
        <w:t>First implementation</w:t>
      </w:r>
      <w:bookmarkEnd w:id="319"/>
      <w:commentRangeEnd w:id="320"/>
      <w:r w:rsidR="00A927F4">
        <w:rPr>
          <w:rStyle w:val="CommentReference"/>
          <w:rFonts w:ascii="Times New Roman" w:hAnsi="Times New Roman" w:cs="Times New Roman"/>
          <w:bCs w:val="0"/>
          <w:i w:val="0"/>
          <w:lang w:val="de-DE" w:eastAsia="de-DE"/>
        </w:rPr>
        <w:commentReference w:id="320"/>
      </w:r>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5"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321" w:name="_Ref477152535"/>
      <w:r w:rsidRPr="00C32215">
        <w:t xml:space="preserve">Figure </w:t>
      </w:r>
      <w:r w:rsidR="00990D2A">
        <w:fldChar w:fldCharType="begin"/>
      </w:r>
      <w:r w:rsidR="00990D2A">
        <w:instrText xml:space="preserve"> SEQ Figure \* ARABIC </w:instrText>
      </w:r>
      <w:r w:rsidR="00990D2A">
        <w:fldChar w:fldCharType="separate"/>
      </w:r>
      <w:r w:rsidR="00D23716">
        <w:rPr>
          <w:noProof/>
        </w:rPr>
        <w:t>10</w:t>
      </w:r>
      <w:r w:rsidR="00990D2A">
        <w:fldChar w:fldCharType="end"/>
      </w:r>
      <w:bookmarkEnd w:id="321"/>
      <w:r w:rsidR="00390A44">
        <w:t xml:space="preserve"> Small test case</w:t>
      </w:r>
      <w:r w:rsidRPr="00C32215">
        <w:t xml:space="preserve"> </w:t>
      </w:r>
      <w:r w:rsidR="00390A44">
        <w:t>results for QCD</w:t>
      </w:r>
      <w:r w:rsidR="00990D2A">
        <w:t>, first implementation</w:t>
      </w:r>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6"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322" w:name="_Ref477772687"/>
      <w:bookmarkStart w:id="323" w:name="_Ref477738719"/>
      <w:r>
        <w:t xml:space="preserve">Figure </w:t>
      </w:r>
      <w:r>
        <w:fldChar w:fldCharType="begin"/>
      </w:r>
      <w:r>
        <w:instrText xml:space="preserve"> SEQ Figure \* ARABIC </w:instrText>
      </w:r>
      <w:r>
        <w:fldChar w:fldCharType="separate"/>
      </w:r>
      <w:r w:rsidR="00D23716">
        <w:rPr>
          <w:noProof/>
        </w:rPr>
        <w:t>11</w:t>
      </w:r>
      <w:r>
        <w:fldChar w:fldCharType="end"/>
      </w:r>
      <w:bookmarkEnd w:id="322"/>
      <w:r>
        <w:t xml:space="preserve"> </w:t>
      </w:r>
      <w:r w:rsidR="00B0333A">
        <w:t>Large</w:t>
      </w:r>
      <w:r w:rsidRPr="00C440C3">
        <w:t xml:space="preserve"> test case results for QCD</w:t>
      </w:r>
      <w:r>
        <w:t>, first implementation</w:t>
      </w:r>
      <w:bookmarkEnd w:id="323"/>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F6740A">
        <w:t xml:space="preserve">Figure </w:t>
      </w:r>
      <w:r w:rsidR="00F6740A">
        <w:rPr>
          <w:noProof/>
        </w:rPr>
        <w:t>11</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lastRenderedPageBreak/>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7">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324" w:name="_Ref477152624"/>
      <w:bookmarkStart w:id="325" w:name="_Toc477736584"/>
      <w:bookmarkStart w:id="326" w:name="_Ref477739064"/>
      <w:r w:rsidRPr="00C32215">
        <w:t xml:space="preserve">Figure </w:t>
      </w:r>
      <w:r w:rsidR="00990D2A">
        <w:fldChar w:fldCharType="begin"/>
      </w:r>
      <w:r w:rsidR="00990D2A">
        <w:instrText xml:space="preserve"> SEQ Figure \* ARABIC </w:instrText>
      </w:r>
      <w:r w:rsidR="00990D2A">
        <w:fldChar w:fldCharType="separate"/>
      </w:r>
      <w:r w:rsidR="00D23716">
        <w:rPr>
          <w:noProof/>
        </w:rPr>
        <w:t>12</w:t>
      </w:r>
      <w:r w:rsidR="00990D2A">
        <w:fldChar w:fldCharType="end"/>
      </w:r>
      <w:bookmarkEnd w:id="324"/>
      <w:r w:rsidRPr="00C32215">
        <w:t xml:space="preserve"> </w:t>
      </w:r>
      <w:bookmarkEnd w:id="325"/>
      <w:r w:rsidR="00A927F4" w:rsidRPr="00A927F4">
        <w:t>shows the time taken by the full MILC 64x64x64x8 test cases on traditional CPU, Intel Knights Landing Xeon Phi and NVIDIA P100 (Pascal) GPU architectures.</w:t>
      </w:r>
      <w:bookmarkEnd w:id="326"/>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 xml:space="preserve">shows the time taken by the full MILC 64x64x64x8 test cases on traditional CPU, Intel Knights Landing Xeon Phi and NVIDIA P100 (Pascal) GPU </w:t>
      </w:r>
      <w:proofErr w:type="spellStart"/>
      <w:r w:rsidRPr="00A927F4">
        <w:t>architectures.</w:t>
      </w:r>
      <w:r>
        <w:fldChar w:fldCharType="end"/>
      </w:r>
      <w:r w:rsidRPr="00A927F4">
        <w:t>we</w:t>
      </w:r>
      <w:proofErr w:type="spellEnd"/>
      <w:r w:rsidRPr="00A927F4">
        <w:t xml:space="preserv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w:t>
      </w:r>
      <w:proofErr w:type="spellStart"/>
      <w:r w:rsidRPr="00A927F4">
        <w:t>verion</w:t>
      </w:r>
      <w:proofErr w:type="spellEnd"/>
      <w:r w:rsidRPr="00A927F4">
        <w:t xml:space="preserve"> of the benchmark. The KNL is the 64-core 7210 model, available from within a test and development platform provided as part of the ARCHER service. The Pascal is a NVIDIA P100 GPU provided as part of the “</w:t>
      </w:r>
      <w:proofErr w:type="spellStart"/>
      <w:r w:rsidRPr="00A927F4">
        <w:t>Ouessant</w:t>
      </w:r>
      <w:proofErr w:type="spellEnd"/>
      <w:r w:rsidRPr="00A927F4">
        <w:t>” IBM service at IDRIS, where the host CPU is an IBM Power8+.</w:t>
      </w:r>
    </w:p>
    <w:p w14:paraId="3BBEDBAD" w14:textId="5084F295" w:rsidR="00FF1E9B" w:rsidRPr="00C32215" w:rsidRDefault="00A927F4" w:rsidP="00A927F4">
      <w:pPr>
        <w:pStyle w:val="NormalPRACE"/>
      </w:pPr>
      <w:proofErr w:type="gramStart"/>
      <w:r w:rsidRPr="00A927F4">
        <w:t>It can be seen that the</w:t>
      </w:r>
      <w:proofErr w:type="gramEnd"/>
      <w:r w:rsidRPr="00A927F4">
        <w:t xml:space="preserv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327" w:name="_Toc477736573"/>
      <w:r w:rsidRPr="00C32215">
        <w:t>Second implementation</w:t>
      </w:r>
      <w:bookmarkEnd w:id="327"/>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 xml:space="preserve">Here are shown the benchmark results on </w:t>
      </w:r>
      <w:proofErr w:type="spellStart"/>
      <w:r w:rsidRPr="00C32215">
        <w:t>PizDaint</w:t>
      </w:r>
      <w:proofErr w:type="spellEnd"/>
      <w:r w:rsidRPr="00C32215">
        <w:t xml:space="preserve"> located i</w:t>
      </w:r>
      <w:r w:rsidR="00875D54" w:rsidRPr="00C32215">
        <w:t xml:space="preserve">n Switzerland at CSCS and the </w:t>
      </w:r>
      <w:r w:rsidRPr="00C32215">
        <w:t xml:space="preserve">GPU-partition of </w:t>
      </w:r>
      <w:proofErr w:type="spellStart"/>
      <w:r w:rsidRPr="00C32215">
        <w:t>Cartesius</w:t>
      </w:r>
      <w:proofErr w:type="spellEnd"/>
      <w:r w:rsidRPr="00C32215">
        <w:t xml:space="preserve"> at </w:t>
      </w:r>
      <w:proofErr w:type="spellStart"/>
      <w:r w:rsidRPr="00C32215">
        <w:t>Surfsara</w:t>
      </w:r>
      <w:proofErr w:type="spellEnd"/>
      <w:r w:rsidRPr="00C32215">
        <w:t xml:space="preserve"> based in Netherland, Amsterdam. The runs are performed by using the provided bash-scripts. </w:t>
      </w:r>
      <w:proofErr w:type="spellStart"/>
      <w:r w:rsidRPr="00C32215">
        <w:t>PizDaint</w:t>
      </w:r>
      <w:proofErr w:type="spellEnd"/>
      <w:r w:rsidRPr="00C32215">
        <w:t xml:space="preserve">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 xml:space="preserve">GPU nodes of </w:t>
      </w:r>
      <w:proofErr w:type="spellStart"/>
      <w:r w:rsidRPr="00C32215">
        <w:t>Carte</w:t>
      </w:r>
      <w:r w:rsidR="00C42999" w:rsidRPr="00C32215">
        <w:t>sius</w:t>
      </w:r>
      <w:proofErr w:type="spellEnd"/>
      <w:r w:rsidR="00C42999" w:rsidRPr="00C32215">
        <w:t xml:space="preserve">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328" w:name="_Toc477736585"/>
      <w:r w:rsidRPr="00C32215">
        <w:t xml:space="preserve">Figure </w:t>
      </w:r>
      <w:r w:rsidR="00990D2A">
        <w:fldChar w:fldCharType="begin"/>
      </w:r>
      <w:r w:rsidR="00990D2A">
        <w:instrText xml:space="preserve"> SEQ Figure \* ARABIC </w:instrText>
      </w:r>
      <w:r w:rsidR="00990D2A">
        <w:fldChar w:fldCharType="separate"/>
      </w:r>
      <w:r w:rsidR="00D23716">
        <w:rPr>
          <w:noProof/>
        </w:rPr>
        <w:t>13</w:t>
      </w:r>
      <w:r w:rsidR="00990D2A">
        <w:fldChar w:fldCharType="end"/>
      </w:r>
      <w:r w:rsidRPr="00C32215">
        <w:t xml:space="preserve"> Result of second implementation of QCD on K40m GPU</w:t>
      </w:r>
      <w:bookmarkEnd w:id="328"/>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w:t>
      </w:r>
      <w:proofErr w:type="spellStart"/>
      <w:r w:rsidRPr="00C32215">
        <w:t>Cartesius</w:t>
      </w:r>
      <w:proofErr w:type="spellEnd"/>
      <w:r w:rsidRPr="00C32215">
        <w:t>. T</w:t>
      </w:r>
      <w:r w:rsidR="0070190C" w:rsidRPr="00C32215">
        <w:t>he lattice size is given by 32x32x32</w:t>
      </w:r>
      <w:r w:rsidRPr="00C32215">
        <w:t xml:space="preserve">x96, which corresponds to a moderate lattice size nowadays.  The test is </w:t>
      </w:r>
      <w:proofErr w:type="gramStart"/>
      <w:r w:rsidRPr="00C32215">
        <w:t>perform</w:t>
      </w:r>
      <w:proofErr w:type="gramEnd"/>
      <w:r w:rsidRPr="00C32215">
        <w:t xml:space="preserve">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329" w:name="_Toc477736586"/>
      <w:r w:rsidRPr="00C32215">
        <w:t xml:space="preserve">Figure </w:t>
      </w:r>
      <w:r w:rsidR="00990D2A">
        <w:fldChar w:fldCharType="begin"/>
      </w:r>
      <w:r w:rsidR="00990D2A">
        <w:instrText xml:space="preserve"> SEQ Figure \* ARABIC </w:instrText>
      </w:r>
      <w:r w:rsidR="00990D2A">
        <w:fldChar w:fldCharType="separate"/>
      </w:r>
      <w:r w:rsidR="00D23716">
        <w:rPr>
          <w:noProof/>
        </w:rPr>
        <w:t>14</w:t>
      </w:r>
      <w:r w:rsidR="00990D2A">
        <w:fldChar w:fldCharType="end"/>
      </w:r>
      <w:r w:rsidRPr="00C32215">
        <w:t xml:space="preserve"> Result of second implementation of QCD on P100 GPU</w:t>
      </w:r>
      <w:bookmarkEnd w:id="329"/>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T</w:t>
      </w:r>
      <w:r w:rsidR="0070190C" w:rsidRPr="00C32215">
        <w:t>he lattice size is given by 32x32x32</w:t>
      </w:r>
      <w:r w:rsidRPr="00C32215">
        <w:t xml:space="preserve">x96 </w:t>
      </w:r>
      <w:proofErr w:type="gramStart"/>
      <w:r w:rsidRPr="00C32215">
        <w:t>similar to</w:t>
      </w:r>
      <w:proofErr w:type="gramEnd"/>
      <w:r w:rsidRPr="00C32215">
        <w:t xml:space="preserve"> </w:t>
      </w:r>
      <w:r w:rsidR="002A18F6" w:rsidRPr="00C32215">
        <w:t>the strong scaling run on the K4</w:t>
      </w:r>
      <w:r w:rsidRPr="00C32215">
        <w:t xml:space="preserve">0m on </w:t>
      </w:r>
      <w:proofErr w:type="spellStart"/>
      <w:r w:rsidRPr="00C32215">
        <w:t>Cartesius</w:t>
      </w:r>
      <w:proofErr w:type="spellEnd"/>
      <w:r w:rsidRPr="00C32215">
        <w:t>.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330" w:name="_Toc477736587"/>
      <w:r w:rsidRPr="00C32215">
        <w:t xml:space="preserve">Figure </w:t>
      </w:r>
      <w:r w:rsidR="00990D2A">
        <w:fldChar w:fldCharType="begin"/>
      </w:r>
      <w:r w:rsidR="00990D2A">
        <w:instrText xml:space="preserve"> SEQ Figure \* ARABIC </w:instrText>
      </w:r>
      <w:r w:rsidR="00990D2A">
        <w:fldChar w:fldCharType="separate"/>
      </w:r>
      <w:r w:rsidR="00D23716">
        <w:rPr>
          <w:noProof/>
        </w:rPr>
        <w:t>15</w:t>
      </w:r>
      <w:r w:rsidR="00990D2A">
        <w:fldChar w:fldCharType="end"/>
      </w:r>
      <w:r w:rsidRPr="00C32215">
        <w:t xml:space="preserve"> Result of second implementation of QCD on P100 GPU on larger test case</w:t>
      </w:r>
      <w:bookmarkEnd w:id="330"/>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xml:space="preserve">.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 xml:space="preserve">The benchmark results for the </w:t>
      </w:r>
      <w:proofErr w:type="spellStart"/>
      <w:r w:rsidRPr="00C32215">
        <w:t>XeonPhi</w:t>
      </w:r>
      <w:proofErr w:type="spellEnd"/>
      <w:r w:rsidRPr="00C32215">
        <w:t xml:space="preserve"> benchmark suite are performed on </w:t>
      </w:r>
      <w:proofErr w:type="spellStart"/>
      <w:r w:rsidRPr="00C32215">
        <w:t>Frioul</w:t>
      </w:r>
      <w:proofErr w:type="spellEnd"/>
      <w:r w:rsidRPr="00C32215">
        <w:t xml:space="preserve">, a test cluster at CINES, and the hybrid partition on </w:t>
      </w:r>
      <w:proofErr w:type="spellStart"/>
      <w:r w:rsidRPr="00C32215">
        <w:t>MareNostrum</w:t>
      </w:r>
      <w:proofErr w:type="spellEnd"/>
      <w:r w:rsidRPr="00C32215">
        <w:t xml:space="preserve"> III at BSC. </w:t>
      </w:r>
      <w:proofErr w:type="spellStart"/>
      <w:r w:rsidRPr="00C32215">
        <w:t>Frioul</w:t>
      </w:r>
      <w:proofErr w:type="spellEnd"/>
      <w:r w:rsidRPr="00C32215">
        <w:t xml:space="preserve"> has one KNL-card per node while the hybrid partition of </w:t>
      </w:r>
      <w:proofErr w:type="spellStart"/>
      <w:r w:rsidRPr="00C32215">
        <w:t>MareNostrum</w:t>
      </w:r>
      <w:proofErr w:type="spellEnd"/>
      <w:r w:rsidRPr="00C32215">
        <w:t xml:space="preserve"> III is equipped with two KNCs per node. The data on </w:t>
      </w:r>
      <w:proofErr w:type="spellStart"/>
      <w:r w:rsidRPr="00C32215">
        <w:t>Frioul</w:t>
      </w:r>
      <w:proofErr w:type="spellEnd"/>
      <w:r w:rsidRPr="00C32215">
        <w:t xml:space="preserve"> are generated by using the bash-scripts provided by the QCD-Accelerator </w:t>
      </w:r>
      <w:proofErr w:type="spellStart"/>
      <w:r w:rsidRPr="00C32215">
        <w:t>Benchmarksute</w:t>
      </w:r>
      <w:proofErr w:type="spellEnd"/>
      <w:r w:rsidRPr="00C32215">
        <w:t xml:space="preserv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 xml:space="preserve">x24 per card. In case of the data generated at </w:t>
      </w:r>
      <w:proofErr w:type="spellStart"/>
      <w:r w:rsidRPr="00C32215">
        <w:t>MareNostrum</w:t>
      </w:r>
      <w:proofErr w:type="spellEnd"/>
      <w:r w:rsidRPr="00C32215">
        <w:t>,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331" w:name="_Toc477736588"/>
      <w:r w:rsidRPr="00C32215">
        <w:t xml:space="preserve">Figure </w:t>
      </w:r>
      <w:r w:rsidR="00990D2A">
        <w:fldChar w:fldCharType="begin"/>
      </w:r>
      <w:r w:rsidR="00990D2A">
        <w:instrText xml:space="preserve"> SEQ Figure \* ARABIC </w:instrText>
      </w:r>
      <w:r w:rsidR="00990D2A">
        <w:fldChar w:fldCharType="separate"/>
      </w:r>
      <w:r w:rsidR="00D23716">
        <w:rPr>
          <w:noProof/>
        </w:rPr>
        <w:t>16</w:t>
      </w:r>
      <w:r w:rsidR="00990D2A">
        <w:fldChar w:fldCharType="end"/>
      </w:r>
      <w:r w:rsidRPr="00C32215">
        <w:t xml:space="preserve"> Result of second implementation of QCD on KNC</w:t>
      </w:r>
      <w:bookmarkEnd w:id="331"/>
    </w:p>
    <w:p w14:paraId="631914CE" w14:textId="26E3C65C" w:rsidR="005370AB" w:rsidRPr="00C32215" w:rsidRDefault="005370AB" w:rsidP="005370AB">
      <w:pPr>
        <w:pStyle w:val="NormalPRACE"/>
      </w:pPr>
      <w:r w:rsidRPr="00C32215">
        <w:t xml:space="preserve">The figure shows strong scaling of the conjugate gradient solver on KNC's on the hybrid partition on </w:t>
      </w:r>
      <w:proofErr w:type="spellStart"/>
      <w:r w:rsidRPr="00C32215">
        <w:t>MareNostrum</w:t>
      </w:r>
      <w:proofErr w:type="spellEnd"/>
      <w:r w:rsidRPr="00C32215">
        <w:t xml:space="preserve"> III. T</w:t>
      </w:r>
      <w:r w:rsidR="00352C5B" w:rsidRPr="00C32215">
        <w:t>he lattice size is given by 32x32x32</w:t>
      </w:r>
      <w:r w:rsidRPr="00C32215">
        <w:t xml:space="preserve">x96, which corresponds to a moderate lattice size nowadays. The test is performed with a conjugate gradient solver in single precision by using the native mode and 60 </w:t>
      </w:r>
      <w:proofErr w:type="spellStart"/>
      <w:r w:rsidRPr="00C32215">
        <w:t>openMP</w:t>
      </w:r>
      <w:proofErr w:type="spellEnd"/>
      <w:r w:rsidRPr="00C32215">
        <w:t xml:space="preserve">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332" w:name="_Toc477736589"/>
      <w:r w:rsidRPr="00C32215">
        <w:t xml:space="preserve">Figure </w:t>
      </w:r>
      <w:r w:rsidR="00990D2A">
        <w:fldChar w:fldCharType="begin"/>
      </w:r>
      <w:r w:rsidR="00990D2A">
        <w:instrText xml:space="preserve"> SEQ Figure \* ARABIC </w:instrText>
      </w:r>
      <w:r w:rsidR="00990D2A">
        <w:fldChar w:fldCharType="separate"/>
      </w:r>
      <w:r w:rsidR="00D23716">
        <w:rPr>
          <w:noProof/>
        </w:rPr>
        <w:t>17</w:t>
      </w:r>
      <w:r w:rsidR="00990D2A">
        <w:fldChar w:fldCharType="end"/>
      </w:r>
      <w:r w:rsidRPr="00C32215">
        <w:t xml:space="preserve"> Result of second implementation of QCD on KNL</w:t>
      </w:r>
      <w:bookmarkEnd w:id="332"/>
    </w:p>
    <w:p w14:paraId="2CA38ED5" w14:textId="0D761B02" w:rsidR="005370AB" w:rsidRPr="00C32215" w:rsidRDefault="005370AB" w:rsidP="005370AB">
      <w:pPr>
        <w:pStyle w:val="NormalPRACE"/>
      </w:pPr>
      <w:r w:rsidRPr="00C32215">
        <w:t xml:space="preserve">The figure shows strong scaling of the conjugate gradient solver on KNL's on </w:t>
      </w:r>
      <w:proofErr w:type="spellStart"/>
      <w:r w:rsidRPr="00C32215">
        <w:t>Frioul</w:t>
      </w:r>
      <w:proofErr w:type="spellEnd"/>
      <w:r w:rsidRPr="00C32215">
        <w:t xml:space="preserve">. The </w:t>
      </w:r>
      <w:r w:rsidR="0053125D" w:rsidRPr="00C32215">
        <w:t>lattice size is given by 32x32x32</w:t>
      </w:r>
      <w:r w:rsidRPr="00C32215">
        <w:t xml:space="preserve">x96 </w:t>
      </w:r>
      <w:proofErr w:type="gramStart"/>
      <w:r w:rsidRPr="00C32215">
        <w:t>similar to</w:t>
      </w:r>
      <w:proofErr w:type="gramEnd"/>
      <w:r w:rsidRPr="00C32215">
        <w:t xml:space="preserve"> the strong scaling run on the KNCs on </w:t>
      </w:r>
      <w:proofErr w:type="spellStart"/>
      <w:r w:rsidRPr="00C32215">
        <w:t>MareNostrum</w:t>
      </w:r>
      <w:proofErr w:type="spellEnd"/>
      <w:r w:rsidRPr="00C32215">
        <w:t xml:space="preserve"> III. The run is performed in </w:t>
      </w:r>
      <w:proofErr w:type="spellStart"/>
      <w:r w:rsidRPr="00C32215">
        <w:t>quadranti</w:t>
      </w:r>
      <w:r w:rsidR="0014439F" w:rsidRPr="00C32215">
        <w:t>c</w:t>
      </w:r>
      <w:proofErr w:type="spellEnd"/>
      <w:r w:rsidR="0014439F" w:rsidRPr="00C32215">
        <w:t xml:space="preserve"> cache mode with 68 </w:t>
      </w:r>
      <w:proofErr w:type="spellStart"/>
      <w:r w:rsidR="0014439F" w:rsidRPr="00C32215">
        <w:t>openMP</w:t>
      </w:r>
      <w:proofErr w:type="spellEnd"/>
      <w:r w:rsidR="0014439F" w:rsidRPr="00C32215">
        <w:t xml:space="preserve">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333" w:name="_Toc477736590"/>
      <w:r w:rsidRPr="00C32215">
        <w:t xml:space="preserve">Figure </w:t>
      </w:r>
      <w:r w:rsidR="00990D2A">
        <w:fldChar w:fldCharType="begin"/>
      </w:r>
      <w:r w:rsidR="00990D2A">
        <w:instrText xml:space="preserve"> SEQ Figure \* ARABIC </w:instrText>
      </w:r>
      <w:r w:rsidR="00990D2A">
        <w:fldChar w:fldCharType="separate"/>
      </w:r>
      <w:r w:rsidR="00D23716">
        <w:rPr>
          <w:noProof/>
        </w:rPr>
        <w:t>18</w:t>
      </w:r>
      <w:r w:rsidR="00990D2A">
        <w:fldChar w:fldCharType="end"/>
      </w:r>
      <w:r w:rsidRPr="00C32215">
        <w:t xml:space="preserve"> Result of second implementation of QCD on KNL on a larger test case</w:t>
      </w:r>
      <w:bookmarkEnd w:id="333"/>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w:t>
      </w:r>
      <w:proofErr w:type="spellStart"/>
      <w:r w:rsidRPr="00C32215">
        <w:t>PizDaint</w:t>
      </w:r>
      <w:proofErr w:type="spellEnd"/>
      <w:r w:rsidRPr="00C32215">
        <w: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334" w:name="_Toc477736574"/>
      <w:commentRangeStart w:id="335"/>
      <w:r w:rsidRPr="00C32215">
        <w:t>Quantum Espresso</w:t>
      </w:r>
      <w:bookmarkEnd w:id="334"/>
      <w:commentRangeEnd w:id="335"/>
      <w:r w:rsidR="00073DB8">
        <w:rPr>
          <w:rStyle w:val="CommentReference"/>
          <w:rFonts w:ascii="Times New Roman" w:hAnsi="Times New Roman" w:cs="Times New Roman"/>
          <w:b w:val="0"/>
          <w:bCs w:val="0"/>
          <w:lang w:val="de-DE" w:eastAsia="de-DE"/>
        </w:rPr>
        <w:commentReference w:id="335"/>
      </w:r>
    </w:p>
    <w:p w14:paraId="0C235E39" w14:textId="1355EC2E" w:rsidR="00494CF5" w:rsidRDefault="00CC4024" w:rsidP="00E84304">
      <w:pPr>
        <w:pStyle w:val="NormalPRACE"/>
        <w:rPr>
          <w:lang w:eastAsia="en-GB"/>
        </w:rPr>
      </w:pPr>
      <w:r>
        <w:rPr>
          <w:lang w:eastAsia="en-GB"/>
        </w:rPr>
        <w:t xml:space="preserve">Here are sample results for Quantum Espresso. This code has run on </w:t>
      </w:r>
      <w:proofErr w:type="spellStart"/>
      <w:r>
        <w:rPr>
          <w:lang w:eastAsia="en-GB"/>
        </w:rPr>
        <w:t>Cartesius</w:t>
      </w:r>
      <w:proofErr w:type="spellEnd"/>
      <w:r>
        <w:rPr>
          <w:lang w:eastAsia="en-GB"/>
        </w:rPr>
        <w:t xml:space="preserve">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Pr>
          <w:lang w:eastAsia="en-GB"/>
        </w:rPr>
        <w:t>2.2.1</w:t>
      </w:r>
      <w:r>
        <w:rPr>
          <w:lang w:eastAsia="en-GB"/>
        </w:rPr>
        <w:fldChar w:fldCharType="end"/>
      </w:r>
      <w:r>
        <w:rPr>
          <w:lang w:eastAsia="en-GB"/>
        </w:rPr>
        <w:t xml:space="preserve">) and Marconi (1 node is 1 standalone KNL Xeon Phi 7250, 68 core 1.40 GHz, 16BG MCDRAM, 96BG DDR4 RAM, interconnect is Intel </w:t>
      </w:r>
      <w:proofErr w:type="spellStart"/>
      <w:r>
        <w:rPr>
          <w:lang w:eastAsia="en-GB"/>
        </w:rPr>
        <w:t>OmniPath</w:t>
      </w:r>
      <w:proofErr w:type="spellEnd"/>
      <w:r>
        <w:rPr>
          <w:lang w:eastAsia="en-GB"/>
        </w:rPr>
        <w:t>).</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4">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336" w:name="_Ref477769024"/>
      <w:r>
        <w:t xml:space="preserve">Figure </w:t>
      </w:r>
      <w:r>
        <w:fldChar w:fldCharType="begin"/>
      </w:r>
      <w:r>
        <w:instrText xml:space="preserve"> SEQ Figure \* ARABIC </w:instrText>
      </w:r>
      <w:r>
        <w:fldChar w:fldCharType="separate"/>
      </w:r>
      <w:r w:rsidR="00D23716">
        <w:rPr>
          <w:noProof/>
        </w:rPr>
        <w:t>19</w:t>
      </w:r>
      <w:r>
        <w:fldChar w:fldCharType="end"/>
      </w:r>
      <w:bookmarkEnd w:id="336"/>
      <w:r>
        <w:t xml:space="preserve"> Scalability of Quantum Espresso on GPU for test case 1</w:t>
      </w:r>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337" w:name="_Ref477769025"/>
      <w:r>
        <w:t xml:space="preserve">Figure </w:t>
      </w:r>
      <w:r>
        <w:fldChar w:fldCharType="begin"/>
      </w:r>
      <w:r>
        <w:instrText xml:space="preserve"> SEQ Figure \* ARABIC </w:instrText>
      </w:r>
      <w:r>
        <w:fldChar w:fldCharType="separate"/>
      </w:r>
      <w:r w:rsidR="00D23716">
        <w:rPr>
          <w:noProof/>
        </w:rPr>
        <w:t>20</w:t>
      </w:r>
      <w:r>
        <w:fldChar w:fldCharType="end"/>
      </w:r>
      <w:bookmarkEnd w:id="337"/>
      <w:r>
        <w:t xml:space="preserve"> Scalability of Quantum Espresso on GPU for test case 2</w:t>
      </w:r>
    </w:p>
    <w:p w14:paraId="47787F3A" w14:textId="2482917F"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t xml:space="preserve">Figure </w:t>
      </w:r>
      <w:r>
        <w:rPr>
          <w:noProof/>
        </w:rPr>
        <w:t>19</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t xml:space="preserve">Figure </w:t>
      </w:r>
      <w:r>
        <w:rPr>
          <w:noProof/>
        </w:rPr>
        <w:t>20</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338" w:name="_Ref477769092"/>
      <w:r>
        <w:t xml:space="preserve">Figure </w:t>
      </w:r>
      <w:r>
        <w:fldChar w:fldCharType="begin"/>
      </w:r>
      <w:r>
        <w:instrText xml:space="preserve"> SEQ Figure \* ARABIC </w:instrText>
      </w:r>
      <w:r>
        <w:fldChar w:fldCharType="separate"/>
      </w:r>
      <w:r>
        <w:rPr>
          <w:noProof/>
        </w:rPr>
        <w:t>21</w:t>
      </w:r>
      <w:r>
        <w:fldChar w:fldCharType="end"/>
      </w:r>
      <w:bookmarkEnd w:id="338"/>
      <w:r>
        <w:t xml:space="preserve"> Scalability of Quantum Espresso on KNL for test case 1</w:t>
      </w:r>
    </w:p>
    <w:p w14:paraId="5018D6BA" w14:textId="017A7500" w:rsidR="00116E7C" w:rsidRPr="00C32215" w:rsidRDefault="00916DAD" w:rsidP="00116E7C">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t xml:space="preserve">Figure </w:t>
      </w:r>
      <w:r>
        <w:rPr>
          <w:noProof/>
        </w:rPr>
        <w:t>21</w:t>
      </w:r>
      <w:r>
        <w:rPr>
          <w:lang w:eastAsia="en-GB"/>
        </w:rPr>
        <w:fldChar w:fldCharType="end"/>
      </w:r>
      <w:r>
        <w:rPr>
          <w:lang w:eastAsia="en-GB"/>
        </w:rPr>
        <w:t xml:space="preserve"> shows </w:t>
      </w:r>
      <w:r w:rsidR="00D23716">
        <w:rPr>
          <w:lang w:eastAsia="en-GB"/>
        </w:rPr>
        <w:t>first result for KNL</w:t>
      </w:r>
      <w:r>
        <w:rPr>
          <w:lang w:eastAsia="en-GB"/>
        </w:rPr>
        <w:t>.</w:t>
      </w:r>
      <w:r w:rsidR="0045383C">
        <w:rPr>
          <w:lang w:eastAsia="en-GB"/>
        </w:rPr>
        <w:t xml:space="preserve"> As well as for GPU, this test case is very small and should be updated.</w:t>
      </w:r>
    </w:p>
    <w:p w14:paraId="6D4C8694" w14:textId="77777777" w:rsidR="00116E7C" w:rsidRDefault="00116E7C" w:rsidP="00116E7C">
      <w:pPr>
        <w:pStyle w:val="Heading3"/>
      </w:pPr>
      <w:bookmarkStart w:id="339" w:name="_Toc477736575"/>
      <w:r w:rsidRPr="00C32215">
        <w:t>Synthetic benchmarks (SHOC)</w:t>
      </w:r>
      <w:bookmarkEnd w:id="339"/>
    </w:p>
    <w:p w14:paraId="41E25EE3" w14:textId="04180B07" w:rsidR="00E27A9A" w:rsidRDefault="00E27A9A" w:rsidP="00E27A9A">
      <w:pPr>
        <w:pStyle w:val="NormalPRACE"/>
      </w:pPr>
      <w:r>
        <w:t xml:space="preserve">The SHOC benchmark has been run on </w:t>
      </w:r>
      <w:proofErr w:type="spellStart"/>
      <w:r w:rsidR="0069361E">
        <w:t>Cartesius</w:t>
      </w:r>
      <w:proofErr w:type="spellEnd"/>
      <w:r w:rsidR="0069361E">
        <w:t xml:space="preserve">, </w:t>
      </w:r>
      <w:proofErr w:type="spellStart"/>
      <w:r w:rsidR="0069361E">
        <w:t>Ouessant</w:t>
      </w:r>
      <w:proofErr w:type="spellEnd"/>
      <w:r w:rsidR="0069361E">
        <w:t xml:space="preserve"> and </w:t>
      </w:r>
      <w:proofErr w:type="spellStart"/>
      <w:r w:rsidR="0069361E">
        <w:t>MareNostrum</w:t>
      </w:r>
      <w:proofErr w:type="spellEnd"/>
      <w:r w:rsidR="0069361E">
        <w:t xml:space="preserve">. </w:t>
      </w:r>
      <w:r w:rsidR="0069361E">
        <w:fldChar w:fldCharType="begin"/>
      </w:r>
      <w:r w:rsidR="0069361E">
        <w:instrText xml:space="preserve"> REF _Ref477773433 \h </w:instrText>
      </w:r>
      <w:r w:rsidR="0069361E">
        <w:fldChar w:fldCharType="separate"/>
      </w:r>
      <w:r w:rsidR="0069361E">
        <w:t xml:space="preserve">Table </w:t>
      </w:r>
      <w:r w:rsidR="0069361E">
        <w:rPr>
          <w:noProof/>
        </w:rPr>
        <w:t>4</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 xml:space="preserve">K40 </w:t>
            </w:r>
            <w:proofErr w:type="spellStart"/>
            <w:r>
              <w:rPr>
                <w:rFonts w:ascii="Calibri" w:hAnsi="Calibri"/>
                <w:color w:val="000000"/>
              </w:rPr>
              <w:t>OpenCL</w:t>
            </w:r>
            <w:proofErr w:type="spellEnd"/>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 xml:space="preserve">KNC </w:t>
            </w:r>
            <w:proofErr w:type="spellStart"/>
            <w:r>
              <w:rPr>
                <w:rFonts w:ascii="Calibri" w:hAnsi="Calibri"/>
                <w:color w:val="000000"/>
              </w:rPr>
              <w:t>Offload</w:t>
            </w:r>
            <w:proofErr w:type="spellEnd"/>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 xml:space="preserve">KNC </w:t>
            </w:r>
            <w:proofErr w:type="spellStart"/>
            <w:r>
              <w:rPr>
                <w:rFonts w:ascii="Calibri" w:hAnsi="Calibri"/>
                <w:color w:val="000000"/>
              </w:rPr>
              <w:t>OpenCL</w:t>
            </w:r>
            <w:proofErr w:type="spellEnd"/>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proofErr w:type="spellStart"/>
            <w:r>
              <w:rPr>
                <w:rFonts w:ascii="Calibri" w:hAnsi="Calibri"/>
                <w:color w:val="000000"/>
              </w:rPr>
              <w:t>Haswell</w:t>
            </w:r>
            <w:proofErr w:type="spellEnd"/>
            <w:r>
              <w:rPr>
                <w:rFonts w:ascii="Calibri" w:hAnsi="Calibri"/>
                <w:color w:val="000000"/>
              </w:rPr>
              <w:t xml:space="preserve"> </w:t>
            </w:r>
            <w:proofErr w:type="spellStart"/>
            <w:r>
              <w:rPr>
                <w:rFonts w:ascii="Calibri" w:hAnsi="Calibri"/>
                <w:color w:val="000000"/>
              </w:rPr>
              <w:t>OpenCL</w:t>
            </w:r>
            <w:proofErr w:type="spellEnd"/>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proofErr w:type="spellStart"/>
            <w:r>
              <w:rPr>
                <w:rFonts w:ascii="Calibri" w:hAnsi="Calibri"/>
                <w:color w:val="000000"/>
              </w:rPr>
              <w:t>BusSpeedDownload</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proofErr w:type="spellStart"/>
            <w:r>
              <w:rPr>
                <w:rFonts w:ascii="Calibri" w:hAnsi="Calibri"/>
                <w:color w:val="000000"/>
              </w:rPr>
              <w:t>BusSpeedReadback</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proofErr w:type="spellStart"/>
            <w:r>
              <w:rPr>
                <w:rFonts w:ascii="Calibri" w:hAnsi="Calibri"/>
                <w:color w:val="000000"/>
              </w:rPr>
              <w:t>maxspflops</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proofErr w:type="spellStart"/>
            <w:r>
              <w:rPr>
                <w:rFonts w:ascii="Calibri" w:hAnsi="Calibri"/>
                <w:color w:val="000000"/>
              </w:rPr>
              <w:t>maxdpflops</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proofErr w:type="spellStart"/>
            <w:r>
              <w:rPr>
                <w:rFonts w:ascii="Calibri" w:hAnsi="Calibri"/>
                <w:color w:val="000000"/>
              </w:rPr>
              <w:t>gmem_readbw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proofErr w:type="spellStart"/>
            <w:r>
              <w:rPr>
                <w:rFonts w:ascii="Calibri" w:hAnsi="Calibri"/>
                <w:color w:val="000000"/>
              </w:rPr>
              <w:t>gmem_readbw_strided</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proofErr w:type="spellStart"/>
            <w:r>
              <w:rPr>
                <w:rFonts w:ascii="Calibri" w:hAnsi="Calibri"/>
                <w:color w:val="000000"/>
              </w:rPr>
              <w:lastRenderedPageBreak/>
              <w:t>gmem_writebw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proofErr w:type="spellStart"/>
            <w:r>
              <w:rPr>
                <w:rFonts w:ascii="Calibri" w:hAnsi="Calibri"/>
                <w:color w:val="000000"/>
              </w:rPr>
              <w:t>gmem_writebw_strided</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proofErr w:type="spellStart"/>
            <w:r>
              <w:rPr>
                <w:rFonts w:ascii="Calibri" w:hAnsi="Calibri"/>
                <w:color w:val="000000"/>
              </w:rPr>
              <w:t>lmem_readbw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proofErr w:type="spellStart"/>
            <w:r>
              <w:rPr>
                <w:rFonts w:ascii="Calibri" w:hAnsi="Calibri"/>
                <w:color w:val="000000"/>
              </w:rPr>
              <w:t>lmem_writebw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 xml:space="preserve">91,935,100 </w:t>
            </w:r>
            <w:proofErr w:type="spellStart"/>
            <w:r>
              <w:rPr>
                <w:rFonts w:ascii="Calibri" w:hAnsi="Calibri"/>
                <w:color w:val="000000"/>
              </w:rPr>
              <w:t>Edges</w:t>
            </w:r>
            <w:proofErr w:type="spellEnd"/>
            <w:r>
              <w:rPr>
                <w:rFonts w:ascii="Calibri" w:hAnsi="Calibri"/>
                <w:color w:val="000000"/>
              </w:rPr>
              <w:t>/s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w:t>
            </w:r>
            <w:proofErr w:type="spellStart"/>
            <w:r>
              <w:rPr>
                <w:rFonts w:ascii="Calibri" w:hAnsi="Calibri"/>
                <w:color w:val="000000"/>
              </w:rPr>
              <w:t>Edges</w:t>
            </w:r>
            <w:proofErr w:type="spellEnd"/>
            <w:r>
              <w:rPr>
                <w:rFonts w:ascii="Calibri" w:hAnsi="Calibri"/>
                <w:color w:val="000000"/>
              </w:rPr>
              <w:t xml:space="preserve">/s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proofErr w:type="spellStart"/>
            <w:r>
              <w:rPr>
                <w:rFonts w:ascii="Calibri" w:hAnsi="Calibri"/>
                <w:color w:val="000000"/>
              </w:rPr>
              <w:t>FFT_sp</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proofErr w:type="spellStart"/>
            <w:r>
              <w:rPr>
                <w:rFonts w:ascii="Calibri" w:hAnsi="Calibri"/>
                <w:color w:val="000000"/>
              </w:rPr>
              <w:t>FFT_dp</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proofErr w:type="spellStart"/>
            <w:r>
              <w:rPr>
                <w:rFonts w:ascii="Calibri" w:hAnsi="Calibri"/>
                <w:color w:val="000000"/>
              </w:rPr>
              <w:t>Reduction</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proofErr w:type="spellStart"/>
            <w:r>
              <w:rPr>
                <w:rFonts w:ascii="Calibri" w:hAnsi="Calibri"/>
                <w:color w:val="000000"/>
              </w:rPr>
              <w:t>Sort</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proofErr w:type="spellStart"/>
            <w:r>
              <w:rPr>
                <w:rFonts w:ascii="Calibri" w:hAnsi="Calibri"/>
                <w:color w:val="000000"/>
              </w:rPr>
              <w:t>Spmv</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proofErr w:type="spellStart"/>
            <w:r>
              <w:rPr>
                <w:rFonts w:ascii="Calibri" w:hAnsi="Calibri"/>
                <w:color w:val="000000"/>
              </w:rPr>
              <w:lastRenderedPageBreak/>
              <w:t>Triad</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C41EA88" w:rsidR="008E6BDB" w:rsidRPr="00C32215" w:rsidRDefault="00B02D86" w:rsidP="00B02D86">
      <w:pPr>
        <w:pStyle w:val="Caption"/>
      </w:pPr>
      <w:bookmarkStart w:id="340" w:name="_Ref477773433"/>
      <w:r>
        <w:t xml:space="preserve">Table </w:t>
      </w:r>
      <w:r w:rsidR="00427B4E">
        <w:fldChar w:fldCharType="begin"/>
      </w:r>
      <w:r w:rsidR="00427B4E">
        <w:instrText xml:space="preserve"> SEQ Table \* ARABIC </w:instrText>
      </w:r>
      <w:r w:rsidR="00427B4E">
        <w:fldChar w:fldCharType="separate"/>
      </w:r>
      <w:ins w:id="341" w:author="Victor Cameo" w:date="2017-03-23T01:31:00Z">
        <w:r w:rsidR="00BA489F">
          <w:rPr>
            <w:noProof/>
          </w:rPr>
          <w:t>6</w:t>
        </w:r>
      </w:ins>
      <w:del w:id="342" w:author="Victor Cameo" w:date="2017-03-23T01:27:00Z">
        <w:r w:rsidR="00427B4E" w:rsidDel="009259F3">
          <w:rPr>
            <w:noProof/>
          </w:rPr>
          <w:delText>4</w:delText>
        </w:r>
      </w:del>
      <w:r w:rsidR="00427B4E">
        <w:fldChar w:fldCharType="end"/>
      </w:r>
      <w:bookmarkEnd w:id="340"/>
      <w:r>
        <w:t xml:space="preserve"> </w:t>
      </w:r>
      <w:r w:rsidRPr="001703E9">
        <w:t xml:space="preserve">Synthetic benchmarks results on </w:t>
      </w:r>
      <w:r w:rsidR="00730CDE">
        <w:t>GPU and Xeon Phi</w:t>
      </w:r>
    </w:p>
    <w:p w14:paraId="6A57671D" w14:textId="327BBBBC" w:rsidR="00591606" w:rsidRPr="00C32215" w:rsidRDefault="00591606" w:rsidP="00947E32">
      <w:pPr>
        <w:pStyle w:val="NormalPRACE"/>
        <w:rPr>
          <w:lang w:eastAsia="en-GB"/>
        </w:rPr>
      </w:pPr>
      <w:commentRangeStart w:id="343"/>
      <w:r w:rsidRPr="00C32215">
        <w:rPr>
          <w:lang w:eastAsia="en-GB"/>
        </w:rPr>
        <w:t>Measures marked red are not relevant and should not be considered.</w:t>
      </w:r>
      <w:commentRangeEnd w:id="343"/>
      <w:r w:rsidR="00011841">
        <w:rPr>
          <w:rStyle w:val="CommentReference"/>
        </w:rPr>
        <w:commentReference w:id="343"/>
      </w:r>
    </w:p>
    <w:p w14:paraId="4CD26543" w14:textId="760A1489" w:rsidR="00116E7C" w:rsidRPr="00C32215" w:rsidRDefault="00116E7C" w:rsidP="00116E7C">
      <w:pPr>
        <w:pStyle w:val="Heading3"/>
      </w:pPr>
      <w:bookmarkStart w:id="344" w:name="_Toc477736576"/>
      <w:r w:rsidRPr="00C32215">
        <w:t>SPECFEM3D</w:t>
      </w:r>
      <w:bookmarkEnd w:id="344"/>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536C43A3" w:rsidR="009F1D19" w:rsidRPr="00C32215" w:rsidRDefault="000B533E" w:rsidP="000B533E">
      <w:pPr>
        <w:pStyle w:val="Caption"/>
      </w:pPr>
      <w:bookmarkStart w:id="345" w:name="_Toc477736594"/>
      <w:r w:rsidRPr="00C32215">
        <w:t xml:space="preserve">Table </w:t>
      </w:r>
      <w:r w:rsidR="00427B4E">
        <w:fldChar w:fldCharType="begin"/>
      </w:r>
      <w:r w:rsidR="00427B4E">
        <w:instrText xml:space="preserve"> SEQ Table \* ARABIC </w:instrText>
      </w:r>
      <w:r w:rsidR="00427B4E">
        <w:fldChar w:fldCharType="separate"/>
      </w:r>
      <w:ins w:id="346" w:author="Victor Cameo" w:date="2017-03-23T01:31:00Z">
        <w:r w:rsidR="00BA489F">
          <w:rPr>
            <w:noProof/>
          </w:rPr>
          <w:t>7</w:t>
        </w:r>
      </w:ins>
      <w:del w:id="347" w:author="Victor Cameo" w:date="2017-03-23T01:27:00Z">
        <w:r w:rsidR="00427B4E" w:rsidDel="009259F3">
          <w:rPr>
            <w:noProof/>
          </w:rPr>
          <w:delText>5</w:delText>
        </w:r>
      </w:del>
      <w:r w:rsidR="00427B4E">
        <w:fldChar w:fldCharType="end"/>
      </w:r>
      <w:r w:rsidRPr="00C32215">
        <w:t xml:space="preserve"> SPECFEM 3D GLOBE results</w:t>
      </w:r>
      <w:bookmarkEnd w:id="345"/>
      <w:r w:rsidR="00073DB8">
        <w:t xml:space="preserve"> (</w:t>
      </w:r>
      <w:r w:rsidR="000C6875">
        <w:t>run</w:t>
      </w:r>
      <w:r w:rsidR="00073DB8">
        <w:t xml:space="preserve"> time in second)</w:t>
      </w:r>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348" w:name="_Ref477340783"/>
      <w:bookmarkStart w:id="349" w:name="_Toc477736577"/>
      <w:r w:rsidRPr="00C32215">
        <w:t>Conclusion and future work</w:t>
      </w:r>
      <w:bookmarkEnd w:id="348"/>
      <w:bookmarkEnd w:id="349"/>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7"/>
      <w:footerReference w:type="default" r:id="rId5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2" w:author="Victor Cameo" w:date="2017-03-19T19:16:00Z" w:initials="VC">
    <w:p w14:paraId="266638CA" w14:textId="2311720C" w:rsidR="00C566DE" w:rsidRDefault="00C566DE">
      <w:pPr>
        <w:pStyle w:val="CommentText"/>
      </w:pPr>
      <w:r>
        <w:rPr>
          <w:rStyle w:val="CommentReference"/>
        </w:rPr>
        <w:annotationRef/>
      </w:r>
      <w:proofErr w:type="spellStart"/>
      <w:r>
        <w:t>To</w:t>
      </w:r>
      <w:proofErr w:type="spellEnd"/>
      <w:r>
        <w:t xml:space="preserve"> </w:t>
      </w:r>
      <w:proofErr w:type="spellStart"/>
      <w:r>
        <w:t>be</w:t>
      </w:r>
      <w:proofErr w:type="spellEnd"/>
      <w:r>
        <w:t xml:space="preserve"> </w:t>
      </w:r>
      <w:proofErr w:type="spellStart"/>
      <w:r>
        <w:t>updated</w:t>
      </w:r>
      <w:proofErr w:type="spellEnd"/>
    </w:p>
  </w:comment>
  <w:comment w:id="174" w:author="Victor Cameo" w:date="2017-03-19T19:18:00Z" w:initials="VC">
    <w:p w14:paraId="480D3C2C" w14:textId="47575163" w:rsidR="00C566DE" w:rsidRDefault="00C566DE">
      <w:pPr>
        <w:pStyle w:val="CommentText"/>
      </w:pPr>
      <w:r>
        <w:rPr>
          <w:rStyle w:val="CommentReference"/>
        </w:rPr>
        <w:annotationRef/>
      </w:r>
      <w:r>
        <w:t xml:space="preserve">I </w:t>
      </w:r>
      <w:proofErr w:type="spellStart"/>
      <w:r>
        <w:t>agree</w:t>
      </w:r>
      <w:proofErr w:type="spellEnd"/>
      <w:r>
        <w:t xml:space="preserve">, not </w:t>
      </w:r>
      <w:proofErr w:type="spellStart"/>
      <w:r>
        <w:t>readable</w:t>
      </w:r>
      <w:proofErr w:type="spellEnd"/>
      <w:r>
        <w:t xml:space="preserve"> </w:t>
      </w:r>
      <w:proofErr w:type="spellStart"/>
      <w:r>
        <w:t>enough</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make</w:t>
      </w:r>
      <w:proofErr w:type="spellEnd"/>
      <w:r>
        <w:t xml:space="preserve"> </w:t>
      </w:r>
      <w:proofErr w:type="spellStart"/>
      <w:r>
        <w:t>it</w:t>
      </w:r>
      <w:proofErr w:type="spellEnd"/>
      <w:r>
        <w:t xml:space="preserve"> </w:t>
      </w:r>
      <w:proofErr w:type="spellStart"/>
      <w:r>
        <w:t>better</w:t>
      </w:r>
      <w:proofErr w:type="spellEnd"/>
      <w:r>
        <w:t xml:space="preserve"> </w:t>
      </w:r>
    </w:p>
  </w:comment>
  <w:comment w:id="176" w:author="Victor Cameo" w:date="2017-03-19T19:20:00Z" w:initials="VC">
    <w:p w14:paraId="7215A013" w14:textId="42AAF79B" w:rsidR="00C566DE" w:rsidRDefault="00C566DE">
      <w:pPr>
        <w:pStyle w:val="CommentText"/>
      </w:pPr>
      <w:r>
        <w:rPr>
          <w:rStyle w:val="CommentReference"/>
        </w:rPr>
        <w:annotationRef/>
      </w:r>
      <w:r>
        <w:rPr>
          <w:noProof/>
        </w:rPr>
        <w:t>d</w:t>
      </w:r>
    </w:p>
  </w:comment>
  <w:comment w:id="177" w:author="Victor Cameo" w:date="2017-03-19T19:21:00Z" w:initials="VC">
    <w:p w14:paraId="311AA763" w14:textId="4F0CABCD" w:rsidR="00C566DE" w:rsidRDefault="00C566DE">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w:t>
      </w:r>
      <w:proofErr w:type="spellStart"/>
      <w:r>
        <w:t>concerned</w:t>
      </w:r>
      <w:proofErr w:type="spellEnd"/>
      <w:r>
        <w:t xml:space="preserve"> BCO</w:t>
      </w:r>
    </w:p>
  </w:comment>
  <w:comment w:id="180" w:author="Victor Cameo" w:date="2017-03-19T19:22:00Z" w:initials="VC">
    <w:p w14:paraId="13732D5B" w14:textId="4E11550B" w:rsidR="00C566DE" w:rsidRDefault="00C566DE">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 </w:t>
      </w:r>
      <w:proofErr w:type="spellStart"/>
      <w:r>
        <w:t>more</w:t>
      </w:r>
      <w:proofErr w:type="spellEnd"/>
      <w:r>
        <w:t xml:space="preserve"> </w:t>
      </w:r>
      <w:proofErr w:type="spellStart"/>
      <w:r>
        <w:t>to</w:t>
      </w:r>
      <w:proofErr w:type="spellEnd"/>
      <w:r>
        <w:t xml:space="preserve"> </w:t>
      </w:r>
      <w:proofErr w:type="spellStart"/>
      <w:r>
        <w:t>come</w:t>
      </w:r>
      <w:proofErr w:type="spellEnd"/>
      <w:r>
        <w:t>.</w:t>
      </w:r>
    </w:p>
  </w:comment>
  <w:comment w:id="259" w:author="Victor Cameo" w:date="2017-03-20T01:06:00Z" w:initials="VC">
    <w:p w14:paraId="56C7580C" w14:textId="4FFC1A65" w:rsidR="00C566DE" w:rsidRDefault="00C566DE">
      <w:pPr>
        <w:pStyle w:val="CommentText"/>
      </w:pPr>
      <w:r>
        <w:rPr>
          <w:rStyle w:val="CommentReference"/>
        </w:rPr>
        <w:annotationRef/>
      </w:r>
      <w:r>
        <w:t>Updated</w:t>
      </w:r>
    </w:p>
  </w:comment>
  <w:comment w:id="262" w:author="Victor Cameo" w:date="2017-03-20T01:06:00Z" w:initials="VC">
    <w:p w14:paraId="1FA0B03A" w14:textId="6F8254E9" w:rsidR="00C566DE" w:rsidRDefault="00C566DE">
      <w:pPr>
        <w:pStyle w:val="CommentText"/>
      </w:pPr>
      <w:r>
        <w:rPr>
          <w:rStyle w:val="CommentReference"/>
        </w:rPr>
        <w:annotationRef/>
      </w:r>
      <w:r>
        <w:t xml:space="preserve">WIP </w:t>
      </w:r>
      <w:proofErr w:type="spellStart"/>
      <w:r>
        <w:t>with</w:t>
      </w:r>
      <w:proofErr w:type="spellEnd"/>
      <w:r>
        <w:t xml:space="preserve"> BCO </w:t>
      </w:r>
    </w:p>
  </w:comment>
  <w:comment w:id="265" w:author="Victor Cameo" w:date="2017-03-20T01:11:00Z" w:initials="VC">
    <w:p w14:paraId="3A053849" w14:textId="33EB17DC" w:rsidR="00C566DE" w:rsidRDefault="00C566DE">
      <w:pPr>
        <w:pStyle w:val="CommentText"/>
      </w:pPr>
      <w:r>
        <w:rPr>
          <w:rStyle w:val="CommentReference"/>
        </w:rPr>
        <w:annotationRef/>
      </w:r>
      <w:r>
        <w:t>Updated</w:t>
      </w:r>
    </w:p>
  </w:comment>
  <w:comment w:id="268" w:author="Victor Cameo" w:date="2017-03-20T01:11:00Z" w:initials="VC">
    <w:p w14:paraId="62A7CBFB" w14:textId="310CB649" w:rsidR="00C566DE" w:rsidRDefault="00C566DE">
      <w:pPr>
        <w:pStyle w:val="CommentText"/>
      </w:pPr>
      <w:r>
        <w:rPr>
          <w:rStyle w:val="CommentReference"/>
        </w:rPr>
        <w:annotationRef/>
      </w:r>
      <w:r>
        <w:t>Updated</w:t>
      </w:r>
    </w:p>
  </w:comment>
  <w:comment w:id="296" w:author="Victor Cameo" w:date="2017-03-20T01:11:00Z" w:initials="VC">
    <w:p w14:paraId="70CD8359" w14:textId="6F25C8D8" w:rsidR="00C566DE" w:rsidRDefault="00C566DE">
      <w:pPr>
        <w:pStyle w:val="CommentText"/>
      </w:pPr>
      <w:r>
        <w:rPr>
          <w:rStyle w:val="CommentReference"/>
        </w:rPr>
        <w:annotationRef/>
      </w:r>
      <w:r>
        <w:t>Updated</w:t>
      </w:r>
    </w:p>
  </w:comment>
  <w:comment w:id="318" w:author="Victor Cameo" w:date="2017-03-20T11:28:00Z" w:initials="VC">
    <w:p w14:paraId="4E8FD4F6" w14:textId="68272D45" w:rsidR="00C566DE" w:rsidRDefault="00C566DE">
      <w:pPr>
        <w:pStyle w:val="CommentText"/>
      </w:pPr>
      <w:r>
        <w:rPr>
          <w:rStyle w:val="CommentReference"/>
        </w:rPr>
        <w:annotationRef/>
      </w:r>
      <w:r>
        <w:t>Updated</w:t>
      </w:r>
    </w:p>
  </w:comment>
  <w:comment w:id="320" w:author="Victor Cameo" w:date="2017-03-20T02:10:00Z" w:initials="VC">
    <w:p w14:paraId="387FCD4D" w14:textId="751E5F1B" w:rsidR="00C566DE" w:rsidRDefault="00C566DE">
      <w:pPr>
        <w:pStyle w:val="CommentText"/>
      </w:pPr>
      <w:r>
        <w:rPr>
          <w:rStyle w:val="CommentReference"/>
        </w:rPr>
        <w:annotationRef/>
      </w:r>
      <w:proofErr w:type="spellStart"/>
      <w:r>
        <w:t>updated</w:t>
      </w:r>
      <w:proofErr w:type="spellEnd"/>
    </w:p>
  </w:comment>
  <w:comment w:id="335" w:author="Victor Cameo" w:date="2017-03-20T02:37:00Z" w:initials="VC">
    <w:p w14:paraId="07912D17" w14:textId="399C3521" w:rsidR="00C566DE" w:rsidRDefault="00C566DE">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w:t>
      </w:r>
    </w:p>
  </w:comment>
  <w:comment w:id="343" w:author="Victor Cameo" w:date="2017-03-20T11:12:00Z" w:initials="VC">
    <w:p w14:paraId="708EF519" w14:textId="23007748" w:rsidR="00C566DE" w:rsidRDefault="00C566DE">
      <w:pPr>
        <w:pStyle w:val="CommentText"/>
      </w:pPr>
      <w:r>
        <w:rPr>
          <w:rStyle w:val="CommentReference"/>
        </w:rPr>
        <w:annotationRef/>
      </w:r>
      <w:proofErr w:type="spellStart"/>
      <w:r>
        <w:t>Explainations</w:t>
      </w:r>
      <w:proofErr w:type="spellEnd"/>
      <w:r>
        <w:t xml:space="preserve"> WIP </w:t>
      </w:r>
      <w:proofErr w:type="spellStart"/>
      <w:r>
        <w:t>with</w:t>
      </w:r>
      <w:proofErr w:type="spellEnd"/>
      <w:r>
        <w:t xml:space="preserve">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480D3C2C" w15:done="0"/>
  <w15:commentEx w15:paraId="7215A013" w15:done="0"/>
  <w15:commentEx w15:paraId="311AA763" w15:done="0"/>
  <w15:commentEx w15:paraId="13732D5B" w15:done="0"/>
  <w15:commentEx w15:paraId="56C7580C" w15:done="0"/>
  <w15:commentEx w15:paraId="1FA0B03A"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C566DE" w:rsidRDefault="00C566DE">
      <w:r>
        <w:separator/>
      </w:r>
    </w:p>
  </w:endnote>
  <w:endnote w:type="continuationSeparator" w:id="0">
    <w:p w14:paraId="1AF9CBF2" w14:textId="77777777" w:rsidR="00C566DE" w:rsidRDefault="00C5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C566DE" w:rsidRDefault="00C566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C566DE" w:rsidRPr="00D60D9B" w:rsidRDefault="00C566DE">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59F3">
      <w:rPr>
        <w:rStyle w:val="PageNumber"/>
        <w:noProof/>
      </w:rPr>
      <w:t>ix</w:t>
    </w:r>
    <w:r>
      <w:rPr>
        <w:rStyle w:val="PageNumber"/>
      </w:rPr>
      <w:fldChar w:fldCharType="end"/>
    </w:r>
  </w:p>
  <w:p w14:paraId="28674C59" w14:textId="77777777" w:rsidR="00C566DE" w:rsidRPr="00370056" w:rsidRDefault="00C566DE">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489F">
      <w:rPr>
        <w:rStyle w:val="PageNumber"/>
        <w:noProof/>
      </w:rPr>
      <w:t>15</w:t>
    </w:r>
    <w:r>
      <w:rPr>
        <w:rStyle w:val="PageNumber"/>
      </w:rPr>
      <w:fldChar w:fldCharType="end"/>
    </w:r>
  </w:p>
  <w:p w14:paraId="04B8B36A" w14:textId="7D9E2A89" w:rsidR="00C566DE" w:rsidRPr="00370056" w:rsidRDefault="00C566D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59F3">
      <w:rPr>
        <w:rStyle w:val="PageNumber"/>
        <w:noProof/>
      </w:rPr>
      <w:t>16</w:t>
    </w:r>
    <w:r>
      <w:rPr>
        <w:rStyle w:val="PageNumber"/>
      </w:rPr>
      <w:fldChar w:fldCharType="end"/>
    </w:r>
  </w:p>
  <w:p w14:paraId="64168D9A" w14:textId="77777777" w:rsidR="00C566DE" w:rsidRPr="00370056" w:rsidRDefault="00C566D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C566DE" w:rsidRDefault="00C566D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489F">
      <w:rPr>
        <w:rStyle w:val="PageNumber"/>
        <w:noProof/>
      </w:rPr>
      <w:t>17</w:t>
    </w:r>
    <w:r>
      <w:rPr>
        <w:rStyle w:val="PageNumber"/>
      </w:rPr>
      <w:fldChar w:fldCharType="end"/>
    </w:r>
  </w:p>
  <w:p w14:paraId="35E97CBD" w14:textId="77777777" w:rsidR="00C566DE" w:rsidRPr="00370056" w:rsidRDefault="00C566D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C566DE" w:rsidRDefault="00C566DE">
      <w:r>
        <w:separator/>
      </w:r>
    </w:p>
  </w:footnote>
  <w:footnote w:type="continuationSeparator" w:id="0">
    <w:p w14:paraId="1D1B1D22" w14:textId="77777777" w:rsidR="00C566DE" w:rsidRDefault="00C566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C566DE" w:rsidRPr="00004E06" w:rsidRDefault="00C566DE"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C566DE" w:rsidRPr="007B2E1A" w:rsidRDefault="00C566DE"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C566DE" w:rsidRPr="007B2E1A" w:rsidRDefault="00C566DE"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C566DE" w:rsidRPr="00F56882" w:rsidRDefault="00C566D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C566DE" w:rsidRPr="00595546" w:rsidRDefault="00C566DE"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C566DE" w:rsidRPr="00F56882" w:rsidRDefault="00C566D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C566DE" w:rsidRPr="00595546" w:rsidRDefault="00C566DE"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C566DE" w:rsidRPr="00F56882" w:rsidRDefault="00C566D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C566DE" w:rsidRPr="00595546" w:rsidRDefault="00C566DE"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4"/>
  </w:num>
  <w:num w:numId="2">
    <w:abstractNumId w:val="5"/>
  </w:num>
  <w:num w:numId="3">
    <w:abstractNumId w:val="3"/>
  </w:num>
  <w:num w:numId="4">
    <w:abstractNumId w:val="0"/>
  </w:num>
  <w:num w:numId="5">
    <w:abstractNumId w:val="1"/>
  </w:num>
  <w:num w:numId="6">
    <w:abstractNumId w:val="4"/>
  </w:num>
  <w:num w:numId="7">
    <w:abstractNumId w:val="15"/>
  </w:num>
  <w:num w:numId="8">
    <w:abstractNumId w:val="10"/>
  </w:num>
  <w:num w:numId="9">
    <w:abstractNumId w:val="22"/>
  </w:num>
  <w:num w:numId="10">
    <w:abstractNumId w:val="23"/>
  </w:num>
  <w:num w:numId="11">
    <w:abstractNumId w:val="21"/>
  </w:num>
  <w:num w:numId="12">
    <w:abstractNumId w:val="12"/>
  </w:num>
  <w:num w:numId="13">
    <w:abstractNumId w:val="9"/>
  </w:num>
  <w:num w:numId="14">
    <w:abstractNumId w:val="11"/>
  </w:num>
  <w:num w:numId="15">
    <w:abstractNumId w:val="17"/>
  </w:num>
  <w:num w:numId="16">
    <w:abstractNumId w:val="13"/>
  </w:num>
  <w:num w:numId="17">
    <w:abstractNumId w:val="7"/>
  </w:num>
  <w:num w:numId="18">
    <w:abstractNumId w:val="20"/>
  </w:num>
  <w:num w:numId="19">
    <w:abstractNumId w:val="8"/>
  </w:num>
  <w:num w:numId="20">
    <w:abstractNumId w:val="14"/>
  </w:num>
  <w:num w:numId="21">
    <w:abstractNumId w:val="6"/>
  </w:num>
  <w:num w:numId="22">
    <w:abstractNumId w:val="16"/>
  </w:num>
  <w:num w:numId="23">
    <w:abstractNumId w:val="18"/>
  </w:num>
  <w:num w:numId="24">
    <w:abstractNumId w:val="19"/>
  </w:num>
  <w:num w:numId="25">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3018"/>
    <w:rsid w:val="00013025"/>
    <w:rsid w:val="000132B5"/>
    <w:rsid w:val="0001485C"/>
    <w:rsid w:val="00016EDB"/>
    <w:rsid w:val="000234DB"/>
    <w:rsid w:val="000273FE"/>
    <w:rsid w:val="00032AED"/>
    <w:rsid w:val="00036105"/>
    <w:rsid w:val="000402C3"/>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79EC"/>
    <w:rsid w:val="00352C5B"/>
    <w:rsid w:val="0035383A"/>
    <w:rsid w:val="003614A4"/>
    <w:rsid w:val="00361CBB"/>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328B"/>
    <w:rsid w:val="004941D4"/>
    <w:rsid w:val="00494CF5"/>
    <w:rsid w:val="004951D5"/>
    <w:rsid w:val="004966AD"/>
    <w:rsid w:val="004A1387"/>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61D40"/>
    <w:rsid w:val="00762E50"/>
    <w:rsid w:val="00780429"/>
    <w:rsid w:val="0078327F"/>
    <w:rsid w:val="007836B8"/>
    <w:rsid w:val="007933A0"/>
    <w:rsid w:val="007935BC"/>
    <w:rsid w:val="007B1E84"/>
    <w:rsid w:val="007B2E1A"/>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3137A"/>
    <w:rsid w:val="00831578"/>
    <w:rsid w:val="008410AC"/>
    <w:rsid w:val="00842E4F"/>
    <w:rsid w:val="0084362A"/>
    <w:rsid w:val="0084376F"/>
    <w:rsid w:val="008542E4"/>
    <w:rsid w:val="008604A3"/>
    <w:rsid w:val="008624C8"/>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A77A2"/>
    <w:rsid w:val="008A7AA2"/>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48E8"/>
    <w:rsid w:val="0095526C"/>
    <w:rsid w:val="00960037"/>
    <w:rsid w:val="00961CAB"/>
    <w:rsid w:val="00966EAC"/>
    <w:rsid w:val="009714FB"/>
    <w:rsid w:val="009731C9"/>
    <w:rsid w:val="0097466E"/>
    <w:rsid w:val="00983252"/>
    <w:rsid w:val="00984504"/>
    <w:rsid w:val="009856EF"/>
    <w:rsid w:val="00986B18"/>
    <w:rsid w:val="00990D2A"/>
    <w:rsid w:val="00994274"/>
    <w:rsid w:val="00994599"/>
    <w:rsid w:val="00996565"/>
    <w:rsid w:val="009A0451"/>
    <w:rsid w:val="009A1EB5"/>
    <w:rsid w:val="009A65C1"/>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4B3F"/>
    <w:rsid w:val="00AB4B9E"/>
    <w:rsid w:val="00AB5F56"/>
    <w:rsid w:val="00AB6FBD"/>
    <w:rsid w:val="00AC09A6"/>
    <w:rsid w:val="00AC312B"/>
    <w:rsid w:val="00AC6C16"/>
    <w:rsid w:val="00AC7B1D"/>
    <w:rsid w:val="00AD5AC7"/>
    <w:rsid w:val="00AD65DA"/>
    <w:rsid w:val="00AF03C9"/>
    <w:rsid w:val="00AF382F"/>
    <w:rsid w:val="00AF608A"/>
    <w:rsid w:val="00AF7070"/>
    <w:rsid w:val="00AF7674"/>
    <w:rsid w:val="00B02D86"/>
    <w:rsid w:val="00B0333A"/>
    <w:rsid w:val="00B15119"/>
    <w:rsid w:val="00B15B3B"/>
    <w:rsid w:val="00B20538"/>
    <w:rsid w:val="00B2060B"/>
    <w:rsid w:val="00B23ACB"/>
    <w:rsid w:val="00B272FE"/>
    <w:rsid w:val="00B308CD"/>
    <w:rsid w:val="00B30F9C"/>
    <w:rsid w:val="00B51FE2"/>
    <w:rsid w:val="00B52A10"/>
    <w:rsid w:val="00B5573B"/>
    <w:rsid w:val="00B5609A"/>
    <w:rsid w:val="00B716F6"/>
    <w:rsid w:val="00B72F90"/>
    <w:rsid w:val="00B7558A"/>
    <w:rsid w:val="00B75D4B"/>
    <w:rsid w:val="00B846CB"/>
    <w:rsid w:val="00B8615E"/>
    <w:rsid w:val="00BA489F"/>
    <w:rsid w:val="00BB1BC0"/>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06D04"/>
    <w:rsid w:val="00E11E8B"/>
    <w:rsid w:val="00E12AF1"/>
    <w:rsid w:val="00E14D15"/>
    <w:rsid w:val="00E17D43"/>
    <w:rsid w:val="00E27A9A"/>
    <w:rsid w:val="00E36A06"/>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header" Target="header5.xml"/><Relationship Id="rId58" Type="http://schemas.openxmlformats.org/officeDocument/2006/relationships/footer" Target="footer6.xml"/><Relationship Id="rId59" Type="http://schemas.openxmlformats.org/officeDocument/2006/relationships/fontTable" Target="fontTable.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emf"/><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emf"/><Relationship Id="rId35" Type="http://schemas.openxmlformats.org/officeDocument/2006/relationships/package" Target="embeddings/Microsoft_Excel_Worksheet1.xlsx"/><Relationship Id="rId36" Type="http://schemas.openxmlformats.org/officeDocument/2006/relationships/image" Target="media/image5.emf"/><Relationship Id="rId37" Type="http://schemas.openxmlformats.org/officeDocument/2006/relationships/package" Target="embeddings/Microsoft_Excel_Worksheet2.xlsx"/><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6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8A4D4-83AB-D74B-8D61-A8242AEE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47</Pages>
  <Words>11546</Words>
  <Characters>71764</Characters>
  <Application>Microsoft Macintosh Word</Application>
  <DocSecurity>0</DocSecurity>
  <Lines>598</Lines>
  <Paragraphs>166</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83144</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344</cp:revision>
  <cp:lastPrinted>2017-03-10T17:05:00Z</cp:lastPrinted>
  <dcterms:created xsi:type="dcterms:W3CDTF">2017-03-10T19:54:00Z</dcterms:created>
  <dcterms:modified xsi:type="dcterms:W3CDTF">2017-03-23T00:34:00Z</dcterms:modified>
</cp:coreProperties>
</file>