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06FDFE21" w:rsidR="00C72EEB" w:rsidRPr="00C32215" w:rsidRDefault="006C6718" w:rsidP="00EC1DD6">
      <w:pPr>
        <w:jc w:val="center"/>
        <w:rPr>
          <w:b/>
          <w:i/>
          <w:sz w:val="32"/>
          <w:szCs w:val="32"/>
          <w:lang w:val="en-GB"/>
        </w:rPr>
      </w:pPr>
      <w:bookmarkStart w:id="5" w:name="Status"/>
      <w:del w:id="6" w:author="Victor Cameo" w:date="2017-03-23T02:29:00Z">
        <w:r w:rsidRPr="00C32215" w:rsidDel="00A51BE6">
          <w:rPr>
            <w:b/>
            <w:i/>
            <w:sz w:val="32"/>
            <w:szCs w:val="32"/>
            <w:lang w:val="en-GB"/>
          </w:rPr>
          <w:delText>Dra</w:delText>
        </w:r>
      </w:del>
      <w:ins w:id="7" w:author="Victor Cameo" w:date="2017-03-23T02:29:00Z">
        <w:r w:rsidR="00A51BE6">
          <w:rPr>
            <w:b/>
            <w:i/>
            <w:sz w:val="32"/>
            <w:szCs w:val="32"/>
            <w:lang w:val="en-GB"/>
          </w:rPr>
          <w:t>Final</w:t>
        </w:r>
      </w:ins>
      <w:del w:id="8" w:author="Victor Cameo" w:date="2017-03-23T02:29:00Z">
        <w:r w:rsidRPr="00C32215" w:rsidDel="00A51BE6">
          <w:rPr>
            <w:b/>
            <w:i/>
            <w:sz w:val="32"/>
            <w:szCs w:val="32"/>
            <w:lang w:val="en-GB"/>
          </w:rPr>
          <w:delText>ft</w:delText>
        </w:r>
      </w:del>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9B406A"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9" w:name="Version"/>
      <w:del w:id="10" w:author="Victor Cameo" w:date="2017-03-23T02:28:00Z">
        <w:r w:rsidR="00394938" w:rsidRPr="00C32215" w:rsidDel="006508A8">
          <w:rPr>
            <w:lang w:val="en-GB"/>
          </w:rPr>
          <w:delText>0</w:delText>
        </w:r>
      </w:del>
      <w:ins w:id="11" w:author="Victor Cameo" w:date="2017-03-23T02:28:00Z">
        <w:r w:rsidR="006508A8">
          <w:rPr>
            <w:lang w:val="en-GB"/>
          </w:rPr>
          <w:t>1</w:t>
        </w:r>
      </w:ins>
      <w:r w:rsidR="00D46990" w:rsidRPr="00C32215">
        <w:rPr>
          <w:lang w:val="en-GB"/>
        </w:rPr>
        <w:t>.</w:t>
      </w:r>
      <w:ins w:id="12" w:author="Victor Cameo" w:date="2017-03-23T02:28:00Z">
        <w:r w:rsidR="006508A8">
          <w:rPr>
            <w:lang w:val="en-GB"/>
          </w:rPr>
          <w:t>0</w:t>
        </w:r>
      </w:ins>
      <w:del w:id="13" w:author="Victor Cameo" w:date="2017-03-23T02:28:00Z">
        <w:r w:rsidR="00D46990" w:rsidRPr="00C32215" w:rsidDel="006508A8">
          <w:rPr>
            <w:lang w:val="en-GB"/>
          </w:rPr>
          <w:delText>2</w:delText>
        </w:r>
      </w:del>
      <w:bookmarkEnd w:id="9"/>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14"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14"/>
      <w:r w:rsidR="00701290" w:rsidRPr="00C32215">
        <w:rPr>
          <w:lang w:val="en-GB"/>
        </w:rPr>
        <w:t>CINES</w:t>
      </w:r>
    </w:p>
    <w:p w14:paraId="7A2C8D94" w14:textId="4AC85207" w:rsidR="00C72EEB" w:rsidRPr="00C32215" w:rsidRDefault="00C72EEB" w:rsidP="00EC1DD6">
      <w:pPr>
        <w:tabs>
          <w:tab w:val="left" w:pos="1701"/>
        </w:tabs>
        <w:rPr>
          <w:lang w:val="en-GB"/>
        </w:rPr>
      </w:pPr>
      <w:r w:rsidRPr="00C32215">
        <w:rPr>
          <w:lang w:val="en-GB"/>
        </w:rPr>
        <w:t>Date:</w:t>
      </w:r>
      <w:r w:rsidRPr="00C32215">
        <w:rPr>
          <w:lang w:val="en-GB"/>
        </w:rPr>
        <w:tab/>
      </w:r>
      <w:bookmarkStart w:id="15" w:name="PrepDate"/>
      <w:ins w:id="16" w:author="Victor Cameo" w:date="2017-03-23T02:29:00Z">
        <w:r w:rsidR="00EE7621">
          <w:rPr>
            <w:lang w:val="en-GB"/>
          </w:rPr>
          <w:t>2</w:t>
        </w:r>
      </w:ins>
      <w:ins w:id="17" w:author="Victor Cameo" w:date="2017-03-24T17:29:00Z">
        <w:r w:rsidR="00EE7621">
          <w:rPr>
            <w:lang w:val="en-GB"/>
          </w:rPr>
          <w:t>4</w:t>
        </w:r>
      </w:ins>
      <w:del w:id="18" w:author="Victor Cameo" w:date="2017-03-23T02:29:00Z">
        <w:r w:rsidR="005532B9" w:rsidRPr="00C32215" w:rsidDel="00A42920">
          <w:rPr>
            <w:lang w:val="en-GB"/>
          </w:rPr>
          <w:delText>0</w:delText>
        </w:r>
        <w:r w:rsidR="001B6FAD" w:rsidRPr="00C32215" w:rsidDel="00A42920">
          <w:rPr>
            <w:lang w:val="en-GB"/>
          </w:rPr>
          <w:delText>1</w:delText>
        </w:r>
      </w:del>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15"/>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9" w:name="_Toc75287368"/>
      <w:bookmarkStart w:id="20" w:name="_Toc194478738"/>
      <w:bookmarkStart w:id="21" w:name="_Toc376680000"/>
      <w:bookmarkStart w:id="22" w:name="_Toc478142651"/>
      <w:r w:rsidRPr="00C32215">
        <w:lastRenderedPageBreak/>
        <w:t>Project and Deliverable Information Sheet</w:t>
      </w:r>
      <w:bookmarkEnd w:id="19"/>
      <w:bookmarkEnd w:id="20"/>
      <w:bookmarkEnd w:id="21"/>
      <w:bookmarkEnd w:id="2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A37FC3"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ins w:id="23" w:author="Victor Cameo" w:date="2017-03-24T18:15:00Z">
              <w:r w:rsidR="00A37FC3" w:rsidRPr="00A37FC3">
                <w:rPr>
                  <w:b/>
                  <w:bCs/>
                  <w:lang w:val="en-GB"/>
                  <w:rPrChange w:id="24" w:author="Victor Cameo" w:date="2017-03-24T18:15:00Z">
                    <w:rPr>
                      <w:b/>
                      <w:bCs/>
                      <w:sz w:val="32"/>
                      <w:szCs w:val="32"/>
                      <w:lang w:val="en-GB"/>
                    </w:rPr>
                  </w:rPrChange>
                </w:rPr>
                <w:t>PRACE Fourth Implementation Phase</w:t>
              </w:r>
              <w:r w:rsidR="00A37FC3" w:rsidRPr="00C32215">
                <w:rPr>
                  <w:b/>
                  <w:bCs/>
                  <w:sz w:val="32"/>
                  <w:szCs w:val="32"/>
                  <w:lang w:val="en-GB"/>
                </w:rPr>
                <w:t xml:space="preserve"> </w:t>
              </w:r>
              <w:r w:rsidR="00A37FC3" w:rsidRPr="00A37FC3">
                <w:rPr>
                  <w:b/>
                  <w:bCs/>
                  <w:szCs w:val="32"/>
                  <w:lang w:val="en-GB"/>
                  <w:rPrChange w:id="25" w:author="Victor Cameo" w:date="2017-03-24T18:15:00Z">
                    <w:rPr>
                      <w:b/>
                      <w:bCs/>
                      <w:sz w:val="32"/>
                      <w:szCs w:val="32"/>
                      <w:lang w:val="en-GB"/>
                    </w:rPr>
                  </w:rPrChange>
                </w:rPr>
                <w:t>Project</w:t>
              </w:r>
            </w:ins>
            <w:del w:id="26" w:author="Victor Cameo" w:date="2017-03-24T18:15:00Z">
              <w:r w:rsidR="00D46990" w:rsidRPr="00C32215" w:rsidDel="00A37FC3">
                <w:rPr>
                  <w:b/>
                  <w:bCs/>
                  <w:lang w:val="en-GB"/>
                </w:rPr>
                <w:delText>PRACE Fourth Implementation Phase</w:delText>
              </w:r>
              <w:r w:rsidR="00D46990" w:rsidRPr="00C32215" w:rsidDel="00A37FC3">
                <w:rPr>
                  <w:b/>
                  <w:bCs/>
                  <w:sz w:val="32"/>
                  <w:szCs w:val="32"/>
                  <w:lang w:val="en-GB"/>
                </w:rPr>
                <w:delText xml:space="preserve"> </w:delText>
              </w:r>
              <w:r w:rsidR="00D46990" w:rsidRPr="00C32215" w:rsidDel="00A37FC3">
                <w:rPr>
                  <w:b/>
                  <w:bCs/>
                  <w:szCs w:val="32"/>
                  <w:lang w:val="en-GB"/>
                </w:rPr>
                <w:delText>Project</w:delText>
              </w:r>
            </w:del>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r w:rsidR="00DF49EA">
              <w:fldChar w:fldCharType="begin"/>
            </w:r>
            <w:r w:rsidR="00DF49EA">
              <w:instrText xml:space="preserve"> HYPERLINK "http://www.prace-project.eu" </w:instrText>
            </w:r>
            <w:ins w:id="27" w:author="Victor Cameo" w:date="2017-03-24T18:15:00Z"/>
            <w:r w:rsidR="00DF49EA">
              <w:fldChar w:fldCharType="separate"/>
            </w:r>
            <w:r w:rsidR="007E4E5D" w:rsidRPr="00C32215">
              <w:rPr>
                <w:rStyle w:val="Hyperlink"/>
                <w:lang w:val="en-GB"/>
              </w:rPr>
              <w:t>http://www.prace-project.eu</w:t>
            </w:r>
            <w:r w:rsidR="00DF49EA">
              <w:rPr>
                <w:rStyle w:val="Hyperlink"/>
                <w:lang w:val="en-GB"/>
              </w:rPr>
              <w:fldChar w:fldCharType="end"/>
            </w:r>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ins w:id="28" w:author="Victor Cameo" w:date="2017-03-24T18:15:00Z">
              <w:r w:rsidR="00A37FC3" w:rsidRPr="00A37FC3">
                <w:rPr>
                  <w:b/>
                  <w:sz w:val="22"/>
                  <w:szCs w:val="22"/>
                  <w:lang w:val="en-GB"/>
                  <w:rPrChange w:id="29" w:author="Victor Cameo" w:date="2017-03-24T18:15:00Z">
                    <w:rPr>
                      <w:b/>
                      <w:sz w:val="32"/>
                      <w:szCs w:val="32"/>
                      <w:lang w:val="en-GB"/>
                    </w:rPr>
                  </w:rPrChange>
                </w:rPr>
                <w:t>D7.5</w:t>
              </w:r>
            </w:ins>
            <w:del w:id="30" w:author="Victor Cameo" w:date="2017-03-24T18:15:00Z">
              <w:r w:rsidR="00C56AE4" w:rsidRPr="004D15FA" w:rsidDel="00A37FC3">
                <w:rPr>
                  <w:b/>
                  <w:sz w:val="22"/>
                  <w:szCs w:val="22"/>
                  <w:lang w:val="en-GB"/>
                </w:rPr>
                <w:delText>D7.5</w:delText>
              </w:r>
            </w:del>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31" w:name="_Toc75287369"/>
      <w:bookmarkStart w:id="32" w:name="_Toc194478739"/>
      <w:bookmarkStart w:id="33" w:name="_Toc376680001"/>
      <w:bookmarkStart w:id="34" w:name="_Toc478142652"/>
      <w:r w:rsidRPr="00C32215">
        <w:t>Document Control Sheet</w:t>
      </w:r>
      <w:bookmarkEnd w:id="31"/>
      <w:bookmarkEnd w:id="32"/>
      <w:bookmarkEnd w:id="33"/>
      <w:bookmarkEnd w:id="34"/>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Change w:id="35">
          <w:tblGrid>
            <w:gridCol w:w="2182"/>
            <w:gridCol w:w="2674"/>
            <w:gridCol w:w="4430"/>
          </w:tblGrid>
        </w:tblGridChange>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ins w:id="36" w:author="Victor Cameo" w:date="2017-03-24T18:15:00Z">
              <w:r w:rsidR="00A37FC3" w:rsidRPr="00A37FC3">
                <w:rPr>
                  <w:b/>
                  <w:szCs w:val="22"/>
                  <w:lang w:val="en-GB"/>
                  <w:rPrChange w:id="37" w:author="Victor Cameo" w:date="2017-03-24T18:15:00Z">
                    <w:rPr>
                      <w:b/>
                      <w:sz w:val="32"/>
                      <w:szCs w:val="32"/>
                      <w:lang w:val="en-GB"/>
                    </w:rPr>
                  </w:rPrChange>
                </w:rPr>
                <w:t>Application performance on accelerators</w:t>
              </w:r>
            </w:ins>
            <w:del w:id="38" w:author="Victor Cameo" w:date="2017-03-24T18:15:00Z">
              <w:r w:rsidR="00C56AE4" w:rsidRPr="004D15FA" w:rsidDel="00A37FC3">
                <w:rPr>
                  <w:b/>
                  <w:szCs w:val="22"/>
                  <w:lang w:val="en-GB"/>
                </w:rPr>
                <w:delText>Application performance on accelerators</w:delText>
              </w:r>
            </w:del>
            <w:r w:rsidR="00D269BA" w:rsidRPr="00C32215">
              <w:rPr>
                <w:b/>
                <w:szCs w:val="22"/>
                <w:lang w:val="en-GB"/>
              </w:rPr>
              <w:fldChar w:fldCharType="end"/>
            </w:r>
          </w:p>
        </w:tc>
      </w:tr>
      <w:tr w:rsidR="00C72EEB" w:rsidRPr="00C32215" w14:paraId="6820BEC6" w14:textId="77777777" w:rsidTr="002909C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39" w:author="Victor Cameo" w:date="2017-03-23T02: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rHeight w:val="306"/>
          <w:trPrChange w:id="40" w:author="Victor Cameo" w:date="2017-03-23T02:29:00Z">
            <w:trPr>
              <w:cantSplit/>
            </w:trPr>
          </w:trPrChange>
        </w:trPr>
        <w:tc>
          <w:tcPr>
            <w:tcW w:w="2183" w:type="dxa"/>
            <w:vMerge/>
            <w:tcPrChange w:id="41" w:author="Victor Cameo" w:date="2017-03-23T02:29:00Z">
              <w:tcPr>
                <w:tcW w:w="2183" w:type="dxa"/>
                <w:vMerge/>
              </w:tcPr>
            </w:tcPrChange>
          </w:tcPr>
          <w:p w14:paraId="2516EF09" w14:textId="77777777" w:rsidR="00C72EEB" w:rsidRPr="00C32215" w:rsidRDefault="00C72EEB" w:rsidP="00EC1DD6">
            <w:pPr>
              <w:rPr>
                <w:lang w:val="en-GB"/>
              </w:rPr>
            </w:pPr>
          </w:p>
        </w:tc>
        <w:tc>
          <w:tcPr>
            <w:tcW w:w="7105" w:type="dxa"/>
            <w:gridSpan w:val="2"/>
            <w:tcPrChange w:id="42" w:author="Victor Cameo" w:date="2017-03-23T02:29:00Z">
              <w:tcPr>
                <w:tcW w:w="7105" w:type="dxa"/>
                <w:gridSpan w:val="2"/>
              </w:tcPr>
            </w:tcPrChange>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ins w:id="43" w:author="Victor Cameo" w:date="2017-03-24T18:15:00Z">
              <w:r w:rsidR="00A37FC3" w:rsidRPr="00A37FC3">
                <w:rPr>
                  <w:b/>
                  <w:sz w:val="22"/>
                  <w:szCs w:val="22"/>
                  <w:lang w:val="en-GB"/>
                  <w:rPrChange w:id="44" w:author="Victor Cameo" w:date="2017-03-24T18:15:00Z">
                    <w:rPr>
                      <w:b/>
                      <w:sz w:val="32"/>
                      <w:szCs w:val="32"/>
                      <w:lang w:val="en-GB"/>
                    </w:rPr>
                  </w:rPrChange>
                </w:rPr>
                <w:t>D7.5</w:t>
              </w:r>
            </w:ins>
            <w:del w:id="45" w:author="Victor Cameo" w:date="2017-03-24T18:15:00Z">
              <w:r w:rsidR="00C56AE4" w:rsidRPr="004D15FA" w:rsidDel="00A37FC3">
                <w:rPr>
                  <w:b/>
                  <w:sz w:val="22"/>
                  <w:szCs w:val="22"/>
                  <w:lang w:val="en-GB"/>
                </w:rPr>
                <w:delText>D7.5</w:delText>
              </w:r>
            </w:del>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ins w:id="46" w:author="Victor Cameo" w:date="2017-03-24T18:15:00Z">
              <w:r w:rsidR="00A37FC3">
                <w:rPr>
                  <w:lang w:val="en-GB"/>
                </w:rPr>
                <w:t>1</w:t>
              </w:r>
              <w:r w:rsidR="00A37FC3" w:rsidRPr="00C32215">
                <w:rPr>
                  <w:lang w:val="en-GB"/>
                </w:rPr>
                <w:t>.</w:t>
              </w:r>
              <w:r w:rsidR="00A37FC3">
                <w:rPr>
                  <w:lang w:val="en-GB"/>
                </w:rPr>
                <w:t>0</w:t>
              </w:r>
            </w:ins>
            <w:del w:id="47" w:author="Victor Cameo" w:date="2017-03-24T18:15:00Z">
              <w:r w:rsidR="00C56AE4" w:rsidRPr="00C32215" w:rsidDel="00A37FC3">
                <w:rPr>
                  <w:lang w:val="en-GB"/>
                </w:rPr>
                <w:delText>0.2</w:delText>
              </w:r>
            </w:del>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ins w:id="48" w:author="Victor Cameo" w:date="2017-03-24T18:15:00Z">
              <w:r w:rsidR="00A37FC3" w:rsidRPr="00A37FC3">
                <w:rPr>
                  <w:b/>
                  <w:i/>
                  <w:sz w:val="22"/>
                  <w:szCs w:val="22"/>
                  <w:lang w:val="en-GB"/>
                  <w:rPrChange w:id="49" w:author="Victor Cameo" w:date="2017-03-24T18:15:00Z">
                    <w:rPr>
                      <w:b/>
                      <w:i/>
                      <w:sz w:val="32"/>
                      <w:szCs w:val="32"/>
                      <w:lang w:val="en-GB"/>
                    </w:rPr>
                  </w:rPrChange>
                </w:rPr>
                <w:t>Final</w:t>
              </w:r>
            </w:ins>
            <w:del w:id="50" w:author="Victor Cameo" w:date="2017-03-24T18:15:00Z">
              <w:r w:rsidR="00C56AE4" w:rsidRPr="004D15FA" w:rsidDel="00A37FC3">
                <w:rPr>
                  <w:b/>
                  <w:i/>
                  <w:sz w:val="22"/>
                  <w:szCs w:val="22"/>
                  <w:lang w:val="en-GB"/>
                </w:rPr>
                <w:delText>Draft</w:delText>
              </w:r>
            </w:del>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r w:rsidR="00DF49EA">
              <w:fldChar w:fldCharType="begin"/>
            </w:r>
            <w:r w:rsidR="00DF49EA">
              <w:instrText xml:space="preserve"> HYPERLINK "http://www.prace-project.eu" </w:instrText>
            </w:r>
            <w:ins w:id="51" w:author="Victor Cameo" w:date="2017-03-24T18:15:00Z"/>
            <w:r w:rsidR="00DF49EA">
              <w:fldChar w:fldCharType="separate"/>
            </w:r>
            <w:r w:rsidRPr="00C32215">
              <w:rPr>
                <w:rStyle w:val="Hyperlink"/>
                <w:lang w:val="en-GB"/>
              </w:rPr>
              <w:t>http://www.prace-project.eu</w:t>
            </w:r>
            <w:r w:rsidR="00DF49EA">
              <w:rPr>
                <w:rStyle w:val="Hyperlink"/>
                <w:lang w:val="en-GB"/>
              </w:rPr>
              <w:fldChar w:fldCharType="end"/>
            </w:r>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ins w:id="52" w:author="Victor Cameo" w:date="2017-03-24T18:15:00Z">
              <w:r w:rsidR="00A37FC3">
                <w:rPr>
                  <w:noProof/>
                  <w:lang w:val="en-GB"/>
                </w:rPr>
                <w:t>d7.5_4IP_1.0.docx</w:t>
              </w:r>
            </w:ins>
            <w:del w:id="53" w:author="Victor Cameo" w:date="2017-03-24T18:15:00Z">
              <w:r w:rsidR="00C56AE4" w:rsidDel="00A37FC3">
                <w:rPr>
                  <w:noProof/>
                  <w:lang w:val="en-GB"/>
                </w:rPr>
                <w:delText>d7.5_4IP_0.2.docx</w:delText>
              </w:r>
            </w:del>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A37FC3" w:rsidRPr="00C32215">
              <w:rPr>
                <w:lang w:val="en-GB"/>
              </w:rPr>
              <w:t xml:space="preserve">Victor Cameo </w:t>
            </w:r>
            <w:proofErr w:type="spellStart"/>
            <w:r w:rsidR="00A37FC3" w:rsidRPr="00C32215">
              <w:rPr>
                <w:lang w:val="en-GB"/>
              </w:rPr>
              <w:t>Ponz</w:t>
            </w:r>
            <w:proofErr w:type="spellEnd"/>
            <w:r w:rsidR="00A37FC3"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 xml:space="preserve">Gabriel </w:t>
            </w:r>
            <w:proofErr w:type="spellStart"/>
            <w:r w:rsidRPr="00AD5AC7">
              <w:rPr>
                <w:lang w:val="fr-FR"/>
              </w:rPr>
              <w:t>Hautreux</w:t>
            </w:r>
            <w:proofErr w:type="spellEnd"/>
            <w:r w:rsidRPr="00AD5AC7">
              <w:rPr>
                <w:lang w:val="fr-FR"/>
              </w:rPr>
              <w:t>, INRIA</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proofErr w:type="spellStart"/>
            <w:r w:rsidRPr="00AD5AC7">
              <w:rPr>
                <w:lang w:val="en-GB"/>
              </w:rPr>
              <w:t>Martti</w:t>
            </w:r>
            <w:proofErr w:type="spellEnd"/>
            <w:r w:rsidRPr="00AD5AC7">
              <w:rPr>
                <w:lang w:val="en-GB"/>
              </w:rPr>
              <w:t xml:space="preserve"> </w:t>
            </w:r>
            <w:proofErr w:type="spellStart"/>
            <w:r w:rsidRPr="00AD5AC7">
              <w:rPr>
                <w:lang w:val="en-GB"/>
              </w:rPr>
              <w:t>Louhivuori</w:t>
            </w:r>
            <w:proofErr w:type="spellEnd"/>
            <w:r w:rsidRPr="00AD5AC7">
              <w:rPr>
                <w:lang w:val="en-GB"/>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54" w:name="_Toc32055162"/>
      <w:bookmarkStart w:id="55" w:name="_Toc43712685"/>
      <w:bookmarkStart w:id="56" w:name="_Toc74982971"/>
      <w:bookmarkStart w:id="57" w:name="_Toc75287370"/>
      <w:bookmarkStart w:id="58" w:name="_Toc194478740"/>
      <w:bookmarkStart w:id="59" w:name="_Toc376680002"/>
      <w:bookmarkStart w:id="60" w:name="_Toc478142653"/>
      <w:r w:rsidRPr="00C32215">
        <w:lastRenderedPageBreak/>
        <w:t>Document Status Sheet</w:t>
      </w:r>
      <w:bookmarkEnd w:id="54"/>
      <w:bookmarkEnd w:id="55"/>
      <w:bookmarkEnd w:id="56"/>
      <w:bookmarkEnd w:id="57"/>
      <w:bookmarkEnd w:id="58"/>
      <w:bookmarkEnd w:id="59"/>
      <w:bookmarkEnd w:id="60"/>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990"/>
        <w:gridCol w:w="1940"/>
        <w:gridCol w:w="2393"/>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74BB772" w:rsidR="00C72EEB" w:rsidRPr="00C32215" w:rsidRDefault="00C72EEB" w:rsidP="00490C3B">
            <w:pPr>
              <w:rPr>
                <w:lang w:val="en-GB"/>
              </w:rPr>
            </w:pPr>
            <w:del w:id="61" w:author="Victor Cameo" w:date="2017-03-23T02:30:00Z">
              <w:r w:rsidRPr="00C32215" w:rsidDel="00490C3B">
                <w:rPr>
                  <w:lang w:val="en-GB"/>
                </w:rPr>
                <w:delText>DD</w:delText>
              </w:r>
            </w:del>
            <w:ins w:id="62" w:author="Victor Cameo" w:date="2017-03-23T02:30:00Z">
              <w:r w:rsidR="00490C3B">
                <w:rPr>
                  <w:lang w:val="en-GB"/>
                </w:rPr>
                <w:t>24</w:t>
              </w:r>
            </w:ins>
            <w:r w:rsidRPr="00C32215">
              <w:rPr>
                <w:lang w:val="en-GB"/>
              </w:rPr>
              <w:t>/</w:t>
            </w:r>
            <w:del w:id="63" w:author="Victor Cameo" w:date="2017-03-23T02:30:00Z">
              <w:r w:rsidRPr="00C32215" w:rsidDel="00490C3B">
                <w:rPr>
                  <w:lang w:val="en-GB"/>
                </w:rPr>
                <w:delText>Month</w:delText>
              </w:r>
            </w:del>
            <w:ins w:id="64" w:author="Victor Cameo" w:date="2017-03-23T02:30:00Z">
              <w:r w:rsidR="00490C3B">
                <w:rPr>
                  <w:lang w:val="en-GB"/>
                </w:rPr>
                <w:t>03</w:t>
              </w:r>
            </w:ins>
            <w:r w:rsidRPr="00C32215">
              <w:rPr>
                <w:lang w:val="en-GB"/>
              </w:rPr>
              <w:t>/</w:t>
            </w:r>
            <w:del w:id="65" w:author="Victor Cameo" w:date="2017-03-23T02:30:00Z">
              <w:r w:rsidRPr="00C32215" w:rsidDel="00490C3B">
                <w:rPr>
                  <w:lang w:val="en-GB"/>
                </w:rPr>
                <w:delText>YYYY</w:delText>
              </w:r>
            </w:del>
            <w:ins w:id="66" w:author="Victor Cameo" w:date="2017-03-23T02:30:00Z">
              <w:r w:rsidR="00490C3B">
                <w:rPr>
                  <w:lang w:val="en-GB"/>
                </w:rPr>
                <w:t>2017</w:t>
              </w:r>
            </w:ins>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ins w:id="67" w:author="Victor Cameo" w:date="2017-03-23T02:30:00Z">
              <w:r>
                <w:rPr>
                  <w:lang w:val="en-GB"/>
                </w:rPr>
                <w:t>Improved the application performance section</w:t>
              </w:r>
            </w:ins>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68" w:name="_Toc376680003"/>
      <w:bookmarkStart w:id="69" w:name="_Toc75287371"/>
      <w:bookmarkStart w:id="70" w:name="_Toc194478741"/>
      <w:bookmarkStart w:id="71" w:name="_Toc478142654"/>
      <w:r w:rsidR="00C72EEB" w:rsidRPr="00C32215">
        <w:lastRenderedPageBreak/>
        <w:t>Document Keywords</w:t>
      </w:r>
      <w:bookmarkEnd w:id="68"/>
      <w:bookmarkEnd w:id="71"/>
      <w:r w:rsidR="00C72EEB" w:rsidRPr="00C32215">
        <w:t xml:space="preserve"> </w:t>
      </w:r>
      <w:bookmarkEnd w:id="69"/>
      <w:bookmarkEnd w:id="70"/>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ins w:id="72" w:author="Victor Cameo" w:date="2017-03-24T18:15:00Z">
        <w:r w:rsidR="00A37FC3" w:rsidRPr="00A37FC3">
          <w:rPr>
            <w:lang w:val="en-GB"/>
            <w:rPrChange w:id="73" w:author="Victor Cameo" w:date="2017-03-24T18:15:00Z">
              <w:rPr>
                <w:b/>
                <w:lang w:val="en-GB"/>
              </w:rPr>
            </w:rPrChange>
          </w:rPr>
          <w:t>EINFRA-653838</w:t>
        </w:r>
      </w:ins>
      <w:del w:id="74" w:author="Victor Cameo" w:date="2017-03-24T18:15:00Z">
        <w:r w:rsidR="00073C7B" w:rsidRPr="00C32215" w:rsidDel="00A37FC3">
          <w:rPr>
            <w:lang w:val="en-GB"/>
          </w:rPr>
          <w:delText>EINFRA-653838</w:delText>
        </w:r>
      </w:del>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ins w:id="75" w:author="Victor Cameo" w:date="2017-03-24T18:15:00Z">
              <w:r w:rsidR="00A37FC3" w:rsidRPr="00A37FC3">
                <w:rPr>
                  <w:lang w:val="en-GB"/>
                  <w:rPrChange w:id="76" w:author="Victor Cameo" w:date="2017-03-24T18:15:00Z">
                    <w:rPr>
                      <w:b/>
                      <w:lang w:val="en-GB"/>
                    </w:rPr>
                  </w:rPrChange>
                </w:rPr>
                <w:t>EINFRA-653838</w:t>
              </w:r>
            </w:ins>
            <w:del w:id="77" w:author="Victor Cameo" w:date="2017-03-24T18:15:00Z">
              <w:r w:rsidR="00073C7B" w:rsidRPr="00C32215" w:rsidDel="00A37FC3">
                <w:rPr>
                  <w:lang w:val="en-GB"/>
                </w:rPr>
                <w:delText>EINFRA-653838</w:delText>
              </w:r>
            </w:del>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78" w:name="_Toc194478742"/>
      <w:bookmarkStart w:id="79" w:name="_Toc376680004"/>
      <w:bookmarkStart w:id="80" w:name="_Toc478142655"/>
      <w:r w:rsidRPr="00C32215">
        <w:lastRenderedPageBreak/>
        <w:t>Table of Contents</w:t>
      </w:r>
      <w:bookmarkEnd w:id="78"/>
      <w:bookmarkEnd w:id="79"/>
      <w:bookmarkEnd w:id="80"/>
    </w:p>
    <w:p w14:paraId="6657AD26" w14:textId="77777777" w:rsidR="00A37FC3" w:rsidRDefault="00986B18">
      <w:pPr>
        <w:pStyle w:val="TOC1"/>
        <w:rPr>
          <w:ins w:id="81" w:author="Victor Cameo" w:date="2017-03-24T18:15:00Z"/>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ins w:id="82" w:author="Victor Cameo" w:date="2017-03-24T18:15:00Z">
        <w:r w:rsidR="00A37FC3">
          <w:rPr>
            <w:noProof/>
          </w:rPr>
          <w:t>Project and Deliverable Information Sheet</w:t>
        </w:r>
        <w:r w:rsidR="00A37FC3">
          <w:rPr>
            <w:noProof/>
          </w:rPr>
          <w:tab/>
        </w:r>
        <w:r w:rsidR="00A37FC3">
          <w:rPr>
            <w:noProof/>
          </w:rPr>
          <w:fldChar w:fldCharType="begin"/>
        </w:r>
        <w:r w:rsidR="00A37FC3">
          <w:rPr>
            <w:noProof/>
          </w:rPr>
          <w:instrText xml:space="preserve"> PAGEREF _Toc478142651 \h </w:instrText>
        </w:r>
        <w:r w:rsidR="00A37FC3">
          <w:rPr>
            <w:noProof/>
          </w:rPr>
        </w:r>
      </w:ins>
      <w:r w:rsidR="00A37FC3">
        <w:rPr>
          <w:noProof/>
        </w:rPr>
        <w:fldChar w:fldCharType="separate"/>
      </w:r>
      <w:ins w:id="83" w:author="Victor Cameo" w:date="2017-03-24T18:15:00Z">
        <w:r w:rsidR="00A37FC3">
          <w:rPr>
            <w:noProof/>
          </w:rPr>
          <w:t>i</w:t>
        </w:r>
        <w:r w:rsidR="00A37FC3">
          <w:rPr>
            <w:noProof/>
          </w:rPr>
          <w:fldChar w:fldCharType="end"/>
        </w:r>
      </w:ins>
    </w:p>
    <w:p w14:paraId="4C9A7BA5" w14:textId="77777777" w:rsidR="00A37FC3" w:rsidRDefault="00A37FC3">
      <w:pPr>
        <w:pStyle w:val="TOC1"/>
        <w:rPr>
          <w:ins w:id="84" w:author="Victor Cameo" w:date="2017-03-24T18:15:00Z"/>
          <w:rFonts w:asciiTheme="minorHAnsi" w:eastAsiaTheme="minorEastAsia" w:hAnsiTheme="minorHAnsi" w:cstheme="minorBidi"/>
          <w:b w:val="0"/>
          <w:noProof/>
          <w:sz w:val="24"/>
          <w:lang w:val="en-US" w:eastAsia="en-US"/>
        </w:rPr>
      </w:pPr>
      <w:ins w:id="85" w:author="Victor Cameo" w:date="2017-03-24T18:15:00Z">
        <w:r>
          <w:rPr>
            <w:noProof/>
          </w:rPr>
          <w:t>Document Control Sheet</w:t>
        </w:r>
        <w:r>
          <w:rPr>
            <w:noProof/>
          </w:rPr>
          <w:tab/>
        </w:r>
        <w:r>
          <w:rPr>
            <w:noProof/>
          </w:rPr>
          <w:fldChar w:fldCharType="begin"/>
        </w:r>
        <w:r>
          <w:rPr>
            <w:noProof/>
          </w:rPr>
          <w:instrText xml:space="preserve"> PAGEREF _Toc478142652 \h </w:instrText>
        </w:r>
        <w:r>
          <w:rPr>
            <w:noProof/>
          </w:rPr>
        </w:r>
      </w:ins>
      <w:r>
        <w:rPr>
          <w:noProof/>
        </w:rPr>
        <w:fldChar w:fldCharType="separate"/>
      </w:r>
      <w:ins w:id="86" w:author="Victor Cameo" w:date="2017-03-24T18:15:00Z">
        <w:r>
          <w:rPr>
            <w:noProof/>
          </w:rPr>
          <w:t>i</w:t>
        </w:r>
        <w:r>
          <w:rPr>
            <w:noProof/>
          </w:rPr>
          <w:fldChar w:fldCharType="end"/>
        </w:r>
      </w:ins>
    </w:p>
    <w:p w14:paraId="5D8657E9" w14:textId="77777777" w:rsidR="00A37FC3" w:rsidRDefault="00A37FC3">
      <w:pPr>
        <w:pStyle w:val="TOC1"/>
        <w:rPr>
          <w:ins w:id="87" w:author="Victor Cameo" w:date="2017-03-24T18:15:00Z"/>
          <w:rFonts w:asciiTheme="minorHAnsi" w:eastAsiaTheme="minorEastAsia" w:hAnsiTheme="minorHAnsi" w:cstheme="minorBidi"/>
          <w:b w:val="0"/>
          <w:noProof/>
          <w:sz w:val="24"/>
          <w:lang w:val="en-US" w:eastAsia="en-US"/>
        </w:rPr>
      </w:pPr>
      <w:ins w:id="88" w:author="Victor Cameo" w:date="2017-03-24T18:15:00Z">
        <w:r>
          <w:rPr>
            <w:noProof/>
          </w:rPr>
          <w:t>Document Status Sheet</w:t>
        </w:r>
        <w:r>
          <w:rPr>
            <w:noProof/>
          </w:rPr>
          <w:tab/>
        </w:r>
        <w:r>
          <w:rPr>
            <w:noProof/>
          </w:rPr>
          <w:fldChar w:fldCharType="begin"/>
        </w:r>
        <w:r>
          <w:rPr>
            <w:noProof/>
          </w:rPr>
          <w:instrText xml:space="preserve"> PAGEREF _Toc478142653 \h </w:instrText>
        </w:r>
        <w:r>
          <w:rPr>
            <w:noProof/>
          </w:rPr>
        </w:r>
      </w:ins>
      <w:r>
        <w:rPr>
          <w:noProof/>
        </w:rPr>
        <w:fldChar w:fldCharType="separate"/>
      </w:r>
      <w:ins w:id="89" w:author="Victor Cameo" w:date="2017-03-24T18:15:00Z">
        <w:r>
          <w:rPr>
            <w:noProof/>
          </w:rPr>
          <w:t>ii</w:t>
        </w:r>
        <w:r>
          <w:rPr>
            <w:noProof/>
          </w:rPr>
          <w:fldChar w:fldCharType="end"/>
        </w:r>
      </w:ins>
    </w:p>
    <w:p w14:paraId="05E75FDD" w14:textId="77777777" w:rsidR="00A37FC3" w:rsidRDefault="00A37FC3">
      <w:pPr>
        <w:pStyle w:val="TOC1"/>
        <w:rPr>
          <w:ins w:id="90" w:author="Victor Cameo" w:date="2017-03-24T18:15:00Z"/>
          <w:rFonts w:asciiTheme="minorHAnsi" w:eastAsiaTheme="minorEastAsia" w:hAnsiTheme="minorHAnsi" w:cstheme="minorBidi"/>
          <w:b w:val="0"/>
          <w:noProof/>
          <w:sz w:val="24"/>
          <w:lang w:val="en-US" w:eastAsia="en-US"/>
        </w:rPr>
      </w:pPr>
      <w:ins w:id="91" w:author="Victor Cameo" w:date="2017-03-24T18:15:00Z">
        <w:r>
          <w:rPr>
            <w:noProof/>
          </w:rPr>
          <w:t>Document Keywords</w:t>
        </w:r>
        <w:r>
          <w:rPr>
            <w:noProof/>
          </w:rPr>
          <w:tab/>
        </w:r>
        <w:r>
          <w:rPr>
            <w:noProof/>
          </w:rPr>
          <w:fldChar w:fldCharType="begin"/>
        </w:r>
        <w:r>
          <w:rPr>
            <w:noProof/>
          </w:rPr>
          <w:instrText xml:space="preserve"> PAGEREF _Toc478142654 \h </w:instrText>
        </w:r>
        <w:r>
          <w:rPr>
            <w:noProof/>
          </w:rPr>
        </w:r>
      </w:ins>
      <w:r>
        <w:rPr>
          <w:noProof/>
        </w:rPr>
        <w:fldChar w:fldCharType="separate"/>
      </w:r>
      <w:ins w:id="92" w:author="Victor Cameo" w:date="2017-03-24T18:15:00Z">
        <w:r>
          <w:rPr>
            <w:noProof/>
          </w:rPr>
          <w:t>iii</w:t>
        </w:r>
        <w:r>
          <w:rPr>
            <w:noProof/>
          </w:rPr>
          <w:fldChar w:fldCharType="end"/>
        </w:r>
      </w:ins>
    </w:p>
    <w:p w14:paraId="18554913" w14:textId="77777777" w:rsidR="00A37FC3" w:rsidRDefault="00A37FC3">
      <w:pPr>
        <w:pStyle w:val="TOC1"/>
        <w:rPr>
          <w:ins w:id="93" w:author="Victor Cameo" w:date="2017-03-24T18:15:00Z"/>
          <w:rFonts w:asciiTheme="minorHAnsi" w:eastAsiaTheme="minorEastAsia" w:hAnsiTheme="minorHAnsi" w:cstheme="minorBidi"/>
          <w:b w:val="0"/>
          <w:noProof/>
          <w:sz w:val="24"/>
          <w:lang w:val="en-US" w:eastAsia="en-US"/>
        </w:rPr>
      </w:pPr>
      <w:ins w:id="94" w:author="Victor Cameo" w:date="2017-03-24T18:15:00Z">
        <w:r>
          <w:rPr>
            <w:noProof/>
          </w:rPr>
          <w:t>Table of Contents</w:t>
        </w:r>
        <w:r>
          <w:rPr>
            <w:noProof/>
          </w:rPr>
          <w:tab/>
        </w:r>
        <w:r>
          <w:rPr>
            <w:noProof/>
          </w:rPr>
          <w:fldChar w:fldCharType="begin"/>
        </w:r>
        <w:r>
          <w:rPr>
            <w:noProof/>
          </w:rPr>
          <w:instrText xml:space="preserve"> PAGEREF _Toc478142655 \h </w:instrText>
        </w:r>
        <w:r>
          <w:rPr>
            <w:noProof/>
          </w:rPr>
        </w:r>
      </w:ins>
      <w:r>
        <w:rPr>
          <w:noProof/>
        </w:rPr>
        <w:fldChar w:fldCharType="separate"/>
      </w:r>
      <w:ins w:id="95" w:author="Victor Cameo" w:date="2017-03-24T18:15:00Z">
        <w:r>
          <w:rPr>
            <w:noProof/>
          </w:rPr>
          <w:t>iv</w:t>
        </w:r>
        <w:r>
          <w:rPr>
            <w:noProof/>
          </w:rPr>
          <w:fldChar w:fldCharType="end"/>
        </w:r>
      </w:ins>
    </w:p>
    <w:p w14:paraId="1AE122B0" w14:textId="77777777" w:rsidR="00A37FC3" w:rsidRDefault="00A37FC3">
      <w:pPr>
        <w:pStyle w:val="TOC1"/>
        <w:rPr>
          <w:ins w:id="96" w:author="Victor Cameo" w:date="2017-03-24T18:15:00Z"/>
          <w:rFonts w:asciiTheme="minorHAnsi" w:eastAsiaTheme="minorEastAsia" w:hAnsiTheme="minorHAnsi" w:cstheme="minorBidi"/>
          <w:b w:val="0"/>
          <w:noProof/>
          <w:sz w:val="24"/>
          <w:lang w:val="en-US" w:eastAsia="en-US"/>
        </w:rPr>
      </w:pPr>
      <w:ins w:id="97" w:author="Victor Cameo" w:date="2017-03-24T18:15:00Z">
        <w:r>
          <w:rPr>
            <w:noProof/>
          </w:rPr>
          <w:t>List of Figures</w:t>
        </w:r>
        <w:r>
          <w:rPr>
            <w:noProof/>
          </w:rPr>
          <w:tab/>
        </w:r>
        <w:r>
          <w:rPr>
            <w:noProof/>
          </w:rPr>
          <w:fldChar w:fldCharType="begin"/>
        </w:r>
        <w:r>
          <w:rPr>
            <w:noProof/>
          </w:rPr>
          <w:instrText xml:space="preserve"> PAGEREF _Toc478142656 \h </w:instrText>
        </w:r>
        <w:r>
          <w:rPr>
            <w:noProof/>
          </w:rPr>
        </w:r>
      </w:ins>
      <w:r>
        <w:rPr>
          <w:noProof/>
        </w:rPr>
        <w:fldChar w:fldCharType="separate"/>
      </w:r>
      <w:ins w:id="98" w:author="Victor Cameo" w:date="2017-03-24T18:15:00Z">
        <w:r>
          <w:rPr>
            <w:noProof/>
          </w:rPr>
          <w:t>v</w:t>
        </w:r>
        <w:r>
          <w:rPr>
            <w:noProof/>
          </w:rPr>
          <w:fldChar w:fldCharType="end"/>
        </w:r>
      </w:ins>
    </w:p>
    <w:p w14:paraId="49FC8A09" w14:textId="77777777" w:rsidR="00A37FC3" w:rsidRDefault="00A37FC3">
      <w:pPr>
        <w:pStyle w:val="TOC1"/>
        <w:rPr>
          <w:ins w:id="99" w:author="Victor Cameo" w:date="2017-03-24T18:15:00Z"/>
          <w:rFonts w:asciiTheme="minorHAnsi" w:eastAsiaTheme="minorEastAsia" w:hAnsiTheme="minorHAnsi" w:cstheme="minorBidi"/>
          <w:b w:val="0"/>
          <w:noProof/>
          <w:sz w:val="24"/>
          <w:lang w:val="en-US" w:eastAsia="en-US"/>
        </w:rPr>
      </w:pPr>
      <w:ins w:id="100" w:author="Victor Cameo" w:date="2017-03-24T18:15:00Z">
        <w:r>
          <w:rPr>
            <w:noProof/>
          </w:rPr>
          <w:t>List of Tables</w:t>
        </w:r>
        <w:r>
          <w:rPr>
            <w:noProof/>
          </w:rPr>
          <w:tab/>
        </w:r>
        <w:r>
          <w:rPr>
            <w:noProof/>
          </w:rPr>
          <w:fldChar w:fldCharType="begin"/>
        </w:r>
        <w:r>
          <w:rPr>
            <w:noProof/>
          </w:rPr>
          <w:instrText xml:space="preserve"> PAGEREF _Toc478142657 \h </w:instrText>
        </w:r>
        <w:r>
          <w:rPr>
            <w:noProof/>
          </w:rPr>
        </w:r>
      </w:ins>
      <w:r>
        <w:rPr>
          <w:noProof/>
        </w:rPr>
        <w:fldChar w:fldCharType="separate"/>
      </w:r>
      <w:ins w:id="101" w:author="Victor Cameo" w:date="2017-03-24T18:15:00Z">
        <w:r>
          <w:rPr>
            <w:noProof/>
          </w:rPr>
          <w:t>vi</w:t>
        </w:r>
        <w:r>
          <w:rPr>
            <w:noProof/>
          </w:rPr>
          <w:fldChar w:fldCharType="end"/>
        </w:r>
      </w:ins>
    </w:p>
    <w:p w14:paraId="78485BC6" w14:textId="77777777" w:rsidR="00A37FC3" w:rsidRDefault="00A37FC3">
      <w:pPr>
        <w:pStyle w:val="TOC1"/>
        <w:rPr>
          <w:ins w:id="102" w:author="Victor Cameo" w:date="2017-03-24T18:15:00Z"/>
          <w:rFonts w:asciiTheme="minorHAnsi" w:eastAsiaTheme="minorEastAsia" w:hAnsiTheme="minorHAnsi" w:cstheme="minorBidi"/>
          <w:b w:val="0"/>
          <w:noProof/>
          <w:sz w:val="24"/>
          <w:lang w:val="en-US" w:eastAsia="en-US"/>
        </w:rPr>
      </w:pPr>
      <w:ins w:id="103" w:author="Victor Cameo" w:date="2017-03-24T18:15:00Z">
        <w:r>
          <w:rPr>
            <w:noProof/>
          </w:rPr>
          <w:t>References and Applicable Documents</w:t>
        </w:r>
        <w:r>
          <w:rPr>
            <w:noProof/>
          </w:rPr>
          <w:tab/>
        </w:r>
        <w:r>
          <w:rPr>
            <w:noProof/>
          </w:rPr>
          <w:fldChar w:fldCharType="begin"/>
        </w:r>
        <w:r>
          <w:rPr>
            <w:noProof/>
          </w:rPr>
          <w:instrText xml:space="preserve"> PAGEREF _Toc478142658 \h </w:instrText>
        </w:r>
        <w:r>
          <w:rPr>
            <w:noProof/>
          </w:rPr>
        </w:r>
      </w:ins>
      <w:r>
        <w:rPr>
          <w:noProof/>
        </w:rPr>
        <w:fldChar w:fldCharType="separate"/>
      </w:r>
      <w:ins w:id="104" w:author="Victor Cameo" w:date="2017-03-24T18:15:00Z">
        <w:r>
          <w:rPr>
            <w:noProof/>
          </w:rPr>
          <w:t>vi</w:t>
        </w:r>
        <w:r>
          <w:rPr>
            <w:noProof/>
          </w:rPr>
          <w:fldChar w:fldCharType="end"/>
        </w:r>
      </w:ins>
    </w:p>
    <w:p w14:paraId="0AF5B956" w14:textId="77777777" w:rsidR="00A37FC3" w:rsidRDefault="00A37FC3">
      <w:pPr>
        <w:pStyle w:val="TOC1"/>
        <w:rPr>
          <w:ins w:id="105" w:author="Victor Cameo" w:date="2017-03-24T18:15:00Z"/>
          <w:rFonts w:asciiTheme="minorHAnsi" w:eastAsiaTheme="minorEastAsia" w:hAnsiTheme="minorHAnsi" w:cstheme="minorBidi"/>
          <w:b w:val="0"/>
          <w:noProof/>
          <w:sz w:val="24"/>
          <w:lang w:val="en-US" w:eastAsia="en-US"/>
        </w:rPr>
      </w:pPr>
      <w:ins w:id="106" w:author="Victor Cameo" w:date="2017-03-24T18:15:00Z">
        <w:r>
          <w:rPr>
            <w:noProof/>
          </w:rPr>
          <w:t>List of Acronyms and Abbreviations</w:t>
        </w:r>
        <w:r>
          <w:rPr>
            <w:noProof/>
          </w:rPr>
          <w:tab/>
        </w:r>
        <w:r>
          <w:rPr>
            <w:noProof/>
          </w:rPr>
          <w:fldChar w:fldCharType="begin"/>
        </w:r>
        <w:r>
          <w:rPr>
            <w:noProof/>
          </w:rPr>
          <w:instrText xml:space="preserve"> PAGEREF _Toc478142659 \h </w:instrText>
        </w:r>
        <w:r>
          <w:rPr>
            <w:noProof/>
          </w:rPr>
        </w:r>
      </w:ins>
      <w:r>
        <w:rPr>
          <w:noProof/>
        </w:rPr>
        <w:fldChar w:fldCharType="separate"/>
      </w:r>
      <w:ins w:id="107" w:author="Victor Cameo" w:date="2017-03-24T18:15:00Z">
        <w:r>
          <w:rPr>
            <w:noProof/>
          </w:rPr>
          <w:t>vii</w:t>
        </w:r>
        <w:r>
          <w:rPr>
            <w:noProof/>
          </w:rPr>
          <w:fldChar w:fldCharType="end"/>
        </w:r>
      </w:ins>
    </w:p>
    <w:p w14:paraId="0FD3DC35" w14:textId="77777777" w:rsidR="00A37FC3" w:rsidRDefault="00A37FC3">
      <w:pPr>
        <w:pStyle w:val="TOC1"/>
        <w:rPr>
          <w:ins w:id="108" w:author="Victor Cameo" w:date="2017-03-24T18:15:00Z"/>
          <w:rFonts w:asciiTheme="minorHAnsi" w:eastAsiaTheme="minorEastAsia" w:hAnsiTheme="minorHAnsi" w:cstheme="minorBidi"/>
          <w:b w:val="0"/>
          <w:noProof/>
          <w:sz w:val="24"/>
          <w:lang w:val="en-US" w:eastAsia="en-US"/>
        </w:rPr>
      </w:pPr>
      <w:ins w:id="109" w:author="Victor Cameo" w:date="2017-03-24T18:15:00Z">
        <w:r>
          <w:rPr>
            <w:noProof/>
          </w:rPr>
          <w:t>List of Project Partner Acronyms</w:t>
        </w:r>
        <w:r>
          <w:rPr>
            <w:noProof/>
          </w:rPr>
          <w:tab/>
        </w:r>
        <w:r>
          <w:rPr>
            <w:noProof/>
          </w:rPr>
          <w:fldChar w:fldCharType="begin"/>
        </w:r>
        <w:r>
          <w:rPr>
            <w:noProof/>
          </w:rPr>
          <w:instrText xml:space="preserve"> PAGEREF _Toc478142660 \h </w:instrText>
        </w:r>
        <w:r>
          <w:rPr>
            <w:noProof/>
          </w:rPr>
        </w:r>
      </w:ins>
      <w:r>
        <w:rPr>
          <w:noProof/>
        </w:rPr>
        <w:fldChar w:fldCharType="separate"/>
      </w:r>
      <w:ins w:id="110" w:author="Victor Cameo" w:date="2017-03-24T18:15:00Z">
        <w:r>
          <w:rPr>
            <w:noProof/>
          </w:rPr>
          <w:t>ix</w:t>
        </w:r>
        <w:r>
          <w:rPr>
            <w:noProof/>
          </w:rPr>
          <w:fldChar w:fldCharType="end"/>
        </w:r>
      </w:ins>
    </w:p>
    <w:p w14:paraId="4DB38710" w14:textId="77777777" w:rsidR="00A37FC3" w:rsidRDefault="00A37FC3">
      <w:pPr>
        <w:pStyle w:val="TOC1"/>
        <w:rPr>
          <w:ins w:id="111" w:author="Victor Cameo" w:date="2017-03-24T18:15:00Z"/>
          <w:rFonts w:asciiTheme="minorHAnsi" w:eastAsiaTheme="minorEastAsia" w:hAnsiTheme="minorHAnsi" w:cstheme="minorBidi"/>
          <w:b w:val="0"/>
          <w:noProof/>
          <w:sz w:val="24"/>
          <w:lang w:val="en-US" w:eastAsia="en-US"/>
        </w:rPr>
      </w:pPr>
      <w:ins w:id="112" w:author="Victor Cameo" w:date="2017-03-24T18:15:00Z">
        <w:r w:rsidRPr="00F40490">
          <w:rPr>
            <w:noProof/>
          </w:rPr>
          <w:t>Executive Summary</w:t>
        </w:r>
        <w:r>
          <w:rPr>
            <w:noProof/>
          </w:rPr>
          <w:tab/>
        </w:r>
        <w:r>
          <w:rPr>
            <w:noProof/>
          </w:rPr>
          <w:fldChar w:fldCharType="begin"/>
        </w:r>
        <w:r>
          <w:rPr>
            <w:noProof/>
          </w:rPr>
          <w:instrText xml:space="preserve"> PAGEREF _Toc478142661 \h </w:instrText>
        </w:r>
        <w:r>
          <w:rPr>
            <w:noProof/>
          </w:rPr>
        </w:r>
      </w:ins>
      <w:r>
        <w:rPr>
          <w:noProof/>
        </w:rPr>
        <w:fldChar w:fldCharType="separate"/>
      </w:r>
      <w:ins w:id="113" w:author="Victor Cameo" w:date="2017-03-24T18:15:00Z">
        <w:r>
          <w:rPr>
            <w:noProof/>
          </w:rPr>
          <w:t>11</w:t>
        </w:r>
        <w:r>
          <w:rPr>
            <w:noProof/>
          </w:rPr>
          <w:fldChar w:fldCharType="end"/>
        </w:r>
      </w:ins>
    </w:p>
    <w:p w14:paraId="7B515849" w14:textId="77777777" w:rsidR="00A37FC3" w:rsidRDefault="00A37FC3">
      <w:pPr>
        <w:pStyle w:val="TOC1"/>
        <w:tabs>
          <w:tab w:val="left" w:pos="442"/>
        </w:tabs>
        <w:rPr>
          <w:ins w:id="114" w:author="Victor Cameo" w:date="2017-03-24T18:15:00Z"/>
          <w:rFonts w:asciiTheme="minorHAnsi" w:eastAsiaTheme="minorEastAsia" w:hAnsiTheme="minorHAnsi" w:cstheme="minorBidi"/>
          <w:b w:val="0"/>
          <w:noProof/>
          <w:sz w:val="24"/>
          <w:lang w:val="en-US" w:eastAsia="en-US"/>
        </w:rPr>
      </w:pPr>
      <w:ins w:id="115" w:author="Victor Cameo" w:date="2017-03-24T18:15:00Z">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_Toc478142662 \h </w:instrText>
        </w:r>
        <w:r>
          <w:rPr>
            <w:noProof/>
          </w:rPr>
        </w:r>
      </w:ins>
      <w:r>
        <w:rPr>
          <w:noProof/>
        </w:rPr>
        <w:fldChar w:fldCharType="separate"/>
      </w:r>
      <w:ins w:id="116" w:author="Victor Cameo" w:date="2017-03-24T18:15:00Z">
        <w:r>
          <w:rPr>
            <w:noProof/>
          </w:rPr>
          <w:t>11</w:t>
        </w:r>
        <w:r>
          <w:rPr>
            <w:noProof/>
          </w:rPr>
          <w:fldChar w:fldCharType="end"/>
        </w:r>
      </w:ins>
    </w:p>
    <w:p w14:paraId="7AB4E2CD" w14:textId="77777777" w:rsidR="00A37FC3" w:rsidRDefault="00A37FC3">
      <w:pPr>
        <w:pStyle w:val="TOC1"/>
        <w:tabs>
          <w:tab w:val="left" w:pos="442"/>
        </w:tabs>
        <w:rPr>
          <w:ins w:id="117" w:author="Victor Cameo" w:date="2017-03-24T18:15:00Z"/>
          <w:rFonts w:asciiTheme="minorHAnsi" w:eastAsiaTheme="minorEastAsia" w:hAnsiTheme="minorHAnsi" w:cstheme="minorBidi"/>
          <w:b w:val="0"/>
          <w:noProof/>
          <w:sz w:val="24"/>
          <w:lang w:val="en-US" w:eastAsia="en-US"/>
        </w:rPr>
      </w:pPr>
      <w:ins w:id="118" w:author="Victor Cameo" w:date="2017-03-24T18:15:00Z">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_Toc478142663 \h </w:instrText>
        </w:r>
        <w:r>
          <w:rPr>
            <w:noProof/>
          </w:rPr>
        </w:r>
      </w:ins>
      <w:r>
        <w:rPr>
          <w:noProof/>
        </w:rPr>
        <w:fldChar w:fldCharType="separate"/>
      </w:r>
      <w:ins w:id="119" w:author="Victor Cameo" w:date="2017-03-24T18:15:00Z">
        <w:r>
          <w:rPr>
            <w:noProof/>
          </w:rPr>
          <w:t>11</w:t>
        </w:r>
        <w:r>
          <w:rPr>
            <w:noProof/>
          </w:rPr>
          <w:fldChar w:fldCharType="end"/>
        </w:r>
      </w:ins>
    </w:p>
    <w:p w14:paraId="086DBD19" w14:textId="77777777" w:rsidR="00A37FC3" w:rsidRDefault="00A37FC3">
      <w:pPr>
        <w:pStyle w:val="TOC2"/>
        <w:rPr>
          <w:ins w:id="120" w:author="Victor Cameo" w:date="2017-03-24T18:15:00Z"/>
          <w:rFonts w:asciiTheme="minorHAnsi" w:eastAsiaTheme="minorEastAsia" w:hAnsiTheme="minorHAnsi" w:cstheme="minorBidi"/>
          <w:b w:val="0"/>
          <w:bCs w:val="0"/>
          <w:sz w:val="24"/>
          <w:szCs w:val="24"/>
          <w:lang w:val="en-US" w:eastAsia="en-US"/>
        </w:rPr>
      </w:pPr>
      <w:ins w:id="121" w:author="Victor Cameo" w:date="2017-03-24T18:15:00Z">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_Toc478142664 \h </w:instrText>
        </w:r>
      </w:ins>
      <w:r>
        <w:fldChar w:fldCharType="separate"/>
      </w:r>
      <w:ins w:id="122" w:author="Victor Cameo" w:date="2017-03-24T18:15:00Z">
        <w:r>
          <w:t>11</w:t>
        </w:r>
        <w:r>
          <w:fldChar w:fldCharType="end"/>
        </w:r>
      </w:ins>
    </w:p>
    <w:p w14:paraId="74FC2DD6" w14:textId="77777777" w:rsidR="00A37FC3" w:rsidRDefault="00A37FC3">
      <w:pPr>
        <w:pStyle w:val="TOC2"/>
        <w:rPr>
          <w:ins w:id="123" w:author="Victor Cameo" w:date="2017-03-24T18:15:00Z"/>
          <w:rFonts w:asciiTheme="minorHAnsi" w:eastAsiaTheme="minorEastAsia" w:hAnsiTheme="minorHAnsi" w:cstheme="minorBidi"/>
          <w:b w:val="0"/>
          <w:bCs w:val="0"/>
          <w:sz w:val="24"/>
          <w:szCs w:val="24"/>
          <w:lang w:val="en-US" w:eastAsia="en-US"/>
        </w:rPr>
      </w:pPr>
      <w:ins w:id="124" w:author="Victor Cameo" w:date="2017-03-24T18:15:00Z">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_Toc478142665 \h </w:instrText>
        </w:r>
      </w:ins>
      <w:r>
        <w:fldChar w:fldCharType="separate"/>
      </w:r>
      <w:ins w:id="125" w:author="Victor Cameo" w:date="2017-03-24T18:15:00Z">
        <w:r>
          <w:t>12</w:t>
        </w:r>
        <w:r>
          <w:fldChar w:fldCharType="end"/>
        </w:r>
      </w:ins>
    </w:p>
    <w:p w14:paraId="09776F12" w14:textId="77777777" w:rsidR="00A37FC3" w:rsidRPr="00C4530E" w:rsidRDefault="00A37FC3">
      <w:pPr>
        <w:pStyle w:val="TOC3"/>
        <w:rPr>
          <w:ins w:id="126" w:author="Victor Cameo" w:date="2017-03-24T18:15:00Z"/>
          <w:rFonts w:asciiTheme="minorHAnsi" w:eastAsiaTheme="minorEastAsia" w:hAnsiTheme="minorHAnsi" w:cstheme="minorBidi"/>
          <w:i w:val="0"/>
          <w:noProof/>
          <w:sz w:val="24"/>
          <w:szCs w:val="24"/>
          <w:lang w:val="fr-FR" w:eastAsia="en-US"/>
          <w:rPrChange w:id="127" w:author="Victor Cameo" w:date="2017-03-24T18:17:00Z">
            <w:rPr>
              <w:ins w:id="128" w:author="Victor Cameo" w:date="2017-03-24T18:15:00Z"/>
              <w:rFonts w:asciiTheme="minorHAnsi" w:eastAsiaTheme="minorEastAsia" w:hAnsiTheme="minorHAnsi" w:cstheme="minorBidi"/>
              <w:i w:val="0"/>
              <w:noProof/>
              <w:sz w:val="24"/>
              <w:szCs w:val="24"/>
              <w:lang w:val="en-US" w:eastAsia="en-US"/>
            </w:rPr>
          </w:rPrChange>
        </w:rPr>
      </w:pPr>
      <w:ins w:id="129" w:author="Victor Cameo" w:date="2017-03-24T18:15:00Z">
        <w:r w:rsidRPr="00C4530E">
          <w:rPr>
            <w:i w:val="0"/>
            <w:noProof/>
            <w:color w:val="000000"/>
            <w:lang w:val="fr-FR"/>
            <w:rPrChange w:id="130" w:author="Victor Cameo" w:date="2017-03-24T18:17:00Z">
              <w:rPr>
                <w:i w:val="0"/>
                <w:noProof/>
                <w:color w:val="000000"/>
              </w:rPr>
            </w:rPrChange>
          </w:rPr>
          <w:t>2.2.1</w:t>
        </w:r>
        <w:r w:rsidRPr="00C4530E">
          <w:rPr>
            <w:rFonts w:asciiTheme="minorHAnsi" w:eastAsiaTheme="minorEastAsia" w:hAnsiTheme="minorHAnsi" w:cstheme="minorBidi"/>
            <w:i w:val="0"/>
            <w:noProof/>
            <w:sz w:val="24"/>
            <w:szCs w:val="24"/>
            <w:lang w:val="fr-FR" w:eastAsia="en-US"/>
            <w:rPrChange w:id="131"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132" w:author="Victor Cameo" w:date="2017-03-24T18:17:00Z">
              <w:rPr>
                <w:noProof/>
              </w:rPr>
            </w:rPrChange>
          </w:rPr>
          <w:t>Cartesius K40</w:t>
        </w:r>
        <w:r w:rsidRPr="00C4530E">
          <w:rPr>
            <w:noProof/>
            <w:lang w:val="fr-FR"/>
            <w:rPrChange w:id="133" w:author="Victor Cameo" w:date="2017-03-24T18:17:00Z">
              <w:rPr>
                <w:noProof/>
              </w:rPr>
            </w:rPrChange>
          </w:rPr>
          <w:tab/>
        </w:r>
        <w:r>
          <w:rPr>
            <w:noProof/>
          </w:rPr>
          <w:fldChar w:fldCharType="begin"/>
        </w:r>
        <w:r w:rsidRPr="00C4530E">
          <w:rPr>
            <w:noProof/>
            <w:lang w:val="fr-FR"/>
            <w:rPrChange w:id="134" w:author="Victor Cameo" w:date="2017-03-24T18:17:00Z">
              <w:rPr>
                <w:noProof/>
              </w:rPr>
            </w:rPrChange>
          </w:rPr>
          <w:instrText xml:space="preserve"> PAGEREF _Toc478142666 \h </w:instrText>
        </w:r>
        <w:r>
          <w:rPr>
            <w:noProof/>
          </w:rPr>
        </w:r>
      </w:ins>
      <w:r>
        <w:rPr>
          <w:noProof/>
        </w:rPr>
        <w:fldChar w:fldCharType="separate"/>
      </w:r>
      <w:ins w:id="135" w:author="Victor Cameo" w:date="2017-03-24T18:15:00Z">
        <w:r w:rsidRPr="00C4530E">
          <w:rPr>
            <w:noProof/>
            <w:lang w:val="fr-FR"/>
            <w:rPrChange w:id="136" w:author="Victor Cameo" w:date="2017-03-24T18:17:00Z">
              <w:rPr>
                <w:noProof/>
              </w:rPr>
            </w:rPrChange>
          </w:rPr>
          <w:t>12</w:t>
        </w:r>
        <w:r>
          <w:rPr>
            <w:noProof/>
          </w:rPr>
          <w:fldChar w:fldCharType="end"/>
        </w:r>
      </w:ins>
    </w:p>
    <w:p w14:paraId="45ECB09F" w14:textId="77777777" w:rsidR="00A37FC3" w:rsidRPr="00C4530E" w:rsidRDefault="00A37FC3">
      <w:pPr>
        <w:pStyle w:val="TOC3"/>
        <w:rPr>
          <w:ins w:id="137" w:author="Victor Cameo" w:date="2017-03-24T18:15:00Z"/>
          <w:rFonts w:asciiTheme="minorHAnsi" w:eastAsiaTheme="minorEastAsia" w:hAnsiTheme="minorHAnsi" w:cstheme="minorBidi"/>
          <w:i w:val="0"/>
          <w:noProof/>
          <w:sz w:val="24"/>
          <w:szCs w:val="24"/>
          <w:lang w:val="fr-FR" w:eastAsia="en-US"/>
          <w:rPrChange w:id="138" w:author="Victor Cameo" w:date="2017-03-24T18:17:00Z">
            <w:rPr>
              <w:ins w:id="139" w:author="Victor Cameo" w:date="2017-03-24T18:15:00Z"/>
              <w:rFonts w:asciiTheme="minorHAnsi" w:eastAsiaTheme="minorEastAsia" w:hAnsiTheme="minorHAnsi" w:cstheme="minorBidi"/>
              <w:i w:val="0"/>
              <w:noProof/>
              <w:sz w:val="24"/>
              <w:szCs w:val="24"/>
              <w:lang w:val="en-US" w:eastAsia="en-US"/>
            </w:rPr>
          </w:rPrChange>
        </w:rPr>
      </w:pPr>
      <w:ins w:id="140" w:author="Victor Cameo" w:date="2017-03-24T18:15:00Z">
        <w:r w:rsidRPr="00C4530E">
          <w:rPr>
            <w:i w:val="0"/>
            <w:noProof/>
            <w:color w:val="000000"/>
            <w:lang w:val="fr-FR"/>
            <w:rPrChange w:id="141" w:author="Victor Cameo" w:date="2017-03-24T18:17:00Z">
              <w:rPr>
                <w:i w:val="0"/>
                <w:noProof/>
                <w:color w:val="000000"/>
              </w:rPr>
            </w:rPrChange>
          </w:rPr>
          <w:t>2.2.2</w:t>
        </w:r>
        <w:r w:rsidRPr="00C4530E">
          <w:rPr>
            <w:rFonts w:asciiTheme="minorHAnsi" w:eastAsiaTheme="minorEastAsia" w:hAnsiTheme="minorHAnsi" w:cstheme="minorBidi"/>
            <w:i w:val="0"/>
            <w:noProof/>
            <w:sz w:val="24"/>
            <w:szCs w:val="24"/>
            <w:lang w:val="fr-FR" w:eastAsia="en-US"/>
            <w:rPrChange w:id="142"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143" w:author="Victor Cameo" w:date="2017-03-24T18:17:00Z">
              <w:rPr>
                <w:noProof/>
              </w:rPr>
            </w:rPrChange>
          </w:rPr>
          <w:t>MareNostrum KNC</w:t>
        </w:r>
        <w:r w:rsidRPr="00C4530E">
          <w:rPr>
            <w:noProof/>
            <w:lang w:val="fr-FR"/>
            <w:rPrChange w:id="144" w:author="Victor Cameo" w:date="2017-03-24T18:17:00Z">
              <w:rPr>
                <w:noProof/>
              </w:rPr>
            </w:rPrChange>
          </w:rPr>
          <w:tab/>
        </w:r>
        <w:r>
          <w:rPr>
            <w:noProof/>
          </w:rPr>
          <w:fldChar w:fldCharType="begin"/>
        </w:r>
        <w:r w:rsidRPr="00C4530E">
          <w:rPr>
            <w:noProof/>
            <w:lang w:val="fr-FR"/>
            <w:rPrChange w:id="145" w:author="Victor Cameo" w:date="2017-03-24T18:17:00Z">
              <w:rPr>
                <w:noProof/>
              </w:rPr>
            </w:rPrChange>
          </w:rPr>
          <w:instrText xml:space="preserve"> PAGEREF _Toc478142667 \h </w:instrText>
        </w:r>
        <w:r>
          <w:rPr>
            <w:noProof/>
          </w:rPr>
        </w:r>
      </w:ins>
      <w:r>
        <w:rPr>
          <w:noProof/>
        </w:rPr>
        <w:fldChar w:fldCharType="separate"/>
      </w:r>
      <w:ins w:id="146" w:author="Victor Cameo" w:date="2017-03-24T18:15:00Z">
        <w:r w:rsidRPr="00C4530E">
          <w:rPr>
            <w:noProof/>
            <w:lang w:val="fr-FR"/>
            <w:rPrChange w:id="147" w:author="Victor Cameo" w:date="2017-03-24T18:17:00Z">
              <w:rPr>
                <w:noProof/>
              </w:rPr>
            </w:rPrChange>
          </w:rPr>
          <w:t>13</w:t>
        </w:r>
        <w:r>
          <w:rPr>
            <w:noProof/>
          </w:rPr>
          <w:fldChar w:fldCharType="end"/>
        </w:r>
      </w:ins>
    </w:p>
    <w:p w14:paraId="2440AE9D" w14:textId="77777777" w:rsidR="00A37FC3" w:rsidRPr="00C4530E" w:rsidRDefault="00A37FC3">
      <w:pPr>
        <w:pStyle w:val="TOC3"/>
        <w:rPr>
          <w:ins w:id="148" w:author="Victor Cameo" w:date="2017-03-24T18:15:00Z"/>
          <w:rFonts w:asciiTheme="minorHAnsi" w:eastAsiaTheme="minorEastAsia" w:hAnsiTheme="minorHAnsi" w:cstheme="minorBidi"/>
          <w:i w:val="0"/>
          <w:noProof/>
          <w:sz w:val="24"/>
          <w:szCs w:val="24"/>
          <w:lang w:val="fr-FR" w:eastAsia="en-US"/>
          <w:rPrChange w:id="149" w:author="Victor Cameo" w:date="2017-03-24T18:17:00Z">
            <w:rPr>
              <w:ins w:id="150" w:author="Victor Cameo" w:date="2017-03-24T18:15:00Z"/>
              <w:rFonts w:asciiTheme="minorHAnsi" w:eastAsiaTheme="minorEastAsia" w:hAnsiTheme="minorHAnsi" w:cstheme="minorBidi"/>
              <w:i w:val="0"/>
              <w:noProof/>
              <w:sz w:val="24"/>
              <w:szCs w:val="24"/>
              <w:lang w:val="en-US" w:eastAsia="en-US"/>
            </w:rPr>
          </w:rPrChange>
        </w:rPr>
      </w:pPr>
      <w:ins w:id="151" w:author="Victor Cameo" w:date="2017-03-24T18:15:00Z">
        <w:r w:rsidRPr="00C4530E">
          <w:rPr>
            <w:i w:val="0"/>
            <w:noProof/>
            <w:color w:val="000000"/>
            <w:lang w:val="fr-FR"/>
            <w:rPrChange w:id="152" w:author="Victor Cameo" w:date="2017-03-24T18:17:00Z">
              <w:rPr>
                <w:i w:val="0"/>
                <w:noProof/>
                <w:color w:val="000000"/>
              </w:rPr>
            </w:rPrChange>
          </w:rPr>
          <w:t>2.2.3</w:t>
        </w:r>
        <w:r w:rsidRPr="00C4530E">
          <w:rPr>
            <w:rFonts w:asciiTheme="minorHAnsi" w:eastAsiaTheme="minorEastAsia" w:hAnsiTheme="minorHAnsi" w:cstheme="minorBidi"/>
            <w:i w:val="0"/>
            <w:noProof/>
            <w:sz w:val="24"/>
            <w:szCs w:val="24"/>
            <w:lang w:val="fr-FR" w:eastAsia="en-US"/>
            <w:rPrChange w:id="153"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154" w:author="Victor Cameo" w:date="2017-03-24T18:17:00Z">
              <w:rPr>
                <w:noProof/>
              </w:rPr>
            </w:rPrChange>
          </w:rPr>
          <w:t>Ouessant P100</w:t>
        </w:r>
        <w:r w:rsidRPr="00C4530E">
          <w:rPr>
            <w:noProof/>
            <w:lang w:val="fr-FR"/>
            <w:rPrChange w:id="155" w:author="Victor Cameo" w:date="2017-03-24T18:17:00Z">
              <w:rPr>
                <w:noProof/>
              </w:rPr>
            </w:rPrChange>
          </w:rPr>
          <w:tab/>
        </w:r>
        <w:r>
          <w:rPr>
            <w:noProof/>
          </w:rPr>
          <w:fldChar w:fldCharType="begin"/>
        </w:r>
        <w:r w:rsidRPr="00C4530E">
          <w:rPr>
            <w:noProof/>
            <w:lang w:val="fr-FR"/>
            <w:rPrChange w:id="156" w:author="Victor Cameo" w:date="2017-03-24T18:17:00Z">
              <w:rPr>
                <w:noProof/>
              </w:rPr>
            </w:rPrChange>
          </w:rPr>
          <w:instrText xml:space="preserve"> PAGEREF _Toc478142668 \h </w:instrText>
        </w:r>
        <w:r>
          <w:rPr>
            <w:noProof/>
          </w:rPr>
        </w:r>
      </w:ins>
      <w:r>
        <w:rPr>
          <w:noProof/>
        </w:rPr>
        <w:fldChar w:fldCharType="separate"/>
      </w:r>
      <w:ins w:id="157" w:author="Victor Cameo" w:date="2017-03-24T18:15:00Z">
        <w:r w:rsidRPr="00C4530E">
          <w:rPr>
            <w:noProof/>
            <w:lang w:val="fr-FR"/>
            <w:rPrChange w:id="158" w:author="Victor Cameo" w:date="2017-03-24T18:17:00Z">
              <w:rPr>
                <w:noProof/>
              </w:rPr>
            </w:rPrChange>
          </w:rPr>
          <w:t>13</w:t>
        </w:r>
        <w:r>
          <w:rPr>
            <w:noProof/>
          </w:rPr>
          <w:fldChar w:fldCharType="end"/>
        </w:r>
      </w:ins>
    </w:p>
    <w:p w14:paraId="60777142" w14:textId="77777777" w:rsidR="00A37FC3" w:rsidRPr="00C4530E" w:rsidRDefault="00A37FC3">
      <w:pPr>
        <w:pStyle w:val="TOC3"/>
        <w:rPr>
          <w:ins w:id="159" w:author="Victor Cameo" w:date="2017-03-24T18:15:00Z"/>
          <w:rFonts w:asciiTheme="minorHAnsi" w:eastAsiaTheme="minorEastAsia" w:hAnsiTheme="minorHAnsi" w:cstheme="minorBidi"/>
          <w:i w:val="0"/>
          <w:noProof/>
          <w:sz w:val="24"/>
          <w:szCs w:val="24"/>
          <w:lang w:val="fr-FR" w:eastAsia="en-US"/>
          <w:rPrChange w:id="160" w:author="Victor Cameo" w:date="2017-03-24T18:17:00Z">
            <w:rPr>
              <w:ins w:id="161" w:author="Victor Cameo" w:date="2017-03-24T18:15:00Z"/>
              <w:rFonts w:asciiTheme="minorHAnsi" w:eastAsiaTheme="minorEastAsia" w:hAnsiTheme="minorHAnsi" w:cstheme="minorBidi"/>
              <w:i w:val="0"/>
              <w:noProof/>
              <w:sz w:val="24"/>
              <w:szCs w:val="24"/>
              <w:lang w:val="en-US" w:eastAsia="en-US"/>
            </w:rPr>
          </w:rPrChange>
        </w:rPr>
      </w:pPr>
      <w:ins w:id="162" w:author="Victor Cameo" w:date="2017-03-24T18:15:00Z">
        <w:r w:rsidRPr="00C4530E">
          <w:rPr>
            <w:i w:val="0"/>
            <w:noProof/>
            <w:color w:val="000000"/>
            <w:lang w:val="fr-FR"/>
            <w:rPrChange w:id="163" w:author="Victor Cameo" w:date="2017-03-24T18:17:00Z">
              <w:rPr>
                <w:i w:val="0"/>
                <w:noProof/>
                <w:color w:val="000000"/>
              </w:rPr>
            </w:rPrChange>
          </w:rPr>
          <w:t>2.2.4</w:t>
        </w:r>
        <w:r w:rsidRPr="00C4530E">
          <w:rPr>
            <w:rFonts w:asciiTheme="minorHAnsi" w:eastAsiaTheme="minorEastAsia" w:hAnsiTheme="minorHAnsi" w:cstheme="minorBidi"/>
            <w:i w:val="0"/>
            <w:noProof/>
            <w:sz w:val="24"/>
            <w:szCs w:val="24"/>
            <w:lang w:val="fr-FR" w:eastAsia="en-US"/>
            <w:rPrChange w:id="164"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165" w:author="Victor Cameo" w:date="2017-03-24T18:17:00Z">
              <w:rPr>
                <w:noProof/>
              </w:rPr>
            </w:rPrChange>
          </w:rPr>
          <w:t>Frioul KNL</w:t>
        </w:r>
        <w:r w:rsidRPr="00C4530E">
          <w:rPr>
            <w:noProof/>
            <w:lang w:val="fr-FR"/>
            <w:rPrChange w:id="166" w:author="Victor Cameo" w:date="2017-03-24T18:17:00Z">
              <w:rPr>
                <w:noProof/>
              </w:rPr>
            </w:rPrChange>
          </w:rPr>
          <w:tab/>
        </w:r>
        <w:r>
          <w:rPr>
            <w:noProof/>
          </w:rPr>
          <w:fldChar w:fldCharType="begin"/>
        </w:r>
        <w:r w:rsidRPr="00C4530E">
          <w:rPr>
            <w:noProof/>
            <w:lang w:val="fr-FR"/>
            <w:rPrChange w:id="167" w:author="Victor Cameo" w:date="2017-03-24T18:17:00Z">
              <w:rPr>
                <w:noProof/>
              </w:rPr>
            </w:rPrChange>
          </w:rPr>
          <w:instrText xml:space="preserve"> PAGEREF _Toc478142669 \h </w:instrText>
        </w:r>
        <w:r>
          <w:rPr>
            <w:noProof/>
          </w:rPr>
        </w:r>
      </w:ins>
      <w:r>
        <w:rPr>
          <w:noProof/>
        </w:rPr>
        <w:fldChar w:fldCharType="separate"/>
      </w:r>
      <w:ins w:id="168" w:author="Victor Cameo" w:date="2017-03-24T18:15:00Z">
        <w:r w:rsidRPr="00C4530E">
          <w:rPr>
            <w:noProof/>
            <w:lang w:val="fr-FR"/>
            <w:rPrChange w:id="169" w:author="Victor Cameo" w:date="2017-03-24T18:17:00Z">
              <w:rPr>
                <w:noProof/>
              </w:rPr>
            </w:rPrChange>
          </w:rPr>
          <w:t>13</w:t>
        </w:r>
        <w:r>
          <w:rPr>
            <w:noProof/>
          </w:rPr>
          <w:fldChar w:fldCharType="end"/>
        </w:r>
      </w:ins>
    </w:p>
    <w:p w14:paraId="6140E1F7" w14:textId="77777777" w:rsidR="00A37FC3" w:rsidRPr="00C4530E" w:rsidRDefault="00A37FC3">
      <w:pPr>
        <w:pStyle w:val="TOC1"/>
        <w:tabs>
          <w:tab w:val="left" w:pos="442"/>
        </w:tabs>
        <w:rPr>
          <w:ins w:id="170" w:author="Victor Cameo" w:date="2017-03-24T18:15:00Z"/>
          <w:rFonts w:asciiTheme="minorHAnsi" w:eastAsiaTheme="minorEastAsia" w:hAnsiTheme="minorHAnsi" w:cstheme="minorBidi"/>
          <w:b w:val="0"/>
          <w:noProof/>
          <w:sz w:val="24"/>
          <w:lang w:val="fr-FR" w:eastAsia="en-US"/>
          <w:rPrChange w:id="171" w:author="Victor Cameo" w:date="2017-03-24T18:17:00Z">
            <w:rPr>
              <w:ins w:id="172" w:author="Victor Cameo" w:date="2017-03-24T18:15:00Z"/>
              <w:rFonts w:asciiTheme="minorHAnsi" w:eastAsiaTheme="minorEastAsia" w:hAnsiTheme="minorHAnsi" w:cstheme="minorBidi"/>
              <w:b w:val="0"/>
              <w:noProof/>
              <w:sz w:val="24"/>
              <w:lang w:val="en-US" w:eastAsia="en-US"/>
            </w:rPr>
          </w:rPrChange>
        </w:rPr>
      </w:pPr>
      <w:ins w:id="173" w:author="Victor Cameo" w:date="2017-03-24T18:15:00Z">
        <w:r w:rsidRPr="00C4530E">
          <w:rPr>
            <w:noProof/>
            <w:lang w:val="fr-FR"/>
            <w:rPrChange w:id="174" w:author="Victor Cameo" w:date="2017-03-24T18:17:00Z">
              <w:rPr>
                <w:noProof/>
              </w:rPr>
            </w:rPrChange>
          </w:rPr>
          <w:t>3</w:t>
        </w:r>
        <w:r w:rsidRPr="00C4530E">
          <w:rPr>
            <w:rFonts w:asciiTheme="minorHAnsi" w:eastAsiaTheme="minorEastAsia" w:hAnsiTheme="minorHAnsi" w:cstheme="minorBidi"/>
            <w:b w:val="0"/>
            <w:noProof/>
            <w:sz w:val="24"/>
            <w:lang w:val="fr-FR" w:eastAsia="en-US"/>
            <w:rPrChange w:id="175" w:author="Victor Cameo" w:date="2017-03-24T18:17:00Z">
              <w:rPr>
                <w:rFonts w:asciiTheme="minorHAnsi" w:eastAsiaTheme="minorEastAsia" w:hAnsiTheme="minorHAnsi" w:cstheme="minorBidi"/>
                <w:b w:val="0"/>
                <w:noProof/>
                <w:sz w:val="24"/>
                <w:lang w:val="en-US" w:eastAsia="en-US"/>
              </w:rPr>
            </w:rPrChange>
          </w:rPr>
          <w:tab/>
        </w:r>
        <w:r w:rsidRPr="00C4530E">
          <w:rPr>
            <w:noProof/>
            <w:lang w:val="fr-FR"/>
            <w:rPrChange w:id="176" w:author="Victor Cameo" w:date="2017-03-24T18:17:00Z">
              <w:rPr>
                <w:noProof/>
              </w:rPr>
            </w:rPrChange>
          </w:rPr>
          <w:t>Benchmark suite description</w:t>
        </w:r>
        <w:r w:rsidRPr="00C4530E">
          <w:rPr>
            <w:noProof/>
            <w:lang w:val="fr-FR"/>
            <w:rPrChange w:id="177" w:author="Victor Cameo" w:date="2017-03-24T18:17:00Z">
              <w:rPr>
                <w:noProof/>
              </w:rPr>
            </w:rPrChange>
          </w:rPr>
          <w:tab/>
        </w:r>
        <w:r>
          <w:rPr>
            <w:noProof/>
          </w:rPr>
          <w:fldChar w:fldCharType="begin"/>
        </w:r>
        <w:r w:rsidRPr="00C4530E">
          <w:rPr>
            <w:noProof/>
            <w:lang w:val="fr-FR"/>
            <w:rPrChange w:id="178" w:author="Victor Cameo" w:date="2017-03-24T18:17:00Z">
              <w:rPr>
                <w:noProof/>
              </w:rPr>
            </w:rPrChange>
          </w:rPr>
          <w:instrText xml:space="preserve"> PAGEREF _Toc478142670 \h </w:instrText>
        </w:r>
        <w:r>
          <w:rPr>
            <w:noProof/>
          </w:rPr>
        </w:r>
      </w:ins>
      <w:r>
        <w:rPr>
          <w:noProof/>
        </w:rPr>
        <w:fldChar w:fldCharType="separate"/>
      </w:r>
      <w:ins w:id="179" w:author="Victor Cameo" w:date="2017-03-24T18:15:00Z">
        <w:r w:rsidRPr="00C4530E">
          <w:rPr>
            <w:noProof/>
            <w:lang w:val="fr-FR"/>
            <w:rPrChange w:id="180" w:author="Victor Cameo" w:date="2017-03-24T18:17:00Z">
              <w:rPr>
                <w:noProof/>
              </w:rPr>
            </w:rPrChange>
          </w:rPr>
          <w:t>14</w:t>
        </w:r>
        <w:r>
          <w:rPr>
            <w:noProof/>
          </w:rPr>
          <w:fldChar w:fldCharType="end"/>
        </w:r>
      </w:ins>
    </w:p>
    <w:p w14:paraId="1129BDA4" w14:textId="77777777" w:rsidR="00A37FC3" w:rsidRPr="00C4530E" w:rsidRDefault="00A37FC3">
      <w:pPr>
        <w:pStyle w:val="TOC2"/>
        <w:rPr>
          <w:ins w:id="181" w:author="Victor Cameo" w:date="2017-03-24T18:15:00Z"/>
          <w:rFonts w:asciiTheme="minorHAnsi" w:eastAsiaTheme="minorEastAsia" w:hAnsiTheme="minorHAnsi" w:cstheme="minorBidi"/>
          <w:b w:val="0"/>
          <w:bCs w:val="0"/>
          <w:sz w:val="24"/>
          <w:szCs w:val="24"/>
          <w:lang w:val="fr-FR" w:eastAsia="en-US"/>
          <w:rPrChange w:id="182" w:author="Victor Cameo" w:date="2017-03-24T18:17:00Z">
            <w:rPr>
              <w:ins w:id="183" w:author="Victor Cameo" w:date="2017-03-24T18:15:00Z"/>
              <w:rFonts w:asciiTheme="minorHAnsi" w:eastAsiaTheme="minorEastAsia" w:hAnsiTheme="minorHAnsi" w:cstheme="minorBidi"/>
              <w:b w:val="0"/>
              <w:bCs w:val="0"/>
              <w:sz w:val="24"/>
              <w:szCs w:val="24"/>
              <w:lang w:val="en-US" w:eastAsia="en-US"/>
            </w:rPr>
          </w:rPrChange>
        </w:rPr>
      </w:pPr>
      <w:ins w:id="184" w:author="Victor Cameo" w:date="2017-03-24T18:15:00Z">
        <w:r w:rsidRPr="00C4530E">
          <w:rPr>
            <w:lang w:val="fr-FR"/>
            <w:rPrChange w:id="185" w:author="Victor Cameo" w:date="2017-03-24T18:17:00Z">
              <w:rPr/>
            </w:rPrChange>
          </w:rPr>
          <w:t>3.1</w:t>
        </w:r>
        <w:r w:rsidRPr="00C4530E">
          <w:rPr>
            <w:rFonts w:asciiTheme="minorHAnsi" w:eastAsiaTheme="minorEastAsia" w:hAnsiTheme="minorHAnsi" w:cstheme="minorBidi"/>
            <w:b w:val="0"/>
            <w:bCs w:val="0"/>
            <w:sz w:val="24"/>
            <w:szCs w:val="24"/>
            <w:lang w:val="fr-FR" w:eastAsia="en-US"/>
            <w:rPrChange w:id="186" w:author="Victor Cameo" w:date="2017-03-24T18:17:00Z">
              <w:rPr>
                <w:rFonts w:asciiTheme="minorHAnsi" w:eastAsiaTheme="minorEastAsia" w:hAnsiTheme="minorHAnsi" w:cstheme="minorBidi"/>
                <w:b w:val="0"/>
                <w:bCs w:val="0"/>
                <w:sz w:val="24"/>
                <w:szCs w:val="24"/>
                <w:lang w:val="en-US" w:eastAsia="en-US"/>
              </w:rPr>
            </w:rPrChange>
          </w:rPr>
          <w:tab/>
        </w:r>
        <w:r w:rsidRPr="00C4530E">
          <w:rPr>
            <w:lang w:val="fr-FR"/>
            <w:rPrChange w:id="187" w:author="Victor Cameo" w:date="2017-03-24T18:17:00Z">
              <w:rPr/>
            </w:rPrChange>
          </w:rPr>
          <w:t>Alya</w:t>
        </w:r>
        <w:r w:rsidRPr="00C4530E">
          <w:rPr>
            <w:lang w:val="fr-FR"/>
            <w:rPrChange w:id="188" w:author="Victor Cameo" w:date="2017-03-24T18:17:00Z">
              <w:rPr/>
            </w:rPrChange>
          </w:rPr>
          <w:tab/>
        </w:r>
        <w:r>
          <w:fldChar w:fldCharType="begin"/>
        </w:r>
        <w:r w:rsidRPr="00C4530E">
          <w:rPr>
            <w:lang w:val="fr-FR"/>
            <w:rPrChange w:id="189" w:author="Victor Cameo" w:date="2017-03-24T18:17:00Z">
              <w:rPr/>
            </w:rPrChange>
          </w:rPr>
          <w:instrText xml:space="preserve"> PAGEREF _Toc478142671 \h </w:instrText>
        </w:r>
      </w:ins>
      <w:r>
        <w:fldChar w:fldCharType="separate"/>
      </w:r>
      <w:ins w:id="190" w:author="Victor Cameo" w:date="2017-03-24T18:15:00Z">
        <w:r w:rsidRPr="00C4530E">
          <w:rPr>
            <w:lang w:val="fr-FR"/>
            <w:rPrChange w:id="191" w:author="Victor Cameo" w:date="2017-03-24T18:17:00Z">
              <w:rPr/>
            </w:rPrChange>
          </w:rPr>
          <w:t>14</w:t>
        </w:r>
        <w:r>
          <w:fldChar w:fldCharType="end"/>
        </w:r>
      </w:ins>
    </w:p>
    <w:p w14:paraId="095CE831" w14:textId="77777777" w:rsidR="00A37FC3" w:rsidRPr="00C4530E" w:rsidRDefault="00A37FC3">
      <w:pPr>
        <w:pStyle w:val="TOC3"/>
        <w:rPr>
          <w:ins w:id="192" w:author="Victor Cameo" w:date="2017-03-24T18:15:00Z"/>
          <w:rFonts w:asciiTheme="minorHAnsi" w:eastAsiaTheme="minorEastAsia" w:hAnsiTheme="minorHAnsi" w:cstheme="minorBidi"/>
          <w:i w:val="0"/>
          <w:noProof/>
          <w:sz w:val="24"/>
          <w:szCs w:val="24"/>
          <w:lang w:val="fr-FR" w:eastAsia="en-US"/>
          <w:rPrChange w:id="193" w:author="Victor Cameo" w:date="2017-03-24T18:17:00Z">
            <w:rPr>
              <w:ins w:id="194" w:author="Victor Cameo" w:date="2017-03-24T18:15:00Z"/>
              <w:rFonts w:asciiTheme="minorHAnsi" w:eastAsiaTheme="minorEastAsia" w:hAnsiTheme="minorHAnsi" w:cstheme="minorBidi"/>
              <w:i w:val="0"/>
              <w:noProof/>
              <w:sz w:val="24"/>
              <w:szCs w:val="24"/>
              <w:lang w:val="en-US" w:eastAsia="en-US"/>
            </w:rPr>
          </w:rPrChange>
        </w:rPr>
      </w:pPr>
      <w:ins w:id="195" w:author="Victor Cameo" w:date="2017-03-24T18:15:00Z">
        <w:r w:rsidRPr="00C4530E">
          <w:rPr>
            <w:i w:val="0"/>
            <w:noProof/>
            <w:color w:val="000000"/>
            <w:lang w:val="fr-FR"/>
            <w:rPrChange w:id="196" w:author="Victor Cameo" w:date="2017-03-24T18:17:00Z">
              <w:rPr>
                <w:i w:val="0"/>
                <w:noProof/>
                <w:color w:val="000000"/>
              </w:rPr>
            </w:rPrChange>
          </w:rPr>
          <w:t>3.1.1</w:t>
        </w:r>
        <w:r w:rsidRPr="00C4530E">
          <w:rPr>
            <w:rFonts w:asciiTheme="minorHAnsi" w:eastAsiaTheme="minorEastAsia" w:hAnsiTheme="minorHAnsi" w:cstheme="minorBidi"/>
            <w:i w:val="0"/>
            <w:noProof/>
            <w:sz w:val="24"/>
            <w:szCs w:val="24"/>
            <w:lang w:val="fr-FR" w:eastAsia="en-US"/>
            <w:rPrChange w:id="197"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198" w:author="Victor Cameo" w:date="2017-03-24T18:17:00Z">
              <w:rPr>
                <w:noProof/>
              </w:rPr>
            </w:rPrChange>
          </w:rPr>
          <w:t>Code description</w:t>
        </w:r>
        <w:r w:rsidRPr="00C4530E">
          <w:rPr>
            <w:noProof/>
            <w:lang w:val="fr-FR"/>
            <w:rPrChange w:id="199" w:author="Victor Cameo" w:date="2017-03-24T18:17:00Z">
              <w:rPr>
                <w:noProof/>
              </w:rPr>
            </w:rPrChange>
          </w:rPr>
          <w:tab/>
        </w:r>
        <w:r>
          <w:rPr>
            <w:noProof/>
          </w:rPr>
          <w:fldChar w:fldCharType="begin"/>
        </w:r>
        <w:r w:rsidRPr="00C4530E">
          <w:rPr>
            <w:noProof/>
            <w:lang w:val="fr-FR"/>
            <w:rPrChange w:id="200" w:author="Victor Cameo" w:date="2017-03-24T18:17:00Z">
              <w:rPr>
                <w:noProof/>
              </w:rPr>
            </w:rPrChange>
          </w:rPr>
          <w:instrText xml:space="preserve"> PAGEREF _Toc478142672 \h </w:instrText>
        </w:r>
        <w:r>
          <w:rPr>
            <w:noProof/>
          </w:rPr>
        </w:r>
      </w:ins>
      <w:r>
        <w:rPr>
          <w:noProof/>
        </w:rPr>
        <w:fldChar w:fldCharType="separate"/>
      </w:r>
      <w:ins w:id="201" w:author="Victor Cameo" w:date="2017-03-24T18:15:00Z">
        <w:r w:rsidRPr="00C4530E">
          <w:rPr>
            <w:noProof/>
            <w:lang w:val="fr-FR"/>
            <w:rPrChange w:id="202" w:author="Victor Cameo" w:date="2017-03-24T18:17:00Z">
              <w:rPr>
                <w:noProof/>
              </w:rPr>
            </w:rPrChange>
          </w:rPr>
          <w:t>14</w:t>
        </w:r>
        <w:r>
          <w:rPr>
            <w:noProof/>
          </w:rPr>
          <w:fldChar w:fldCharType="end"/>
        </w:r>
      </w:ins>
    </w:p>
    <w:p w14:paraId="4C444856" w14:textId="77777777" w:rsidR="00A37FC3" w:rsidRPr="00C4530E" w:rsidRDefault="00A37FC3">
      <w:pPr>
        <w:pStyle w:val="TOC3"/>
        <w:rPr>
          <w:ins w:id="203" w:author="Victor Cameo" w:date="2017-03-24T18:15:00Z"/>
          <w:rFonts w:asciiTheme="minorHAnsi" w:eastAsiaTheme="minorEastAsia" w:hAnsiTheme="minorHAnsi" w:cstheme="minorBidi"/>
          <w:i w:val="0"/>
          <w:noProof/>
          <w:sz w:val="24"/>
          <w:szCs w:val="24"/>
          <w:lang w:val="fr-FR" w:eastAsia="en-US"/>
          <w:rPrChange w:id="204" w:author="Victor Cameo" w:date="2017-03-24T18:17:00Z">
            <w:rPr>
              <w:ins w:id="205" w:author="Victor Cameo" w:date="2017-03-24T18:15:00Z"/>
              <w:rFonts w:asciiTheme="minorHAnsi" w:eastAsiaTheme="minorEastAsia" w:hAnsiTheme="minorHAnsi" w:cstheme="minorBidi"/>
              <w:i w:val="0"/>
              <w:noProof/>
              <w:sz w:val="24"/>
              <w:szCs w:val="24"/>
              <w:lang w:val="en-US" w:eastAsia="en-US"/>
            </w:rPr>
          </w:rPrChange>
        </w:rPr>
      </w:pPr>
      <w:ins w:id="206" w:author="Victor Cameo" w:date="2017-03-24T18:15:00Z">
        <w:r w:rsidRPr="00C4530E">
          <w:rPr>
            <w:i w:val="0"/>
            <w:noProof/>
            <w:color w:val="000000"/>
            <w:lang w:val="fr-FR"/>
            <w:rPrChange w:id="207" w:author="Victor Cameo" w:date="2017-03-24T18:17:00Z">
              <w:rPr>
                <w:i w:val="0"/>
                <w:noProof/>
                <w:color w:val="000000"/>
              </w:rPr>
            </w:rPrChange>
          </w:rPr>
          <w:t>3.1.2</w:t>
        </w:r>
        <w:r w:rsidRPr="00C4530E">
          <w:rPr>
            <w:rFonts w:asciiTheme="minorHAnsi" w:eastAsiaTheme="minorEastAsia" w:hAnsiTheme="minorHAnsi" w:cstheme="minorBidi"/>
            <w:i w:val="0"/>
            <w:noProof/>
            <w:sz w:val="24"/>
            <w:szCs w:val="24"/>
            <w:lang w:val="fr-FR" w:eastAsia="en-US"/>
            <w:rPrChange w:id="208"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209" w:author="Victor Cameo" w:date="2017-03-24T18:17:00Z">
              <w:rPr>
                <w:noProof/>
              </w:rPr>
            </w:rPrChange>
          </w:rPr>
          <w:t>Test cases description</w:t>
        </w:r>
        <w:r w:rsidRPr="00C4530E">
          <w:rPr>
            <w:noProof/>
            <w:lang w:val="fr-FR"/>
            <w:rPrChange w:id="210" w:author="Victor Cameo" w:date="2017-03-24T18:17:00Z">
              <w:rPr>
                <w:noProof/>
              </w:rPr>
            </w:rPrChange>
          </w:rPr>
          <w:tab/>
        </w:r>
        <w:r>
          <w:rPr>
            <w:noProof/>
          </w:rPr>
          <w:fldChar w:fldCharType="begin"/>
        </w:r>
        <w:r w:rsidRPr="00C4530E">
          <w:rPr>
            <w:noProof/>
            <w:lang w:val="fr-FR"/>
            <w:rPrChange w:id="211" w:author="Victor Cameo" w:date="2017-03-24T18:17:00Z">
              <w:rPr>
                <w:noProof/>
              </w:rPr>
            </w:rPrChange>
          </w:rPr>
          <w:instrText xml:space="preserve"> PAGEREF _Toc478142673 \h </w:instrText>
        </w:r>
        <w:r>
          <w:rPr>
            <w:noProof/>
          </w:rPr>
        </w:r>
      </w:ins>
      <w:r>
        <w:rPr>
          <w:noProof/>
        </w:rPr>
        <w:fldChar w:fldCharType="separate"/>
      </w:r>
      <w:ins w:id="212" w:author="Victor Cameo" w:date="2017-03-24T18:15:00Z">
        <w:r w:rsidRPr="00C4530E">
          <w:rPr>
            <w:noProof/>
            <w:lang w:val="fr-FR"/>
            <w:rPrChange w:id="213" w:author="Victor Cameo" w:date="2017-03-24T18:17:00Z">
              <w:rPr>
                <w:noProof/>
              </w:rPr>
            </w:rPrChange>
          </w:rPr>
          <w:t>14</w:t>
        </w:r>
        <w:r>
          <w:rPr>
            <w:noProof/>
          </w:rPr>
          <w:fldChar w:fldCharType="end"/>
        </w:r>
      </w:ins>
    </w:p>
    <w:p w14:paraId="7297EF58" w14:textId="77777777" w:rsidR="00A37FC3" w:rsidRPr="00C4530E" w:rsidRDefault="00A37FC3">
      <w:pPr>
        <w:pStyle w:val="TOC2"/>
        <w:rPr>
          <w:ins w:id="214" w:author="Victor Cameo" w:date="2017-03-24T18:15:00Z"/>
          <w:rFonts w:asciiTheme="minorHAnsi" w:eastAsiaTheme="minorEastAsia" w:hAnsiTheme="minorHAnsi" w:cstheme="minorBidi"/>
          <w:b w:val="0"/>
          <w:bCs w:val="0"/>
          <w:sz w:val="24"/>
          <w:szCs w:val="24"/>
          <w:lang w:val="fr-FR" w:eastAsia="en-US"/>
          <w:rPrChange w:id="215" w:author="Victor Cameo" w:date="2017-03-24T18:17:00Z">
            <w:rPr>
              <w:ins w:id="216" w:author="Victor Cameo" w:date="2017-03-24T18:15:00Z"/>
              <w:rFonts w:asciiTheme="minorHAnsi" w:eastAsiaTheme="minorEastAsia" w:hAnsiTheme="minorHAnsi" w:cstheme="minorBidi"/>
              <w:b w:val="0"/>
              <w:bCs w:val="0"/>
              <w:sz w:val="24"/>
              <w:szCs w:val="24"/>
              <w:lang w:val="en-US" w:eastAsia="en-US"/>
            </w:rPr>
          </w:rPrChange>
        </w:rPr>
      </w:pPr>
      <w:ins w:id="217" w:author="Victor Cameo" w:date="2017-03-24T18:15:00Z">
        <w:r w:rsidRPr="00C4530E">
          <w:rPr>
            <w:lang w:val="fr-FR"/>
            <w:rPrChange w:id="218" w:author="Victor Cameo" w:date="2017-03-24T18:17:00Z">
              <w:rPr/>
            </w:rPrChange>
          </w:rPr>
          <w:t>3.2</w:t>
        </w:r>
        <w:r w:rsidRPr="00C4530E">
          <w:rPr>
            <w:rFonts w:asciiTheme="minorHAnsi" w:eastAsiaTheme="minorEastAsia" w:hAnsiTheme="minorHAnsi" w:cstheme="minorBidi"/>
            <w:b w:val="0"/>
            <w:bCs w:val="0"/>
            <w:sz w:val="24"/>
            <w:szCs w:val="24"/>
            <w:lang w:val="fr-FR" w:eastAsia="en-US"/>
            <w:rPrChange w:id="219" w:author="Victor Cameo" w:date="2017-03-24T18:17:00Z">
              <w:rPr>
                <w:rFonts w:asciiTheme="minorHAnsi" w:eastAsiaTheme="minorEastAsia" w:hAnsiTheme="minorHAnsi" w:cstheme="minorBidi"/>
                <w:b w:val="0"/>
                <w:bCs w:val="0"/>
                <w:sz w:val="24"/>
                <w:szCs w:val="24"/>
                <w:lang w:val="en-US" w:eastAsia="en-US"/>
              </w:rPr>
            </w:rPrChange>
          </w:rPr>
          <w:tab/>
        </w:r>
        <w:r w:rsidRPr="00C4530E">
          <w:rPr>
            <w:lang w:val="fr-FR"/>
            <w:rPrChange w:id="220" w:author="Victor Cameo" w:date="2017-03-24T18:17:00Z">
              <w:rPr/>
            </w:rPrChange>
          </w:rPr>
          <w:t>Code_Saturne</w:t>
        </w:r>
        <w:r w:rsidRPr="00C4530E">
          <w:rPr>
            <w:lang w:val="fr-FR"/>
            <w:rPrChange w:id="221" w:author="Victor Cameo" w:date="2017-03-24T18:17:00Z">
              <w:rPr/>
            </w:rPrChange>
          </w:rPr>
          <w:tab/>
        </w:r>
        <w:r>
          <w:fldChar w:fldCharType="begin"/>
        </w:r>
        <w:r w:rsidRPr="00C4530E">
          <w:rPr>
            <w:lang w:val="fr-FR"/>
            <w:rPrChange w:id="222" w:author="Victor Cameo" w:date="2017-03-24T18:17:00Z">
              <w:rPr/>
            </w:rPrChange>
          </w:rPr>
          <w:instrText xml:space="preserve"> PAGEREF _Toc478142674 \h </w:instrText>
        </w:r>
      </w:ins>
      <w:r>
        <w:fldChar w:fldCharType="separate"/>
      </w:r>
      <w:ins w:id="223" w:author="Victor Cameo" w:date="2017-03-24T18:15:00Z">
        <w:r w:rsidRPr="00C4530E">
          <w:rPr>
            <w:lang w:val="fr-FR"/>
            <w:rPrChange w:id="224" w:author="Victor Cameo" w:date="2017-03-24T18:17:00Z">
              <w:rPr/>
            </w:rPrChange>
          </w:rPr>
          <w:t>15</w:t>
        </w:r>
        <w:r>
          <w:fldChar w:fldCharType="end"/>
        </w:r>
      </w:ins>
    </w:p>
    <w:p w14:paraId="49C5F695" w14:textId="77777777" w:rsidR="00A37FC3" w:rsidRPr="00C4530E" w:rsidRDefault="00A37FC3">
      <w:pPr>
        <w:pStyle w:val="TOC3"/>
        <w:rPr>
          <w:ins w:id="225" w:author="Victor Cameo" w:date="2017-03-24T18:15:00Z"/>
          <w:rFonts w:asciiTheme="minorHAnsi" w:eastAsiaTheme="minorEastAsia" w:hAnsiTheme="minorHAnsi" w:cstheme="minorBidi"/>
          <w:i w:val="0"/>
          <w:noProof/>
          <w:sz w:val="24"/>
          <w:szCs w:val="24"/>
          <w:lang w:val="fr-FR" w:eastAsia="en-US"/>
          <w:rPrChange w:id="226" w:author="Victor Cameo" w:date="2017-03-24T18:17:00Z">
            <w:rPr>
              <w:ins w:id="227" w:author="Victor Cameo" w:date="2017-03-24T18:15:00Z"/>
              <w:rFonts w:asciiTheme="minorHAnsi" w:eastAsiaTheme="minorEastAsia" w:hAnsiTheme="minorHAnsi" w:cstheme="minorBidi"/>
              <w:i w:val="0"/>
              <w:noProof/>
              <w:sz w:val="24"/>
              <w:szCs w:val="24"/>
              <w:lang w:val="en-US" w:eastAsia="en-US"/>
            </w:rPr>
          </w:rPrChange>
        </w:rPr>
      </w:pPr>
      <w:ins w:id="228" w:author="Victor Cameo" w:date="2017-03-24T18:15:00Z">
        <w:r w:rsidRPr="00C4530E">
          <w:rPr>
            <w:rFonts w:asciiTheme="minorHAnsi" w:eastAsiaTheme="minorEastAsia" w:hAnsiTheme="minorHAnsi" w:cstheme="minorBidi"/>
            <w:i w:val="0"/>
            <w:noProof/>
            <w:sz w:val="24"/>
            <w:szCs w:val="24"/>
            <w:lang w:val="fr-FR" w:eastAsia="en-US"/>
            <w:rPrChange w:id="229" w:author="Victor Cameo" w:date="2017-03-24T18:17:00Z">
              <w:rPr>
                <w:rFonts w:asciiTheme="minorHAnsi" w:eastAsiaTheme="minorEastAsia" w:hAnsiTheme="minorHAnsi" w:cstheme="minorBidi"/>
                <w:i w:val="0"/>
                <w:noProof/>
                <w:sz w:val="24"/>
                <w:szCs w:val="24"/>
                <w:lang w:val="en-US" w:eastAsia="en-US"/>
              </w:rPr>
            </w:rPrChange>
          </w:rPr>
          <w:tab/>
        </w:r>
        <w:r w:rsidRPr="00C4530E">
          <w:rPr>
            <w:noProof/>
            <w:lang w:val="fr-FR"/>
            <w:rPrChange w:id="230" w:author="Victor Cameo" w:date="2017-03-24T18:17:00Z">
              <w:rPr>
                <w:noProof/>
              </w:rPr>
            </w:rPrChange>
          </w:rPr>
          <w:t>Code description</w:t>
        </w:r>
        <w:r w:rsidRPr="00C4530E">
          <w:rPr>
            <w:noProof/>
            <w:lang w:val="fr-FR"/>
            <w:rPrChange w:id="231" w:author="Victor Cameo" w:date="2017-03-24T18:17:00Z">
              <w:rPr>
                <w:noProof/>
              </w:rPr>
            </w:rPrChange>
          </w:rPr>
          <w:tab/>
        </w:r>
        <w:r>
          <w:rPr>
            <w:noProof/>
          </w:rPr>
          <w:fldChar w:fldCharType="begin"/>
        </w:r>
        <w:r w:rsidRPr="00C4530E">
          <w:rPr>
            <w:noProof/>
            <w:lang w:val="fr-FR"/>
            <w:rPrChange w:id="232" w:author="Victor Cameo" w:date="2017-03-24T18:17:00Z">
              <w:rPr>
                <w:noProof/>
              </w:rPr>
            </w:rPrChange>
          </w:rPr>
          <w:instrText xml:space="preserve"> PAGEREF _Toc478142675 \h </w:instrText>
        </w:r>
        <w:r>
          <w:rPr>
            <w:noProof/>
          </w:rPr>
        </w:r>
      </w:ins>
      <w:r>
        <w:rPr>
          <w:noProof/>
        </w:rPr>
        <w:fldChar w:fldCharType="separate"/>
      </w:r>
      <w:ins w:id="233" w:author="Victor Cameo" w:date="2017-03-24T18:15:00Z">
        <w:r w:rsidRPr="00C4530E">
          <w:rPr>
            <w:noProof/>
            <w:lang w:val="fr-FR"/>
            <w:rPrChange w:id="234" w:author="Victor Cameo" w:date="2017-03-24T18:17:00Z">
              <w:rPr>
                <w:noProof/>
              </w:rPr>
            </w:rPrChange>
          </w:rPr>
          <w:t>15</w:t>
        </w:r>
        <w:r>
          <w:rPr>
            <w:noProof/>
          </w:rPr>
          <w:fldChar w:fldCharType="end"/>
        </w:r>
      </w:ins>
    </w:p>
    <w:p w14:paraId="4A919675" w14:textId="77777777" w:rsidR="00A37FC3" w:rsidRPr="00AF23ED" w:rsidRDefault="00A37FC3">
      <w:pPr>
        <w:pStyle w:val="TOC3"/>
        <w:rPr>
          <w:ins w:id="235" w:author="Victor Cameo" w:date="2017-03-24T18:15:00Z"/>
          <w:rFonts w:asciiTheme="minorHAnsi" w:eastAsiaTheme="minorEastAsia" w:hAnsiTheme="minorHAnsi" w:cstheme="minorBidi"/>
          <w:i w:val="0"/>
          <w:noProof/>
          <w:sz w:val="24"/>
          <w:szCs w:val="24"/>
          <w:lang w:val="fr-FR" w:eastAsia="en-US"/>
          <w:rPrChange w:id="236" w:author="Victor Cameo" w:date="2017-03-24T18:17:00Z">
            <w:rPr>
              <w:ins w:id="237" w:author="Victor Cameo" w:date="2017-03-24T18:15:00Z"/>
              <w:rFonts w:asciiTheme="minorHAnsi" w:eastAsiaTheme="minorEastAsia" w:hAnsiTheme="minorHAnsi" w:cstheme="minorBidi"/>
              <w:i w:val="0"/>
              <w:noProof/>
              <w:sz w:val="24"/>
              <w:szCs w:val="24"/>
              <w:lang w:val="en-US" w:eastAsia="en-US"/>
            </w:rPr>
          </w:rPrChange>
        </w:rPr>
      </w:pPr>
      <w:ins w:id="238" w:author="Victor Cameo" w:date="2017-03-24T18:15:00Z">
        <w:r w:rsidRPr="00AF23ED">
          <w:rPr>
            <w:i w:val="0"/>
            <w:noProof/>
            <w:color w:val="000000"/>
            <w:lang w:val="fr-FR"/>
            <w:rPrChange w:id="239" w:author="Victor Cameo" w:date="2017-03-24T18:17:00Z">
              <w:rPr>
                <w:i w:val="0"/>
                <w:noProof/>
                <w:color w:val="000000"/>
              </w:rPr>
            </w:rPrChange>
          </w:rPr>
          <w:t>3.2.1</w:t>
        </w:r>
        <w:r w:rsidRPr="00AF23ED">
          <w:rPr>
            <w:noProof/>
            <w:lang w:val="fr-FR"/>
            <w:rPrChange w:id="240" w:author="Victor Cameo" w:date="2017-03-24T18:17:00Z">
              <w:rPr>
                <w:noProof/>
              </w:rPr>
            </w:rPrChange>
          </w:rPr>
          <w:tab/>
        </w:r>
        <w:r>
          <w:rPr>
            <w:noProof/>
          </w:rPr>
          <w:fldChar w:fldCharType="begin"/>
        </w:r>
        <w:r w:rsidRPr="00AF23ED">
          <w:rPr>
            <w:noProof/>
            <w:lang w:val="fr-FR"/>
            <w:rPrChange w:id="241" w:author="Victor Cameo" w:date="2017-03-24T18:17:00Z">
              <w:rPr>
                <w:noProof/>
              </w:rPr>
            </w:rPrChange>
          </w:rPr>
          <w:instrText xml:space="preserve"> PAGEREF _Toc478142676 \h </w:instrText>
        </w:r>
        <w:r>
          <w:rPr>
            <w:noProof/>
          </w:rPr>
        </w:r>
      </w:ins>
      <w:r>
        <w:rPr>
          <w:noProof/>
        </w:rPr>
        <w:fldChar w:fldCharType="separate"/>
      </w:r>
      <w:ins w:id="242" w:author="Victor Cameo" w:date="2017-03-24T18:15:00Z">
        <w:r w:rsidRPr="00AF23ED">
          <w:rPr>
            <w:noProof/>
            <w:lang w:val="fr-FR"/>
            <w:rPrChange w:id="243" w:author="Victor Cameo" w:date="2017-03-24T18:17:00Z">
              <w:rPr>
                <w:noProof/>
              </w:rPr>
            </w:rPrChange>
          </w:rPr>
          <w:t>15</w:t>
        </w:r>
        <w:r>
          <w:rPr>
            <w:noProof/>
          </w:rPr>
          <w:fldChar w:fldCharType="end"/>
        </w:r>
      </w:ins>
    </w:p>
    <w:p w14:paraId="4E45E8A9" w14:textId="77777777" w:rsidR="00A37FC3" w:rsidRPr="00AF23ED" w:rsidRDefault="00A37FC3">
      <w:pPr>
        <w:pStyle w:val="TOC3"/>
        <w:rPr>
          <w:ins w:id="244" w:author="Victor Cameo" w:date="2017-03-24T18:15:00Z"/>
          <w:rFonts w:asciiTheme="minorHAnsi" w:eastAsiaTheme="minorEastAsia" w:hAnsiTheme="minorHAnsi" w:cstheme="minorBidi"/>
          <w:i w:val="0"/>
          <w:noProof/>
          <w:sz w:val="24"/>
          <w:szCs w:val="24"/>
          <w:lang w:val="fr-FR" w:eastAsia="en-US"/>
          <w:rPrChange w:id="245" w:author="Victor Cameo" w:date="2017-03-24T18:17:00Z">
            <w:rPr>
              <w:ins w:id="246" w:author="Victor Cameo" w:date="2017-03-24T18:15:00Z"/>
              <w:rFonts w:asciiTheme="minorHAnsi" w:eastAsiaTheme="minorEastAsia" w:hAnsiTheme="minorHAnsi" w:cstheme="minorBidi"/>
              <w:i w:val="0"/>
              <w:noProof/>
              <w:sz w:val="24"/>
              <w:szCs w:val="24"/>
              <w:lang w:val="en-US" w:eastAsia="en-US"/>
            </w:rPr>
          </w:rPrChange>
        </w:rPr>
      </w:pPr>
      <w:ins w:id="247" w:author="Victor Cameo" w:date="2017-03-24T18:15:00Z">
        <w:r w:rsidRPr="00AF23ED">
          <w:rPr>
            <w:rFonts w:asciiTheme="minorHAnsi" w:eastAsiaTheme="minorEastAsia" w:hAnsiTheme="minorHAnsi" w:cstheme="minorBidi"/>
            <w:i w:val="0"/>
            <w:noProof/>
            <w:sz w:val="24"/>
            <w:szCs w:val="24"/>
            <w:lang w:val="fr-FR" w:eastAsia="en-US"/>
            <w:rPrChange w:id="248"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249" w:author="Victor Cameo" w:date="2017-03-24T18:17:00Z">
              <w:rPr>
                <w:noProof/>
              </w:rPr>
            </w:rPrChange>
          </w:rPr>
          <w:t>Test cases description</w:t>
        </w:r>
        <w:r w:rsidRPr="00AF23ED">
          <w:rPr>
            <w:noProof/>
            <w:lang w:val="fr-FR"/>
            <w:rPrChange w:id="250" w:author="Victor Cameo" w:date="2017-03-24T18:17:00Z">
              <w:rPr>
                <w:noProof/>
              </w:rPr>
            </w:rPrChange>
          </w:rPr>
          <w:tab/>
        </w:r>
        <w:r>
          <w:rPr>
            <w:noProof/>
          </w:rPr>
          <w:fldChar w:fldCharType="begin"/>
        </w:r>
        <w:r w:rsidRPr="00AF23ED">
          <w:rPr>
            <w:noProof/>
            <w:lang w:val="fr-FR"/>
            <w:rPrChange w:id="251" w:author="Victor Cameo" w:date="2017-03-24T18:17:00Z">
              <w:rPr>
                <w:noProof/>
              </w:rPr>
            </w:rPrChange>
          </w:rPr>
          <w:instrText xml:space="preserve"> PAGEREF _Toc478142677 \h </w:instrText>
        </w:r>
        <w:r>
          <w:rPr>
            <w:noProof/>
          </w:rPr>
        </w:r>
      </w:ins>
      <w:r>
        <w:rPr>
          <w:noProof/>
        </w:rPr>
        <w:fldChar w:fldCharType="separate"/>
      </w:r>
      <w:ins w:id="252" w:author="Victor Cameo" w:date="2017-03-24T18:15:00Z">
        <w:r w:rsidRPr="00AF23ED">
          <w:rPr>
            <w:noProof/>
            <w:lang w:val="fr-FR"/>
            <w:rPrChange w:id="253" w:author="Victor Cameo" w:date="2017-03-24T18:17:00Z">
              <w:rPr>
                <w:noProof/>
              </w:rPr>
            </w:rPrChange>
          </w:rPr>
          <w:t>15</w:t>
        </w:r>
        <w:r>
          <w:rPr>
            <w:noProof/>
          </w:rPr>
          <w:fldChar w:fldCharType="end"/>
        </w:r>
      </w:ins>
    </w:p>
    <w:p w14:paraId="6AFB7348" w14:textId="77777777" w:rsidR="00A37FC3" w:rsidRPr="00AF23ED" w:rsidRDefault="00A37FC3">
      <w:pPr>
        <w:pStyle w:val="TOC3"/>
        <w:rPr>
          <w:ins w:id="254" w:author="Victor Cameo" w:date="2017-03-24T18:15:00Z"/>
          <w:rFonts w:asciiTheme="minorHAnsi" w:eastAsiaTheme="minorEastAsia" w:hAnsiTheme="minorHAnsi" w:cstheme="minorBidi"/>
          <w:i w:val="0"/>
          <w:noProof/>
          <w:sz w:val="24"/>
          <w:szCs w:val="24"/>
          <w:lang w:val="fr-FR" w:eastAsia="en-US"/>
          <w:rPrChange w:id="255" w:author="Victor Cameo" w:date="2017-03-24T18:17:00Z">
            <w:rPr>
              <w:ins w:id="256" w:author="Victor Cameo" w:date="2017-03-24T18:15:00Z"/>
              <w:rFonts w:asciiTheme="minorHAnsi" w:eastAsiaTheme="minorEastAsia" w:hAnsiTheme="minorHAnsi" w:cstheme="minorBidi"/>
              <w:i w:val="0"/>
              <w:noProof/>
              <w:sz w:val="24"/>
              <w:szCs w:val="24"/>
              <w:lang w:val="en-US" w:eastAsia="en-US"/>
            </w:rPr>
          </w:rPrChange>
        </w:rPr>
      </w:pPr>
      <w:ins w:id="257" w:author="Victor Cameo" w:date="2017-03-24T18:15:00Z">
        <w:r w:rsidRPr="00AF23ED">
          <w:rPr>
            <w:i w:val="0"/>
            <w:noProof/>
            <w:color w:val="000000"/>
            <w:lang w:val="fr-FR"/>
            <w:rPrChange w:id="258" w:author="Victor Cameo" w:date="2017-03-24T18:17:00Z">
              <w:rPr>
                <w:i w:val="0"/>
                <w:noProof/>
                <w:color w:val="000000"/>
              </w:rPr>
            </w:rPrChange>
          </w:rPr>
          <w:t>3.2.2</w:t>
        </w:r>
        <w:r w:rsidRPr="00AF23ED">
          <w:rPr>
            <w:noProof/>
            <w:lang w:val="fr-FR"/>
            <w:rPrChange w:id="259" w:author="Victor Cameo" w:date="2017-03-24T18:17:00Z">
              <w:rPr>
                <w:noProof/>
              </w:rPr>
            </w:rPrChange>
          </w:rPr>
          <w:tab/>
        </w:r>
        <w:r>
          <w:rPr>
            <w:noProof/>
          </w:rPr>
          <w:fldChar w:fldCharType="begin"/>
        </w:r>
        <w:r w:rsidRPr="00AF23ED">
          <w:rPr>
            <w:noProof/>
            <w:lang w:val="fr-FR"/>
            <w:rPrChange w:id="260" w:author="Victor Cameo" w:date="2017-03-24T18:17:00Z">
              <w:rPr>
                <w:noProof/>
              </w:rPr>
            </w:rPrChange>
          </w:rPr>
          <w:instrText xml:space="preserve"> PAGEREF _Toc478142678 \h </w:instrText>
        </w:r>
        <w:r>
          <w:rPr>
            <w:noProof/>
          </w:rPr>
        </w:r>
      </w:ins>
      <w:r>
        <w:rPr>
          <w:noProof/>
        </w:rPr>
        <w:fldChar w:fldCharType="separate"/>
      </w:r>
      <w:ins w:id="261" w:author="Victor Cameo" w:date="2017-03-24T18:15:00Z">
        <w:r w:rsidRPr="00AF23ED">
          <w:rPr>
            <w:noProof/>
            <w:lang w:val="fr-FR"/>
            <w:rPrChange w:id="262" w:author="Victor Cameo" w:date="2017-03-24T18:17:00Z">
              <w:rPr>
                <w:noProof/>
              </w:rPr>
            </w:rPrChange>
          </w:rPr>
          <w:t>15</w:t>
        </w:r>
        <w:r>
          <w:rPr>
            <w:noProof/>
          </w:rPr>
          <w:fldChar w:fldCharType="end"/>
        </w:r>
      </w:ins>
    </w:p>
    <w:p w14:paraId="4B8293D5" w14:textId="77777777" w:rsidR="00A37FC3" w:rsidRPr="00AF23ED" w:rsidRDefault="00A37FC3">
      <w:pPr>
        <w:pStyle w:val="TOC2"/>
        <w:rPr>
          <w:ins w:id="263" w:author="Victor Cameo" w:date="2017-03-24T18:15:00Z"/>
          <w:rFonts w:asciiTheme="minorHAnsi" w:eastAsiaTheme="minorEastAsia" w:hAnsiTheme="minorHAnsi" w:cstheme="minorBidi"/>
          <w:b w:val="0"/>
          <w:bCs w:val="0"/>
          <w:sz w:val="24"/>
          <w:szCs w:val="24"/>
          <w:lang w:val="fr-FR" w:eastAsia="en-US"/>
          <w:rPrChange w:id="264" w:author="Victor Cameo" w:date="2017-03-24T18:17:00Z">
            <w:rPr>
              <w:ins w:id="265" w:author="Victor Cameo" w:date="2017-03-24T18:15:00Z"/>
              <w:rFonts w:asciiTheme="minorHAnsi" w:eastAsiaTheme="minorEastAsia" w:hAnsiTheme="minorHAnsi" w:cstheme="minorBidi"/>
              <w:b w:val="0"/>
              <w:bCs w:val="0"/>
              <w:sz w:val="24"/>
              <w:szCs w:val="24"/>
              <w:lang w:val="en-US" w:eastAsia="en-US"/>
            </w:rPr>
          </w:rPrChange>
        </w:rPr>
      </w:pPr>
      <w:ins w:id="266" w:author="Victor Cameo" w:date="2017-03-24T18:15:00Z">
        <w:r w:rsidRPr="00AF23ED">
          <w:rPr>
            <w:lang w:val="fr-FR"/>
            <w:rPrChange w:id="267" w:author="Victor Cameo" w:date="2017-03-24T18:17:00Z">
              <w:rPr/>
            </w:rPrChange>
          </w:rPr>
          <w:t>3.3</w:t>
        </w:r>
        <w:r w:rsidRPr="00AF23ED">
          <w:rPr>
            <w:rFonts w:asciiTheme="minorHAnsi" w:eastAsiaTheme="minorEastAsia" w:hAnsiTheme="minorHAnsi" w:cstheme="minorBidi"/>
            <w:b w:val="0"/>
            <w:bCs w:val="0"/>
            <w:sz w:val="24"/>
            <w:szCs w:val="24"/>
            <w:lang w:val="fr-FR" w:eastAsia="en-US"/>
            <w:rPrChange w:id="268"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269" w:author="Victor Cameo" w:date="2017-03-24T18:17:00Z">
              <w:rPr/>
            </w:rPrChange>
          </w:rPr>
          <w:t>CP2K</w:t>
        </w:r>
        <w:r w:rsidRPr="00AF23ED">
          <w:rPr>
            <w:lang w:val="fr-FR"/>
            <w:rPrChange w:id="270" w:author="Victor Cameo" w:date="2017-03-24T18:17:00Z">
              <w:rPr/>
            </w:rPrChange>
          </w:rPr>
          <w:tab/>
        </w:r>
        <w:r>
          <w:fldChar w:fldCharType="begin"/>
        </w:r>
        <w:r w:rsidRPr="00AF23ED">
          <w:rPr>
            <w:lang w:val="fr-FR"/>
            <w:rPrChange w:id="271" w:author="Victor Cameo" w:date="2017-03-24T18:17:00Z">
              <w:rPr/>
            </w:rPrChange>
          </w:rPr>
          <w:instrText xml:space="preserve"> PAGEREF _Toc478142679 \h </w:instrText>
        </w:r>
      </w:ins>
      <w:r>
        <w:fldChar w:fldCharType="separate"/>
      </w:r>
      <w:ins w:id="272" w:author="Victor Cameo" w:date="2017-03-24T18:15:00Z">
        <w:r w:rsidRPr="00AF23ED">
          <w:rPr>
            <w:lang w:val="fr-FR"/>
            <w:rPrChange w:id="273" w:author="Victor Cameo" w:date="2017-03-24T18:17:00Z">
              <w:rPr/>
            </w:rPrChange>
          </w:rPr>
          <w:t>16</w:t>
        </w:r>
        <w:r>
          <w:fldChar w:fldCharType="end"/>
        </w:r>
      </w:ins>
    </w:p>
    <w:p w14:paraId="6B6E23D3" w14:textId="77777777" w:rsidR="00A37FC3" w:rsidRPr="00AF23ED" w:rsidRDefault="00A37FC3">
      <w:pPr>
        <w:pStyle w:val="TOC3"/>
        <w:rPr>
          <w:ins w:id="274" w:author="Victor Cameo" w:date="2017-03-24T18:15:00Z"/>
          <w:rFonts w:asciiTheme="minorHAnsi" w:eastAsiaTheme="minorEastAsia" w:hAnsiTheme="minorHAnsi" w:cstheme="minorBidi"/>
          <w:i w:val="0"/>
          <w:noProof/>
          <w:sz w:val="24"/>
          <w:szCs w:val="24"/>
          <w:lang w:val="fr-FR" w:eastAsia="en-US"/>
          <w:rPrChange w:id="275" w:author="Victor Cameo" w:date="2017-03-24T18:17:00Z">
            <w:rPr>
              <w:ins w:id="276" w:author="Victor Cameo" w:date="2017-03-24T18:15:00Z"/>
              <w:rFonts w:asciiTheme="minorHAnsi" w:eastAsiaTheme="minorEastAsia" w:hAnsiTheme="minorHAnsi" w:cstheme="minorBidi"/>
              <w:i w:val="0"/>
              <w:noProof/>
              <w:sz w:val="24"/>
              <w:szCs w:val="24"/>
              <w:lang w:val="en-US" w:eastAsia="en-US"/>
            </w:rPr>
          </w:rPrChange>
        </w:rPr>
      </w:pPr>
      <w:ins w:id="277" w:author="Victor Cameo" w:date="2017-03-24T18:15:00Z">
        <w:r w:rsidRPr="00AF23ED">
          <w:rPr>
            <w:i w:val="0"/>
            <w:noProof/>
            <w:color w:val="000000"/>
            <w:lang w:val="fr-FR"/>
            <w:rPrChange w:id="278" w:author="Victor Cameo" w:date="2017-03-24T18:17:00Z">
              <w:rPr>
                <w:i w:val="0"/>
                <w:noProof/>
                <w:color w:val="000000"/>
              </w:rPr>
            </w:rPrChange>
          </w:rPr>
          <w:t>3.3.1</w:t>
        </w:r>
        <w:r w:rsidRPr="00AF23ED">
          <w:rPr>
            <w:rFonts w:asciiTheme="minorHAnsi" w:eastAsiaTheme="minorEastAsia" w:hAnsiTheme="minorHAnsi" w:cstheme="minorBidi"/>
            <w:i w:val="0"/>
            <w:noProof/>
            <w:sz w:val="24"/>
            <w:szCs w:val="24"/>
            <w:lang w:val="fr-FR" w:eastAsia="en-US"/>
            <w:rPrChange w:id="279"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280" w:author="Victor Cameo" w:date="2017-03-24T18:17:00Z">
              <w:rPr>
                <w:noProof/>
              </w:rPr>
            </w:rPrChange>
          </w:rPr>
          <w:t>Code description</w:t>
        </w:r>
        <w:r w:rsidRPr="00AF23ED">
          <w:rPr>
            <w:noProof/>
            <w:lang w:val="fr-FR"/>
            <w:rPrChange w:id="281" w:author="Victor Cameo" w:date="2017-03-24T18:17:00Z">
              <w:rPr>
                <w:noProof/>
              </w:rPr>
            </w:rPrChange>
          </w:rPr>
          <w:tab/>
        </w:r>
        <w:r>
          <w:rPr>
            <w:noProof/>
          </w:rPr>
          <w:fldChar w:fldCharType="begin"/>
        </w:r>
        <w:r w:rsidRPr="00AF23ED">
          <w:rPr>
            <w:noProof/>
            <w:lang w:val="fr-FR"/>
            <w:rPrChange w:id="282" w:author="Victor Cameo" w:date="2017-03-24T18:17:00Z">
              <w:rPr>
                <w:noProof/>
              </w:rPr>
            </w:rPrChange>
          </w:rPr>
          <w:instrText xml:space="preserve"> PAGEREF _Toc478142680 \h </w:instrText>
        </w:r>
        <w:r>
          <w:rPr>
            <w:noProof/>
          </w:rPr>
        </w:r>
      </w:ins>
      <w:r>
        <w:rPr>
          <w:noProof/>
        </w:rPr>
        <w:fldChar w:fldCharType="separate"/>
      </w:r>
      <w:ins w:id="283" w:author="Victor Cameo" w:date="2017-03-24T18:15:00Z">
        <w:r w:rsidRPr="00AF23ED">
          <w:rPr>
            <w:noProof/>
            <w:lang w:val="fr-FR"/>
            <w:rPrChange w:id="284" w:author="Victor Cameo" w:date="2017-03-24T18:17:00Z">
              <w:rPr>
                <w:noProof/>
              </w:rPr>
            </w:rPrChange>
          </w:rPr>
          <w:t>16</w:t>
        </w:r>
        <w:r>
          <w:rPr>
            <w:noProof/>
          </w:rPr>
          <w:fldChar w:fldCharType="end"/>
        </w:r>
      </w:ins>
    </w:p>
    <w:p w14:paraId="7B61407F" w14:textId="77777777" w:rsidR="00A37FC3" w:rsidRPr="00AF23ED" w:rsidRDefault="00A37FC3">
      <w:pPr>
        <w:pStyle w:val="TOC3"/>
        <w:rPr>
          <w:ins w:id="285" w:author="Victor Cameo" w:date="2017-03-24T18:15:00Z"/>
          <w:rFonts w:asciiTheme="minorHAnsi" w:eastAsiaTheme="minorEastAsia" w:hAnsiTheme="minorHAnsi" w:cstheme="minorBidi"/>
          <w:i w:val="0"/>
          <w:noProof/>
          <w:sz w:val="24"/>
          <w:szCs w:val="24"/>
          <w:lang w:val="fr-FR" w:eastAsia="en-US"/>
          <w:rPrChange w:id="286" w:author="Victor Cameo" w:date="2017-03-24T18:17:00Z">
            <w:rPr>
              <w:ins w:id="287" w:author="Victor Cameo" w:date="2017-03-24T18:15:00Z"/>
              <w:rFonts w:asciiTheme="minorHAnsi" w:eastAsiaTheme="minorEastAsia" w:hAnsiTheme="minorHAnsi" w:cstheme="minorBidi"/>
              <w:i w:val="0"/>
              <w:noProof/>
              <w:sz w:val="24"/>
              <w:szCs w:val="24"/>
              <w:lang w:val="en-US" w:eastAsia="en-US"/>
            </w:rPr>
          </w:rPrChange>
        </w:rPr>
      </w:pPr>
      <w:ins w:id="288" w:author="Victor Cameo" w:date="2017-03-24T18:15:00Z">
        <w:r w:rsidRPr="00AF23ED">
          <w:rPr>
            <w:i w:val="0"/>
            <w:noProof/>
            <w:color w:val="000000"/>
            <w:lang w:val="fr-FR"/>
            <w:rPrChange w:id="289" w:author="Victor Cameo" w:date="2017-03-24T18:17:00Z">
              <w:rPr>
                <w:i w:val="0"/>
                <w:noProof/>
                <w:color w:val="000000"/>
              </w:rPr>
            </w:rPrChange>
          </w:rPr>
          <w:t>3.3.2</w:t>
        </w:r>
        <w:r w:rsidRPr="00AF23ED">
          <w:rPr>
            <w:rFonts w:asciiTheme="minorHAnsi" w:eastAsiaTheme="minorEastAsia" w:hAnsiTheme="minorHAnsi" w:cstheme="minorBidi"/>
            <w:i w:val="0"/>
            <w:noProof/>
            <w:sz w:val="24"/>
            <w:szCs w:val="24"/>
            <w:lang w:val="fr-FR" w:eastAsia="en-US"/>
            <w:rPrChange w:id="290"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291" w:author="Victor Cameo" w:date="2017-03-24T18:17:00Z">
              <w:rPr>
                <w:noProof/>
              </w:rPr>
            </w:rPrChange>
          </w:rPr>
          <w:t>Test cases description</w:t>
        </w:r>
        <w:r w:rsidRPr="00AF23ED">
          <w:rPr>
            <w:noProof/>
            <w:lang w:val="fr-FR"/>
            <w:rPrChange w:id="292" w:author="Victor Cameo" w:date="2017-03-24T18:17:00Z">
              <w:rPr>
                <w:noProof/>
              </w:rPr>
            </w:rPrChange>
          </w:rPr>
          <w:tab/>
        </w:r>
        <w:r>
          <w:rPr>
            <w:noProof/>
          </w:rPr>
          <w:fldChar w:fldCharType="begin"/>
        </w:r>
        <w:r w:rsidRPr="00AF23ED">
          <w:rPr>
            <w:noProof/>
            <w:lang w:val="fr-FR"/>
            <w:rPrChange w:id="293" w:author="Victor Cameo" w:date="2017-03-24T18:17:00Z">
              <w:rPr>
                <w:noProof/>
              </w:rPr>
            </w:rPrChange>
          </w:rPr>
          <w:instrText xml:space="preserve"> PAGEREF _Toc478142681 \h </w:instrText>
        </w:r>
        <w:r>
          <w:rPr>
            <w:noProof/>
          </w:rPr>
        </w:r>
      </w:ins>
      <w:r>
        <w:rPr>
          <w:noProof/>
        </w:rPr>
        <w:fldChar w:fldCharType="separate"/>
      </w:r>
      <w:ins w:id="294" w:author="Victor Cameo" w:date="2017-03-24T18:15:00Z">
        <w:r w:rsidRPr="00AF23ED">
          <w:rPr>
            <w:noProof/>
            <w:lang w:val="fr-FR"/>
            <w:rPrChange w:id="295" w:author="Victor Cameo" w:date="2017-03-24T18:17:00Z">
              <w:rPr>
                <w:noProof/>
              </w:rPr>
            </w:rPrChange>
          </w:rPr>
          <w:t>16</w:t>
        </w:r>
        <w:r>
          <w:rPr>
            <w:noProof/>
          </w:rPr>
          <w:fldChar w:fldCharType="end"/>
        </w:r>
      </w:ins>
    </w:p>
    <w:p w14:paraId="5CF4493D" w14:textId="77777777" w:rsidR="00A37FC3" w:rsidRPr="00AF23ED" w:rsidRDefault="00A37FC3">
      <w:pPr>
        <w:pStyle w:val="TOC2"/>
        <w:rPr>
          <w:ins w:id="296" w:author="Victor Cameo" w:date="2017-03-24T18:15:00Z"/>
          <w:rFonts w:asciiTheme="minorHAnsi" w:eastAsiaTheme="minorEastAsia" w:hAnsiTheme="minorHAnsi" w:cstheme="minorBidi"/>
          <w:b w:val="0"/>
          <w:bCs w:val="0"/>
          <w:sz w:val="24"/>
          <w:szCs w:val="24"/>
          <w:lang w:val="fr-FR" w:eastAsia="en-US"/>
          <w:rPrChange w:id="297" w:author="Victor Cameo" w:date="2017-03-24T18:17:00Z">
            <w:rPr>
              <w:ins w:id="298" w:author="Victor Cameo" w:date="2017-03-24T18:15:00Z"/>
              <w:rFonts w:asciiTheme="minorHAnsi" w:eastAsiaTheme="minorEastAsia" w:hAnsiTheme="minorHAnsi" w:cstheme="minorBidi"/>
              <w:b w:val="0"/>
              <w:bCs w:val="0"/>
              <w:sz w:val="24"/>
              <w:szCs w:val="24"/>
              <w:lang w:val="en-US" w:eastAsia="en-US"/>
            </w:rPr>
          </w:rPrChange>
        </w:rPr>
      </w:pPr>
      <w:ins w:id="299" w:author="Victor Cameo" w:date="2017-03-24T18:15:00Z">
        <w:r w:rsidRPr="00AF23ED">
          <w:rPr>
            <w:lang w:val="fr-FR"/>
            <w:rPrChange w:id="300" w:author="Victor Cameo" w:date="2017-03-24T18:17:00Z">
              <w:rPr/>
            </w:rPrChange>
          </w:rPr>
          <w:t>3.4</w:t>
        </w:r>
        <w:r w:rsidRPr="00AF23ED">
          <w:rPr>
            <w:rFonts w:asciiTheme="minorHAnsi" w:eastAsiaTheme="minorEastAsia" w:hAnsiTheme="minorHAnsi" w:cstheme="minorBidi"/>
            <w:b w:val="0"/>
            <w:bCs w:val="0"/>
            <w:sz w:val="24"/>
            <w:szCs w:val="24"/>
            <w:lang w:val="fr-FR" w:eastAsia="en-US"/>
            <w:rPrChange w:id="301"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302" w:author="Victor Cameo" w:date="2017-03-24T18:17:00Z">
              <w:rPr/>
            </w:rPrChange>
          </w:rPr>
          <w:t>GPAW</w:t>
        </w:r>
        <w:r w:rsidRPr="00AF23ED">
          <w:rPr>
            <w:lang w:val="fr-FR"/>
            <w:rPrChange w:id="303" w:author="Victor Cameo" w:date="2017-03-24T18:17:00Z">
              <w:rPr/>
            </w:rPrChange>
          </w:rPr>
          <w:tab/>
        </w:r>
        <w:r>
          <w:fldChar w:fldCharType="begin"/>
        </w:r>
        <w:r w:rsidRPr="00AF23ED">
          <w:rPr>
            <w:lang w:val="fr-FR"/>
            <w:rPrChange w:id="304" w:author="Victor Cameo" w:date="2017-03-24T18:17:00Z">
              <w:rPr/>
            </w:rPrChange>
          </w:rPr>
          <w:instrText xml:space="preserve"> PAGEREF _Toc478142682 \h </w:instrText>
        </w:r>
      </w:ins>
      <w:r>
        <w:fldChar w:fldCharType="separate"/>
      </w:r>
      <w:ins w:id="305" w:author="Victor Cameo" w:date="2017-03-24T18:15:00Z">
        <w:r w:rsidRPr="00AF23ED">
          <w:rPr>
            <w:lang w:val="fr-FR"/>
            <w:rPrChange w:id="306" w:author="Victor Cameo" w:date="2017-03-24T18:17:00Z">
              <w:rPr/>
            </w:rPrChange>
          </w:rPr>
          <w:t>17</w:t>
        </w:r>
        <w:r>
          <w:fldChar w:fldCharType="end"/>
        </w:r>
      </w:ins>
    </w:p>
    <w:p w14:paraId="22AA81CD" w14:textId="77777777" w:rsidR="00A37FC3" w:rsidRPr="00AF23ED" w:rsidRDefault="00A37FC3">
      <w:pPr>
        <w:pStyle w:val="TOC3"/>
        <w:rPr>
          <w:ins w:id="307" w:author="Victor Cameo" w:date="2017-03-24T18:15:00Z"/>
          <w:rFonts w:asciiTheme="minorHAnsi" w:eastAsiaTheme="minorEastAsia" w:hAnsiTheme="minorHAnsi" w:cstheme="minorBidi"/>
          <w:i w:val="0"/>
          <w:noProof/>
          <w:sz w:val="24"/>
          <w:szCs w:val="24"/>
          <w:lang w:val="fr-FR" w:eastAsia="en-US"/>
          <w:rPrChange w:id="308" w:author="Victor Cameo" w:date="2017-03-24T18:17:00Z">
            <w:rPr>
              <w:ins w:id="309" w:author="Victor Cameo" w:date="2017-03-24T18:15:00Z"/>
              <w:rFonts w:asciiTheme="minorHAnsi" w:eastAsiaTheme="minorEastAsia" w:hAnsiTheme="minorHAnsi" w:cstheme="minorBidi"/>
              <w:i w:val="0"/>
              <w:noProof/>
              <w:sz w:val="24"/>
              <w:szCs w:val="24"/>
              <w:lang w:val="en-US" w:eastAsia="en-US"/>
            </w:rPr>
          </w:rPrChange>
        </w:rPr>
      </w:pPr>
      <w:ins w:id="310" w:author="Victor Cameo" w:date="2017-03-24T18:15:00Z">
        <w:r w:rsidRPr="00AF23ED">
          <w:rPr>
            <w:i w:val="0"/>
            <w:noProof/>
            <w:color w:val="000000"/>
            <w:lang w:val="fr-FR"/>
            <w:rPrChange w:id="311" w:author="Victor Cameo" w:date="2017-03-24T18:17:00Z">
              <w:rPr>
                <w:i w:val="0"/>
                <w:noProof/>
                <w:color w:val="000000"/>
              </w:rPr>
            </w:rPrChange>
          </w:rPr>
          <w:t>3.4.1</w:t>
        </w:r>
        <w:r w:rsidRPr="00AF23ED">
          <w:rPr>
            <w:rFonts w:asciiTheme="minorHAnsi" w:eastAsiaTheme="minorEastAsia" w:hAnsiTheme="minorHAnsi" w:cstheme="minorBidi"/>
            <w:i w:val="0"/>
            <w:noProof/>
            <w:sz w:val="24"/>
            <w:szCs w:val="24"/>
            <w:lang w:val="fr-FR" w:eastAsia="en-US"/>
            <w:rPrChange w:id="312"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13" w:author="Victor Cameo" w:date="2017-03-24T18:17:00Z">
              <w:rPr>
                <w:noProof/>
              </w:rPr>
            </w:rPrChange>
          </w:rPr>
          <w:t>Code description</w:t>
        </w:r>
        <w:r w:rsidRPr="00AF23ED">
          <w:rPr>
            <w:noProof/>
            <w:lang w:val="fr-FR"/>
            <w:rPrChange w:id="314" w:author="Victor Cameo" w:date="2017-03-24T18:17:00Z">
              <w:rPr>
                <w:noProof/>
              </w:rPr>
            </w:rPrChange>
          </w:rPr>
          <w:tab/>
        </w:r>
        <w:r>
          <w:rPr>
            <w:noProof/>
          </w:rPr>
          <w:fldChar w:fldCharType="begin"/>
        </w:r>
        <w:r w:rsidRPr="00AF23ED">
          <w:rPr>
            <w:noProof/>
            <w:lang w:val="fr-FR"/>
            <w:rPrChange w:id="315" w:author="Victor Cameo" w:date="2017-03-24T18:17:00Z">
              <w:rPr>
                <w:noProof/>
              </w:rPr>
            </w:rPrChange>
          </w:rPr>
          <w:instrText xml:space="preserve"> PAGEREF _Toc478142683 \h </w:instrText>
        </w:r>
        <w:r>
          <w:rPr>
            <w:noProof/>
          </w:rPr>
        </w:r>
      </w:ins>
      <w:r>
        <w:rPr>
          <w:noProof/>
        </w:rPr>
        <w:fldChar w:fldCharType="separate"/>
      </w:r>
      <w:ins w:id="316" w:author="Victor Cameo" w:date="2017-03-24T18:15:00Z">
        <w:r w:rsidRPr="00AF23ED">
          <w:rPr>
            <w:noProof/>
            <w:lang w:val="fr-FR"/>
            <w:rPrChange w:id="317" w:author="Victor Cameo" w:date="2017-03-24T18:17:00Z">
              <w:rPr>
                <w:noProof/>
              </w:rPr>
            </w:rPrChange>
          </w:rPr>
          <w:t>17</w:t>
        </w:r>
        <w:r>
          <w:rPr>
            <w:noProof/>
          </w:rPr>
          <w:fldChar w:fldCharType="end"/>
        </w:r>
      </w:ins>
    </w:p>
    <w:p w14:paraId="02426ABF" w14:textId="77777777" w:rsidR="00A37FC3" w:rsidRPr="00AF23ED" w:rsidRDefault="00A37FC3">
      <w:pPr>
        <w:pStyle w:val="TOC3"/>
        <w:rPr>
          <w:ins w:id="318" w:author="Victor Cameo" w:date="2017-03-24T18:15:00Z"/>
          <w:rFonts w:asciiTheme="minorHAnsi" w:eastAsiaTheme="minorEastAsia" w:hAnsiTheme="minorHAnsi" w:cstheme="minorBidi"/>
          <w:i w:val="0"/>
          <w:noProof/>
          <w:sz w:val="24"/>
          <w:szCs w:val="24"/>
          <w:lang w:val="fr-FR" w:eastAsia="en-US"/>
          <w:rPrChange w:id="319" w:author="Victor Cameo" w:date="2017-03-24T18:17:00Z">
            <w:rPr>
              <w:ins w:id="320" w:author="Victor Cameo" w:date="2017-03-24T18:15:00Z"/>
              <w:rFonts w:asciiTheme="minorHAnsi" w:eastAsiaTheme="minorEastAsia" w:hAnsiTheme="minorHAnsi" w:cstheme="minorBidi"/>
              <w:i w:val="0"/>
              <w:noProof/>
              <w:sz w:val="24"/>
              <w:szCs w:val="24"/>
              <w:lang w:val="en-US" w:eastAsia="en-US"/>
            </w:rPr>
          </w:rPrChange>
        </w:rPr>
      </w:pPr>
      <w:ins w:id="321" w:author="Victor Cameo" w:date="2017-03-24T18:15:00Z">
        <w:r w:rsidRPr="00AF23ED">
          <w:rPr>
            <w:i w:val="0"/>
            <w:noProof/>
            <w:color w:val="000000"/>
            <w:lang w:val="fr-FR"/>
            <w:rPrChange w:id="322" w:author="Victor Cameo" w:date="2017-03-24T18:17:00Z">
              <w:rPr>
                <w:i w:val="0"/>
                <w:noProof/>
                <w:color w:val="000000"/>
              </w:rPr>
            </w:rPrChange>
          </w:rPr>
          <w:t>3.4.2</w:t>
        </w:r>
        <w:r w:rsidRPr="00AF23ED">
          <w:rPr>
            <w:rFonts w:asciiTheme="minorHAnsi" w:eastAsiaTheme="minorEastAsia" w:hAnsiTheme="minorHAnsi" w:cstheme="minorBidi"/>
            <w:i w:val="0"/>
            <w:noProof/>
            <w:sz w:val="24"/>
            <w:szCs w:val="24"/>
            <w:lang w:val="fr-FR" w:eastAsia="en-US"/>
            <w:rPrChange w:id="323"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24" w:author="Victor Cameo" w:date="2017-03-24T18:17:00Z">
              <w:rPr>
                <w:noProof/>
              </w:rPr>
            </w:rPrChange>
          </w:rPr>
          <w:t>Test cases description</w:t>
        </w:r>
        <w:r w:rsidRPr="00AF23ED">
          <w:rPr>
            <w:noProof/>
            <w:lang w:val="fr-FR"/>
            <w:rPrChange w:id="325" w:author="Victor Cameo" w:date="2017-03-24T18:17:00Z">
              <w:rPr>
                <w:noProof/>
              </w:rPr>
            </w:rPrChange>
          </w:rPr>
          <w:tab/>
        </w:r>
        <w:r>
          <w:rPr>
            <w:noProof/>
          </w:rPr>
          <w:fldChar w:fldCharType="begin"/>
        </w:r>
        <w:r w:rsidRPr="00AF23ED">
          <w:rPr>
            <w:noProof/>
            <w:lang w:val="fr-FR"/>
            <w:rPrChange w:id="326" w:author="Victor Cameo" w:date="2017-03-24T18:17:00Z">
              <w:rPr>
                <w:noProof/>
              </w:rPr>
            </w:rPrChange>
          </w:rPr>
          <w:instrText xml:space="preserve"> PAGEREF _Toc478142684 \h </w:instrText>
        </w:r>
        <w:r>
          <w:rPr>
            <w:noProof/>
          </w:rPr>
        </w:r>
      </w:ins>
      <w:r>
        <w:rPr>
          <w:noProof/>
        </w:rPr>
        <w:fldChar w:fldCharType="separate"/>
      </w:r>
      <w:ins w:id="327" w:author="Victor Cameo" w:date="2017-03-24T18:15:00Z">
        <w:r w:rsidRPr="00AF23ED">
          <w:rPr>
            <w:noProof/>
            <w:lang w:val="fr-FR"/>
            <w:rPrChange w:id="328" w:author="Victor Cameo" w:date="2017-03-24T18:17:00Z">
              <w:rPr>
                <w:noProof/>
              </w:rPr>
            </w:rPrChange>
          </w:rPr>
          <w:t>17</w:t>
        </w:r>
        <w:r>
          <w:rPr>
            <w:noProof/>
          </w:rPr>
          <w:fldChar w:fldCharType="end"/>
        </w:r>
      </w:ins>
    </w:p>
    <w:p w14:paraId="4905C99F" w14:textId="77777777" w:rsidR="00A37FC3" w:rsidRPr="00AF23ED" w:rsidRDefault="00A37FC3">
      <w:pPr>
        <w:pStyle w:val="TOC2"/>
        <w:rPr>
          <w:ins w:id="329" w:author="Victor Cameo" w:date="2017-03-24T18:15:00Z"/>
          <w:rFonts w:asciiTheme="minorHAnsi" w:eastAsiaTheme="minorEastAsia" w:hAnsiTheme="minorHAnsi" w:cstheme="minorBidi"/>
          <w:b w:val="0"/>
          <w:bCs w:val="0"/>
          <w:sz w:val="24"/>
          <w:szCs w:val="24"/>
          <w:lang w:val="fr-FR" w:eastAsia="en-US"/>
          <w:rPrChange w:id="330" w:author="Victor Cameo" w:date="2017-03-24T18:17:00Z">
            <w:rPr>
              <w:ins w:id="331" w:author="Victor Cameo" w:date="2017-03-24T18:15:00Z"/>
              <w:rFonts w:asciiTheme="minorHAnsi" w:eastAsiaTheme="minorEastAsia" w:hAnsiTheme="minorHAnsi" w:cstheme="minorBidi"/>
              <w:b w:val="0"/>
              <w:bCs w:val="0"/>
              <w:sz w:val="24"/>
              <w:szCs w:val="24"/>
              <w:lang w:val="en-US" w:eastAsia="en-US"/>
            </w:rPr>
          </w:rPrChange>
        </w:rPr>
      </w:pPr>
      <w:ins w:id="332" w:author="Victor Cameo" w:date="2017-03-24T18:15:00Z">
        <w:r w:rsidRPr="00AF23ED">
          <w:rPr>
            <w:lang w:val="fr-FR"/>
            <w:rPrChange w:id="333" w:author="Victor Cameo" w:date="2017-03-24T18:17:00Z">
              <w:rPr/>
            </w:rPrChange>
          </w:rPr>
          <w:t>3.5</w:t>
        </w:r>
        <w:r w:rsidRPr="00AF23ED">
          <w:rPr>
            <w:rFonts w:asciiTheme="minorHAnsi" w:eastAsiaTheme="minorEastAsia" w:hAnsiTheme="minorHAnsi" w:cstheme="minorBidi"/>
            <w:b w:val="0"/>
            <w:bCs w:val="0"/>
            <w:sz w:val="24"/>
            <w:szCs w:val="24"/>
            <w:lang w:val="fr-FR" w:eastAsia="en-US"/>
            <w:rPrChange w:id="334"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335" w:author="Victor Cameo" w:date="2017-03-24T18:17:00Z">
              <w:rPr/>
            </w:rPrChange>
          </w:rPr>
          <w:t>GROMACS</w:t>
        </w:r>
        <w:r w:rsidRPr="00AF23ED">
          <w:rPr>
            <w:lang w:val="fr-FR"/>
            <w:rPrChange w:id="336" w:author="Victor Cameo" w:date="2017-03-24T18:17:00Z">
              <w:rPr/>
            </w:rPrChange>
          </w:rPr>
          <w:tab/>
        </w:r>
        <w:r>
          <w:fldChar w:fldCharType="begin"/>
        </w:r>
        <w:r w:rsidRPr="00AF23ED">
          <w:rPr>
            <w:lang w:val="fr-FR"/>
            <w:rPrChange w:id="337" w:author="Victor Cameo" w:date="2017-03-24T18:17:00Z">
              <w:rPr/>
            </w:rPrChange>
          </w:rPr>
          <w:instrText xml:space="preserve"> PAGEREF _Toc478142685 \h </w:instrText>
        </w:r>
      </w:ins>
      <w:r>
        <w:fldChar w:fldCharType="separate"/>
      </w:r>
      <w:ins w:id="338" w:author="Victor Cameo" w:date="2017-03-24T18:15:00Z">
        <w:r w:rsidRPr="00AF23ED">
          <w:rPr>
            <w:lang w:val="fr-FR"/>
            <w:rPrChange w:id="339" w:author="Victor Cameo" w:date="2017-03-24T18:17:00Z">
              <w:rPr/>
            </w:rPrChange>
          </w:rPr>
          <w:t>17</w:t>
        </w:r>
        <w:r>
          <w:fldChar w:fldCharType="end"/>
        </w:r>
      </w:ins>
    </w:p>
    <w:p w14:paraId="7E14C75B" w14:textId="77777777" w:rsidR="00A37FC3" w:rsidRPr="00AF23ED" w:rsidRDefault="00A37FC3">
      <w:pPr>
        <w:pStyle w:val="TOC3"/>
        <w:rPr>
          <w:ins w:id="340" w:author="Victor Cameo" w:date="2017-03-24T18:15:00Z"/>
          <w:rFonts w:asciiTheme="minorHAnsi" w:eastAsiaTheme="minorEastAsia" w:hAnsiTheme="minorHAnsi" w:cstheme="minorBidi"/>
          <w:i w:val="0"/>
          <w:noProof/>
          <w:sz w:val="24"/>
          <w:szCs w:val="24"/>
          <w:lang w:val="fr-FR" w:eastAsia="en-US"/>
          <w:rPrChange w:id="341" w:author="Victor Cameo" w:date="2017-03-24T18:17:00Z">
            <w:rPr>
              <w:ins w:id="342" w:author="Victor Cameo" w:date="2017-03-24T18:15:00Z"/>
              <w:rFonts w:asciiTheme="minorHAnsi" w:eastAsiaTheme="minorEastAsia" w:hAnsiTheme="minorHAnsi" w:cstheme="minorBidi"/>
              <w:i w:val="0"/>
              <w:noProof/>
              <w:sz w:val="24"/>
              <w:szCs w:val="24"/>
              <w:lang w:val="en-US" w:eastAsia="en-US"/>
            </w:rPr>
          </w:rPrChange>
        </w:rPr>
      </w:pPr>
      <w:ins w:id="343" w:author="Victor Cameo" w:date="2017-03-24T18:15:00Z">
        <w:r w:rsidRPr="00AF23ED">
          <w:rPr>
            <w:i w:val="0"/>
            <w:noProof/>
            <w:color w:val="000000"/>
            <w:lang w:val="fr-FR"/>
            <w:rPrChange w:id="344" w:author="Victor Cameo" w:date="2017-03-24T18:17:00Z">
              <w:rPr>
                <w:i w:val="0"/>
                <w:noProof/>
                <w:color w:val="000000"/>
              </w:rPr>
            </w:rPrChange>
          </w:rPr>
          <w:t>3.5.1</w:t>
        </w:r>
        <w:r w:rsidRPr="00AF23ED">
          <w:rPr>
            <w:rFonts w:asciiTheme="minorHAnsi" w:eastAsiaTheme="minorEastAsia" w:hAnsiTheme="minorHAnsi" w:cstheme="minorBidi"/>
            <w:i w:val="0"/>
            <w:noProof/>
            <w:sz w:val="24"/>
            <w:szCs w:val="24"/>
            <w:lang w:val="fr-FR" w:eastAsia="en-US"/>
            <w:rPrChange w:id="345"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46" w:author="Victor Cameo" w:date="2017-03-24T18:17:00Z">
              <w:rPr>
                <w:noProof/>
              </w:rPr>
            </w:rPrChange>
          </w:rPr>
          <w:t>Code description</w:t>
        </w:r>
        <w:r w:rsidRPr="00AF23ED">
          <w:rPr>
            <w:noProof/>
            <w:lang w:val="fr-FR"/>
            <w:rPrChange w:id="347" w:author="Victor Cameo" w:date="2017-03-24T18:17:00Z">
              <w:rPr>
                <w:noProof/>
              </w:rPr>
            </w:rPrChange>
          </w:rPr>
          <w:tab/>
        </w:r>
        <w:r>
          <w:rPr>
            <w:noProof/>
          </w:rPr>
          <w:fldChar w:fldCharType="begin"/>
        </w:r>
        <w:r w:rsidRPr="00AF23ED">
          <w:rPr>
            <w:noProof/>
            <w:lang w:val="fr-FR"/>
            <w:rPrChange w:id="348" w:author="Victor Cameo" w:date="2017-03-24T18:17:00Z">
              <w:rPr>
                <w:noProof/>
              </w:rPr>
            </w:rPrChange>
          </w:rPr>
          <w:instrText xml:space="preserve"> PAGEREF _Toc478142686 \h </w:instrText>
        </w:r>
        <w:r>
          <w:rPr>
            <w:noProof/>
          </w:rPr>
        </w:r>
      </w:ins>
      <w:r>
        <w:rPr>
          <w:noProof/>
        </w:rPr>
        <w:fldChar w:fldCharType="separate"/>
      </w:r>
      <w:ins w:id="349" w:author="Victor Cameo" w:date="2017-03-24T18:15:00Z">
        <w:r w:rsidRPr="00AF23ED">
          <w:rPr>
            <w:noProof/>
            <w:lang w:val="fr-FR"/>
            <w:rPrChange w:id="350" w:author="Victor Cameo" w:date="2017-03-24T18:17:00Z">
              <w:rPr>
                <w:noProof/>
              </w:rPr>
            </w:rPrChange>
          </w:rPr>
          <w:t>18</w:t>
        </w:r>
        <w:r>
          <w:rPr>
            <w:noProof/>
          </w:rPr>
          <w:fldChar w:fldCharType="end"/>
        </w:r>
      </w:ins>
    </w:p>
    <w:p w14:paraId="7E30E2CB" w14:textId="77777777" w:rsidR="00A37FC3" w:rsidRPr="00AF23ED" w:rsidRDefault="00A37FC3">
      <w:pPr>
        <w:pStyle w:val="TOC3"/>
        <w:rPr>
          <w:ins w:id="351" w:author="Victor Cameo" w:date="2017-03-24T18:15:00Z"/>
          <w:rFonts w:asciiTheme="minorHAnsi" w:eastAsiaTheme="minorEastAsia" w:hAnsiTheme="minorHAnsi" w:cstheme="minorBidi"/>
          <w:i w:val="0"/>
          <w:noProof/>
          <w:sz w:val="24"/>
          <w:szCs w:val="24"/>
          <w:lang w:val="fr-FR" w:eastAsia="en-US"/>
          <w:rPrChange w:id="352" w:author="Victor Cameo" w:date="2017-03-24T18:17:00Z">
            <w:rPr>
              <w:ins w:id="353" w:author="Victor Cameo" w:date="2017-03-24T18:15:00Z"/>
              <w:rFonts w:asciiTheme="minorHAnsi" w:eastAsiaTheme="minorEastAsia" w:hAnsiTheme="minorHAnsi" w:cstheme="minorBidi"/>
              <w:i w:val="0"/>
              <w:noProof/>
              <w:sz w:val="24"/>
              <w:szCs w:val="24"/>
              <w:lang w:val="en-US" w:eastAsia="en-US"/>
            </w:rPr>
          </w:rPrChange>
        </w:rPr>
      </w:pPr>
      <w:ins w:id="354" w:author="Victor Cameo" w:date="2017-03-24T18:15:00Z">
        <w:r w:rsidRPr="00AF23ED">
          <w:rPr>
            <w:i w:val="0"/>
            <w:noProof/>
            <w:color w:val="000000"/>
            <w:lang w:val="fr-FR"/>
            <w:rPrChange w:id="355" w:author="Victor Cameo" w:date="2017-03-24T18:17:00Z">
              <w:rPr>
                <w:i w:val="0"/>
                <w:noProof/>
                <w:color w:val="000000"/>
              </w:rPr>
            </w:rPrChange>
          </w:rPr>
          <w:t>3.5.2</w:t>
        </w:r>
        <w:r w:rsidRPr="00AF23ED">
          <w:rPr>
            <w:rFonts w:asciiTheme="minorHAnsi" w:eastAsiaTheme="minorEastAsia" w:hAnsiTheme="minorHAnsi" w:cstheme="minorBidi"/>
            <w:i w:val="0"/>
            <w:noProof/>
            <w:sz w:val="24"/>
            <w:szCs w:val="24"/>
            <w:lang w:val="fr-FR" w:eastAsia="en-US"/>
            <w:rPrChange w:id="356"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57" w:author="Victor Cameo" w:date="2017-03-24T18:17:00Z">
              <w:rPr>
                <w:noProof/>
              </w:rPr>
            </w:rPrChange>
          </w:rPr>
          <w:t>Test cases description</w:t>
        </w:r>
        <w:r w:rsidRPr="00AF23ED">
          <w:rPr>
            <w:noProof/>
            <w:lang w:val="fr-FR"/>
            <w:rPrChange w:id="358" w:author="Victor Cameo" w:date="2017-03-24T18:17:00Z">
              <w:rPr>
                <w:noProof/>
              </w:rPr>
            </w:rPrChange>
          </w:rPr>
          <w:tab/>
        </w:r>
        <w:r>
          <w:rPr>
            <w:noProof/>
          </w:rPr>
          <w:fldChar w:fldCharType="begin"/>
        </w:r>
        <w:r w:rsidRPr="00AF23ED">
          <w:rPr>
            <w:noProof/>
            <w:lang w:val="fr-FR"/>
            <w:rPrChange w:id="359" w:author="Victor Cameo" w:date="2017-03-24T18:17:00Z">
              <w:rPr>
                <w:noProof/>
              </w:rPr>
            </w:rPrChange>
          </w:rPr>
          <w:instrText xml:space="preserve"> PAGEREF _Toc478142687 \h </w:instrText>
        </w:r>
        <w:r>
          <w:rPr>
            <w:noProof/>
          </w:rPr>
        </w:r>
      </w:ins>
      <w:r>
        <w:rPr>
          <w:noProof/>
        </w:rPr>
        <w:fldChar w:fldCharType="separate"/>
      </w:r>
      <w:ins w:id="360" w:author="Victor Cameo" w:date="2017-03-24T18:15:00Z">
        <w:r w:rsidRPr="00AF23ED">
          <w:rPr>
            <w:noProof/>
            <w:lang w:val="fr-FR"/>
            <w:rPrChange w:id="361" w:author="Victor Cameo" w:date="2017-03-24T18:17:00Z">
              <w:rPr>
                <w:noProof/>
              </w:rPr>
            </w:rPrChange>
          </w:rPr>
          <w:t>18</w:t>
        </w:r>
        <w:r>
          <w:rPr>
            <w:noProof/>
          </w:rPr>
          <w:fldChar w:fldCharType="end"/>
        </w:r>
      </w:ins>
    </w:p>
    <w:p w14:paraId="347985F3" w14:textId="77777777" w:rsidR="00A37FC3" w:rsidRPr="00AF23ED" w:rsidRDefault="00A37FC3">
      <w:pPr>
        <w:pStyle w:val="TOC2"/>
        <w:rPr>
          <w:ins w:id="362" w:author="Victor Cameo" w:date="2017-03-24T18:15:00Z"/>
          <w:rFonts w:asciiTheme="minorHAnsi" w:eastAsiaTheme="minorEastAsia" w:hAnsiTheme="minorHAnsi" w:cstheme="minorBidi"/>
          <w:b w:val="0"/>
          <w:bCs w:val="0"/>
          <w:sz w:val="24"/>
          <w:szCs w:val="24"/>
          <w:lang w:val="fr-FR" w:eastAsia="en-US"/>
          <w:rPrChange w:id="363" w:author="Victor Cameo" w:date="2017-03-24T18:17:00Z">
            <w:rPr>
              <w:ins w:id="364" w:author="Victor Cameo" w:date="2017-03-24T18:15:00Z"/>
              <w:rFonts w:asciiTheme="minorHAnsi" w:eastAsiaTheme="minorEastAsia" w:hAnsiTheme="minorHAnsi" w:cstheme="minorBidi"/>
              <w:b w:val="0"/>
              <w:bCs w:val="0"/>
              <w:sz w:val="24"/>
              <w:szCs w:val="24"/>
              <w:lang w:val="en-US" w:eastAsia="en-US"/>
            </w:rPr>
          </w:rPrChange>
        </w:rPr>
      </w:pPr>
      <w:ins w:id="365" w:author="Victor Cameo" w:date="2017-03-24T18:15:00Z">
        <w:r w:rsidRPr="00AF23ED">
          <w:rPr>
            <w:lang w:val="fr-FR"/>
            <w:rPrChange w:id="366" w:author="Victor Cameo" w:date="2017-03-24T18:17:00Z">
              <w:rPr/>
            </w:rPrChange>
          </w:rPr>
          <w:t>3.6</w:t>
        </w:r>
        <w:r w:rsidRPr="00AF23ED">
          <w:rPr>
            <w:rFonts w:asciiTheme="minorHAnsi" w:eastAsiaTheme="minorEastAsia" w:hAnsiTheme="minorHAnsi" w:cstheme="minorBidi"/>
            <w:b w:val="0"/>
            <w:bCs w:val="0"/>
            <w:sz w:val="24"/>
            <w:szCs w:val="24"/>
            <w:lang w:val="fr-FR" w:eastAsia="en-US"/>
            <w:rPrChange w:id="367"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368" w:author="Victor Cameo" w:date="2017-03-24T18:17:00Z">
              <w:rPr/>
            </w:rPrChange>
          </w:rPr>
          <w:t>NAMD</w:t>
        </w:r>
        <w:r w:rsidRPr="00AF23ED">
          <w:rPr>
            <w:lang w:val="fr-FR"/>
            <w:rPrChange w:id="369" w:author="Victor Cameo" w:date="2017-03-24T18:17:00Z">
              <w:rPr/>
            </w:rPrChange>
          </w:rPr>
          <w:tab/>
        </w:r>
        <w:r>
          <w:fldChar w:fldCharType="begin"/>
        </w:r>
        <w:r w:rsidRPr="00AF23ED">
          <w:rPr>
            <w:lang w:val="fr-FR"/>
            <w:rPrChange w:id="370" w:author="Victor Cameo" w:date="2017-03-24T18:17:00Z">
              <w:rPr/>
            </w:rPrChange>
          </w:rPr>
          <w:instrText xml:space="preserve"> PAGEREF _Toc478142688 \h </w:instrText>
        </w:r>
      </w:ins>
      <w:r>
        <w:fldChar w:fldCharType="separate"/>
      </w:r>
      <w:ins w:id="371" w:author="Victor Cameo" w:date="2017-03-24T18:15:00Z">
        <w:r w:rsidRPr="00AF23ED">
          <w:rPr>
            <w:lang w:val="fr-FR"/>
            <w:rPrChange w:id="372" w:author="Victor Cameo" w:date="2017-03-24T18:17:00Z">
              <w:rPr/>
            </w:rPrChange>
          </w:rPr>
          <w:t>18</w:t>
        </w:r>
        <w:r>
          <w:fldChar w:fldCharType="end"/>
        </w:r>
      </w:ins>
    </w:p>
    <w:p w14:paraId="35148D06" w14:textId="77777777" w:rsidR="00A37FC3" w:rsidRPr="00AF23ED" w:rsidRDefault="00A37FC3">
      <w:pPr>
        <w:pStyle w:val="TOC3"/>
        <w:rPr>
          <w:ins w:id="373" w:author="Victor Cameo" w:date="2017-03-24T18:15:00Z"/>
          <w:rFonts w:asciiTheme="minorHAnsi" w:eastAsiaTheme="minorEastAsia" w:hAnsiTheme="minorHAnsi" w:cstheme="minorBidi"/>
          <w:i w:val="0"/>
          <w:noProof/>
          <w:sz w:val="24"/>
          <w:szCs w:val="24"/>
          <w:lang w:val="fr-FR" w:eastAsia="en-US"/>
          <w:rPrChange w:id="374" w:author="Victor Cameo" w:date="2017-03-24T18:17:00Z">
            <w:rPr>
              <w:ins w:id="375" w:author="Victor Cameo" w:date="2017-03-24T18:15:00Z"/>
              <w:rFonts w:asciiTheme="minorHAnsi" w:eastAsiaTheme="minorEastAsia" w:hAnsiTheme="minorHAnsi" w:cstheme="minorBidi"/>
              <w:i w:val="0"/>
              <w:noProof/>
              <w:sz w:val="24"/>
              <w:szCs w:val="24"/>
              <w:lang w:val="en-US" w:eastAsia="en-US"/>
            </w:rPr>
          </w:rPrChange>
        </w:rPr>
      </w:pPr>
      <w:ins w:id="376" w:author="Victor Cameo" w:date="2017-03-24T18:15:00Z">
        <w:r w:rsidRPr="00AF23ED">
          <w:rPr>
            <w:i w:val="0"/>
            <w:noProof/>
            <w:color w:val="000000"/>
            <w:lang w:val="fr-FR"/>
            <w:rPrChange w:id="377" w:author="Victor Cameo" w:date="2017-03-24T18:17:00Z">
              <w:rPr>
                <w:i w:val="0"/>
                <w:noProof/>
                <w:color w:val="000000"/>
              </w:rPr>
            </w:rPrChange>
          </w:rPr>
          <w:t>3.6.1</w:t>
        </w:r>
        <w:r w:rsidRPr="00AF23ED">
          <w:rPr>
            <w:rFonts w:asciiTheme="minorHAnsi" w:eastAsiaTheme="minorEastAsia" w:hAnsiTheme="minorHAnsi" w:cstheme="minorBidi"/>
            <w:i w:val="0"/>
            <w:noProof/>
            <w:sz w:val="24"/>
            <w:szCs w:val="24"/>
            <w:lang w:val="fr-FR" w:eastAsia="en-US"/>
            <w:rPrChange w:id="378"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79" w:author="Victor Cameo" w:date="2017-03-24T18:17:00Z">
              <w:rPr>
                <w:noProof/>
              </w:rPr>
            </w:rPrChange>
          </w:rPr>
          <w:t>Code description</w:t>
        </w:r>
        <w:r w:rsidRPr="00AF23ED">
          <w:rPr>
            <w:noProof/>
            <w:lang w:val="fr-FR"/>
            <w:rPrChange w:id="380" w:author="Victor Cameo" w:date="2017-03-24T18:17:00Z">
              <w:rPr>
                <w:noProof/>
              </w:rPr>
            </w:rPrChange>
          </w:rPr>
          <w:tab/>
        </w:r>
        <w:r>
          <w:rPr>
            <w:noProof/>
          </w:rPr>
          <w:fldChar w:fldCharType="begin"/>
        </w:r>
        <w:r w:rsidRPr="00AF23ED">
          <w:rPr>
            <w:noProof/>
            <w:lang w:val="fr-FR"/>
            <w:rPrChange w:id="381" w:author="Victor Cameo" w:date="2017-03-24T18:17:00Z">
              <w:rPr>
                <w:noProof/>
              </w:rPr>
            </w:rPrChange>
          </w:rPr>
          <w:instrText xml:space="preserve"> PAGEREF _Toc478142689 \h </w:instrText>
        </w:r>
        <w:r>
          <w:rPr>
            <w:noProof/>
          </w:rPr>
        </w:r>
      </w:ins>
      <w:r>
        <w:rPr>
          <w:noProof/>
        </w:rPr>
        <w:fldChar w:fldCharType="separate"/>
      </w:r>
      <w:ins w:id="382" w:author="Victor Cameo" w:date="2017-03-24T18:15:00Z">
        <w:r w:rsidRPr="00AF23ED">
          <w:rPr>
            <w:noProof/>
            <w:lang w:val="fr-FR"/>
            <w:rPrChange w:id="383" w:author="Victor Cameo" w:date="2017-03-24T18:17:00Z">
              <w:rPr>
                <w:noProof/>
              </w:rPr>
            </w:rPrChange>
          </w:rPr>
          <w:t>19</w:t>
        </w:r>
        <w:r>
          <w:rPr>
            <w:noProof/>
          </w:rPr>
          <w:fldChar w:fldCharType="end"/>
        </w:r>
      </w:ins>
    </w:p>
    <w:p w14:paraId="7072FF89" w14:textId="77777777" w:rsidR="00A37FC3" w:rsidRPr="00AF23ED" w:rsidRDefault="00A37FC3">
      <w:pPr>
        <w:pStyle w:val="TOC3"/>
        <w:rPr>
          <w:ins w:id="384" w:author="Victor Cameo" w:date="2017-03-24T18:15:00Z"/>
          <w:rFonts w:asciiTheme="minorHAnsi" w:eastAsiaTheme="minorEastAsia" w:hAnsiTheme="minorHAnsi" w:cstheme="minorBidi"/>
          <w:i w:val="0"/>
          <w:noProof/>
          <w:sz w:val="24"/>
          <w:szCs w:val="24"/>
          <w:lang w:val="fr-FR" w:eastAsia="en-US"/>
          <w:rPrChange w:id="385" w:author="Victor Cameo" w:date="2017-03-24T18:17:00Z">
            <w:rPr>
              <w:ins w:id="386" w:author="Victor Cameo" w:date="2017-03-24T18:15:00Z"/>
              <w:rFonts w:asciiTheme="minorHAnsi" w:eastAsiaTheme="minorEastAsia" w:hAnsiTheme="minorHAnsi" w:cstheme="minorBidi"/>
              <w:i w:val="0"/>
              <w:noProof/>
              <w:sz w:val="24"/>
              <w:szCs w:val="24"/>
              <w:lang w:val="en-US" w:eastAsia="en-US"/>
            </w:rPr>
          </w:rPrChange>
        </w:rPr>
      </w:pPr>
      <w:ins w:id="387" w:author="Victor Cameo" w:date="2017-03-24T18:15:00Z">
        <w:r w:rsidRPr="00AF23ED">
          <w:rPr>
            <w:i w:val="0"/>
            <w:noProof/>
            <w:color w:val="000000"/>
            <w:lang w:val="fr-FR"/>
            <w:rPrChange w:id="388" w:author="Victor Cameo" w:date="2017-03-24T18:17:00Z">
              <w:rPr>
                <w:i w:val="0"/>
                <w:noProof/>
                <w:color w:val="000000"/>
              </w:rPr>
            </w:rPrChange>
          </w:rPr>
          <w:t>3.6.2</w:t>
        </w:r>
        <w:r w:rsidRPr="00AF23ED">
          <w:rPr>
            <w:rFonts w:asciiTheme="minorHAnsi" w:eastAsiaTheme="minorEastAsia" w:hAnsiTheme="minorHAnsi" w:cstheme="minorBidi"/>
            <w:i w:val="0"/>
            <w:noProof/>
            <w:sz w:val="24"/>
            <w:szCs w:val="24"/>
            <w:lang w:val="fr-FR" w:eastAsia="en-US"/>
            <w:rPrChange w:id="389"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390" w:author="Victor Cameo" w:date="2017-03-24T18:17:00Z">
              <w:rPr>
                <w:noProof/>
              </w:rPr>
            </w:rPrChange>
          </w:rPr>
          <w:t>Test cases description</w:t>
        </w:r>
        <w:r w:rsidRPr="00AF23ED">
          <w:rPr>
            <w:noProof/>
            <w:lang w:val="fr-FR"/>
            <w:rPrChange w:id="391" w:author="Victor Cameo" w:date="2017-03-24T18:17:00Z">
              <w:rPr>
                <w:noProof/>
              </w:rPr>
            </w:rPrChange>
          </w:rPr>
          <w:tab/>
        </w:r>
        <w:r>
          <w:rPr>
            <w:noProof/>
          </w:rPr>
          <w:fldChar w:fldCharType="begin"/>
        </w:r>
        <w:r w:rsidRPr="00AF23ED">
          <w:rPr>
            <w:noProof/>
            <w:lang w:val="fr-FR"/>
            <w:rPrChange w:id="392" w:author="Victor Cameo" w:date="2017-03-24T18:17:00Z">
              <w:rPr>
                <w:noProof/>
              </w:rPr>
            </w:rPrChange>
          </w:rPr>
          <w:instrText xml:space="preserve"> PAGEREF _Toc478142690 \h </w:instrText>
        </w:r>
        <w:r>
          <w:rPr>
            <w:noProof/>
          </w:rPr>
        </w:r>
      </w:ins>
      <w:r>
        <w:rPr>
          <w:noProof/>
        </w:rPr>
        <w:fldChar w:fldCharType="separate"/>
      </w:r>
      <w:ins w:id="393" w:author="Victor Cameo" w:date="2017-03-24T18:15:00Z">
        <w:r w:rsidRPr="00AF23ED">
          <w:rPr>
            <w:noProof/>
            <w:lang w:val="fr-FR"/>
            <w:rPrChange w:id="394" w:author="Victor Cameo" w:date="2017-03-24T18:17:00Z">
              <w:rPr>
                <w:noProof/>
              </w:rPr>
            </w:rPrChange>
          </w:rPr>
          <w:t>19</w:t>
        </w:r>
        <w:r>
          <w:rPr>
            <w:noProof/>
          </w:rPr>
          <w:fldChar w:fldCharType="end"/>
        </w:r>
      </w:ins>
    </w:p>
    <w:p w14:paraId="06C21B3E" w14:textId="77777777" w:rsidR="00A37FC3" w:rsidRPr="00AF23ED" w:rsidRDefault="00A37FC3">
      <w:pPr>
        <w:pStyle w:val="TOC2"/>
        <w:rPr>
          <w:ins w:id="395" w:author="Victor Cameo" w:date="2017-03-24T18:15:00Z"/>
          <w:rFonts w:asciiTheme="minorHAnsi" w:eastAsiaTheme="minorEastAsia" w:hAnsiTheme="minorHAnsi" w:cstheme="minorBidi"/>
          <w:b w:val="0"/>
          <w:bCs w:val="0"/>
          <w:sz w:val="24"/>
          <w:szCs w:val="24"/>
          <w:lang w:val="fr-FR" w:eastAsia="en-US"/>
          <w:rPrChange w:id="396" w:author="Victor Cameo" w:date="2017-03-24T18:17:00Z">
            <w:rPr>
              <w:ins w:id="397" w:author="Victor Cameo" w:date="2017-03-24T18:15:00Z"/>
              <w:rFonts w:asciiTheme="minorHAnsi" w:eastAsiaTheme="minorEastAsia" w:hAnsiTheme="minorHAnsi" w:cstheme="minorBidi"/>
              <w:b w:val="0"/>
              <w:bCs w:val="0"/>
              <w:sz w:val="24"/>
              <w:szCs w:val="24"/>
              <w:lang w:val="en-US" w:eastAsia="en-US"/>
            </w:rPr>
          </w:rPrChange>
        </w:rPr>
      </w:pPr>
      <w:ins w:id="398" w:author="Victor Cameo" w:date="2017-03-24T18:15:00Z">
        <w:r w:rsidRPr="00AF23ED">
          <w:rPr>
            <w:lang w:val="fr-FR"/>
            <w:rPrChange w:id="399" w:author="Victor Cameo" w:date="2017-03-24T18:17:00Z">
              <w:rPr/>
            </w:rPrChange>
          </w:rPr>
          <w:t>3.7</w:t>
        </w:r>
        <w:r w:rsidRPr="00AF23ED">
          <w:rPr>
            <w:rFonts w:asciiTheme="minorHAnsi" w:eastAsiaTheme="minorEastAsia" w:hAnsiTheme="minorHAnsi" w:cstheme="minorBidi"/>
            <w:b w:val="0"/>
            <w:bCs w:val="0"/>
            <w:sz w:val="24"/>
            <w:szCs w:val="24"/>
            <w:lang w:val="fr-FR" w:eastAsia="en-US"/>
            <w:rPrChange w:id="400"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401" w:author="Victor Cameo" w:date="2017-03-24T18:17:00Z">
              <w:rPr/>
            </w:rPrChange>
          </w:rPr>
          <w:t>PFARM</w:t>
        </w:r>
        <w:r w:rsidRPr="00AF23ED">
          <w:rPr>
            <w:lang w:val="fr-FR"/>
            <w:rPrChange w:id="402" w:author="Victor Cameo" w:date="2017-03-24T18:17:00Z">
              <w:rPr/>
            </w:rPrChange>
          </w:rPr>
          <w:tab/>
        </w:r>
        <w:r>
          <w:fldChar w:fldCharType="begin"/>
        </w:r>
        <w:r w:rsidRPr="00AF23ED">
          <w:rPr>
            <w:lang w:val="fr-FR"/>
            <w:rPrChange w:id="403" w:author="Victor Cameo" w:date="2017-03-24T18:17:00Z">
              <w:rPr/>
            </w:rPrChange>
          </w:rPr>
          <w:instrText xml:space="preserve"> PAGEREF _Toc478142691 \h </w:instrText>
        </w:r>
      </w:ins>
      <w:r>
        <w:fldChar w:fldCharType="separate"/>
      </w:r>
      <w:ins w:id="404" w:author="Victor Cameo" w:date="2017-03-24T18:15:00Z">
        <w:r w:rsidRPr="00AF23ED">
          <w:rPr>
            <w:lang w:val="fr-FR"/>
            <w:rPrChange w:id="405" w:author="Victor Cameo" w:date="2017-03-24T18:17:00Z">
              <w:rPr/>
            </w:rPrChange>
          </w:rPr>
          <w:t>19</w:t>
        </w:r>
        <w:r>
          <w:fldChar w:fldCharType="end"/>
        </w:r>
      </w:ins>
    </w:p>
    <w:p w14:paraId="5F9BBF5C" w14:textId="77777777" w:rsidR="00A37FC3" w:rsidRPr="00AF23ED" w:rsidRDefault="00A37FC3">
      <w:pPr>
        <w:pStyle w:val="TOC3"/>
        <w:rPr>
          <w:ins w:id="406" w:author="Victor Cameo" w:date="2017-03-24T18:15:00Z"/>
          <w:rFonts w:asciiTheme="minorHAnsi" w:eastAsiaTheme="minorEastAsia" w:hAnsiTheme="minorHAnsi" w:cstheme="minorBidi"/>
          <w:i w:val="0"/>
          <w:noProof/>
          <w:sz w:val="24"/>
          <w:szCs w:val="24"/>
          <w:lang w:val="fr-FR" w:eastAsia="en-US"/>
          <w:rPrChange w:id="407" w:author="Victor Cameo" w:date="2017-03-24T18:17:00Z">
            <w:rPr>
              <w:ins w:id="408" w:author="Victor Cameo" w:date="2017-03-24T18:15:00Z"/>
              <w:rFonts w:asciiTheme="minorHAnsi" w:eastAsiaTheme="minorEastAsia" w:hAnsiTheme="minorHAnsi" w:cstheme="minorBidi"/>
              <w:i w:val="0"/>
              <w:noProof/>
              <w:sz w:val="24"/>
              <w:szCs w:val="24"/>
              <w:lang w:val="en-US" w:eastAsia="en-US"/>
            </w:rPr>
          </w:rPrChange>
        </w:rPr>
      </w:pPr>
      <w:ins w:id="409" w:author="Victor Cameo" w:date="2017-03-24T18:15:00Z">
        <w:r w:rsidRPr="00AF23ED">
          <w:rPr>
            <w:i w:val="0"/>
            <w:noProof/>
            <w:color w:val="000000"/>
            <w:lang w:val="fr-FR"/>
            <w:rPrChange w:id="410" w:author="Victor Cameo" w:date="2017-03-24T18:17:00Z">
              <w:rPr>
                <w:i w:val="0"/>
                <w:noProof/>
                <w:color w:val="000000"/>
              </w:rPr>
            </w:rPrChange>
          </w:rPr>
          <w:t>3.7.1</w:t>
        </w:r>
        <w:r w:rsidRPr="00AF23ED">
          <w:rPr>
            <w:rFonts w:asciiTheme="minorHAnsi" w:eastAsiaTheme="minorEastAsia" w:hAnsiTheme="minorHAnsi" w:cstheme="minorBidi"/>
            <w:i w:val="0"/>
            <w:noProof/>
            <w:sz w:val="24"/>
            <w:szCs w:val="24"/>
            <w:lang w:val="fr-FR" w:eastAsia="en-US"/>
            <w:rPrChange w:id="411"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412" w:author="Victor Cameo" w:date="2017-03-24T18:17:00Z">
              <w:rPr>
                <w:noProof/>
              </w:rPr>
            </w:rPrChange>
          </w:rPr>
          <w:t>Code description</w:t>
        </w:r>
        <w:r w:rsidRPr="00AF23ED">
          <w:rPr>
            <w:noProof/>
            <w:lang w:val="fr-FR"/>
            <w:rPrChange w:id="413" w:author="Victor Cameo" w:date="2017-03-24T18:17:00Z">
              <w:rPr>
                <w:noProof/>
              </w:rPr>
            </w:rPrChange>
          </w:rPr>
          <w:tab/>
        </w:r>
        <w:r>
          <w:rPr>
            <w:noProof/>
          </w:rPr>
          <w:fldChar w:fldCharType="begin"/>
        </w:r>
        <w:r w:rsidRPr="00AF23ED">
          <w:rPr>
            <w:noProof/>
            <w:lang w:val="fr-FR"/>
            <w:rPrChange w:id="414" w:author="Victor Cameo" w:date="2017-03-24T18:17:00Z">
              <w:rPr>
                <w:noProof/>
              </w:rPr>
            </w:rPrChange>
          </w:rPr>
          <w:instrText xml:space="preserve"> PAGEREF _Toc478142692 \h </w:instrText>
        </w:r>
        <w:r>
          <w:rPr>
            <w:noProof/>
          </w:rPr>
        </w:r>
      </w:ins>
      <w:r>
        <w:rPr>
          <w:noProof/>
        </w:rPr>
        <w:fldChar w:fldCharType="separate"/>
      </w:r>
      <w:ins w:id="415" w:author="Victor Cameo" w:date="2017-03-24T18:15:00Z">
        <w:r w:rsidRPr="00AF23ED">
          <w:rPr>
            <w:noProof/>
            <w:lang w:val="fr-FR"/>
            <w:rPrChange w:id="416" w:author="Victor Cameo" w:date="2017-03-24T18:17:00Z">
              <w:rPr>
                <w:noProof/>
              </w:rPr>
            </w:rPrChange>
          </w:rPr>
          <w:t>19</w:t>
        </w:r>
        <w:r>
          <w:rPr>
            <w:noProof/>
          </w:rPr>
          <w:fldChar w:fldCharType="end"/>
        </w:r>
      </w:ins>
    </w:p>
    <w:p w14:paraId="75092235" w14:textId="77777777" w:rsidR="00A37FC3" w:rsidRPr="00AF23ED" w:rsidRDefault="00A37FC3">
      <w:pPr>
        <w:pStyle w:val="TOC3"/>
        <w:rPr>
          <w:ins w:id="417" w:author="Victor Cameo" w:date="2017-03-24T18:15:00Z"/>
          <w:rFonts w:asciiTheme="minorHAnsi" w:eastAsiaTheme="minorEastAsia" w:hAnsiTheme="minorHAnsi" w:cstheme="minorBidi"/>
          <w:i w:val="0"/>
          <w:noProof/>
          <w:sz w:val="24"/>
          <w:szCs w:val="24"/>
          <w:lang w:val="fr-FR" w:eastAsia="en-US"/>
          <w:rPrChange w:id="418" w:author="Victor Cameo" w:date="2017-03-24T18:17:00Z">
            <w:rPr>
              <w:ins w:id="419" w:author="Victor Cameo" w:date="2017-03-24T18:15:00Z"/>
              <w:rFonts w:asciiTheme="minorHAnsi" w:eastAsiaTheme="minorEastAsia" w:hAnsiTheme="minorHAnsi" w:cstheme="minorBidi"/>
              <w:i w:val="0"/>
              <w:noProof/>
              <w:sz w:val="24"/>
              <w:szCs w:val="24"/>
              <w:lang w:val="en-US" w:eastAsia="en-US"/>
            </w:rPr>
          </w:rPrChange>
        </w:rPr>
      </w:pPr>
      <w:ins w:id="420" w:author="Victor Cameo" w:date="2017-03-24T18:15:00Z">
        <w:r w:rsidRPr="00AF23ED">
          <w:rPr>
            <w:i w:val="0"/>
            <w:noProof/>
            <w:color w:val="000000"/>
            <w:lang w:val="fr-FR"/>
            <w:rPrChange w:id="421" w:author="Victor Cameo" w:date="2017-03-24T18:17:00Z">
              <w:rPr>
                <w:i w:val="0"/>
                <w:noProof/>
                <w:color w:val="000000"/>
              </w:rPr>
            </w:rPrChange>
          </w:rPr>
          <w:t>3.7.2</w:t>
        </w:r>
        <w:r w:rsidRPr="00AF23ED">
          <w:rPr>
            <w:rFonts w:asciiTheme="minorHAnsi" w:eastAsiaTheme="minorEastAsia" w:hAnsiTheme="minorHAnsi" w:cstheme="minorBidi"/>
            <w:i w:val="0"/>
            <w:noProof/>
            <w:sz w:val="24"/>
            <w:szCs w:val="24"/>
            <w:lang w:val="fr-FR" w:eastAsia="en-US"/>
            <w:rPrChange w:id="422"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423" w:author="Victor Cameo" w:date="2017-03-24T18:17:00Z">
              <w:rPr>
                <w:noProof/>
              </w:rPr>
            </w:rPrChange>
          </w:rPr>
          <w:t>Test cases description</w:t>
        </w:r>
        <w:r w:rsidRPr="00AF23ED">
          <w:rPr>
            <w:noProof/>
            <w:lang w:val="fr-FR"/>
            <w:rPrChange w:id="424" w:author="Victor Cameo" w:date="2017-03-24T18:17:00Z">
              <w:rPr>
                <w:noProof/>
              </w:rPr>
            </w:rPrChange>
          </w:rPr>
          <w:tab/>
        </w:r>
        <w:r>
          <w:rPr>
            <w:noProof/>
          </w:rPr>
          <w:fldChar w:fldCharType="begin"/>
        </w:r>
        <w:r w:rsidRPr="00AF23ED">
          <w:rPr>
            <w:noProof/>
            <w:lang w:val="fr-FR"/>
            <w:rPrChange w:id="425" w:author="Victor Cameo" w:date="2017-03-24T18:17:00Z">
              <w:rPr>
                <w:noProof/>
              </w:rPr>
            </w:rPrChange>
          </w:rPr>
          <w:instrText xml:space="preserve"> PAGEREF _Toc478142693 \h </w:instrText>
        </w:r>
        <w:r>
          <w:rPr>
            <w:noProof/>
          </w:rPr>
        </w:r>
      </w:ins>
      <w:r>
        <w:rPr>
          <w:noProof/>
        </w:rPr>
        <w:fldChar w:fldCharType="separate"/>
      </w:r>
      <w:ins w:id="426" w:author="Victor Cameo" w:date="2017-03-24T18:15:00Z">
        <w:r w:rsidRPr="00AF23ED">
          <w:rPr>
            <w:noProof/>
            <w:lang w:val="fr-FR"/>
            <w:rPrChange w:id="427" w:author="Victor Cameo" w:date="2017-03-24T18:17:00Z">
              <w:rPr>
                <w:noProof/>
              </w:rPr>
            </w:rPrChange>
          </w:rPr>
          <w:t>20</w:t>
        </w:r>
        <w:r>
          <w:rPr>
            <w:noProof/>
          </w:rPr>
          <w:fldChar w:fldCharType="end"/>
        </w:r>
      </w:ins>
    </w:p>
    <w:p w14:paraId="7A7239C5" w14:textId="77777777" w:rsidR="00A37FC3" w:rsidRPr="00AF23ED" w:rsidRDefault="00A37FC3">
      <w:pPr>
        <w:pStyle w:val="TOC2"/>
        <w:rPr>
          <w:ins w:id="428" w:author="Victor Cameo" w:date="2017-03-24T18:15:00Z"/>
          <w:rFonts w:asciiTheme="minorHAnsi" w:eastAsiaTheme="minorEastAsia" w:hAnsiTheme="minorHAnsi" w:cstheme="minorBidi"/>
          <w:b w:val="0"/>
          <w:bCs w:val="0"/>
          <w:sz w:val="24"/>
          <w:szCs w:val="24"/>
          <w:lang w:val="fr-FR" w:eastAsia="en-US"/>
          <w:rPrChange w:id="429" w:author="Victor Cameo" w:date="2017-03-24T18:17:00Z">
            <w:rPr>
              <w:ins w:id="430" w:author="Victor Cameo" w:date="2017-03-24T18:15:00Z"/>
              <w:rFonts w:asciiTheme="minorHAnsi" w:eastAsiaTheme="minorEastAsia" w:hAnsiTheme="minorHAnsi" w:cstheme="minorBidi"/>
              <w:b w:val="0"/>
              <w:bCs w:val="0"/>
              <w:sz w:val="24"/>
              <w:szCs w:val="24"/>
              <w:lang w:val="en-US" w:eastAsia="en-US"/>
            </w:rPr>
          </w:rPrChange>
        </w:rPr>
      </w:pPr>
      <w:ins w:id="431" w:author="Victor Cameo" w:date="2017-03-24T18:15:00Z">
        <w:r w:rsidRPr="00AF23ED">
          <w:rPr>
            <w:lang w:val="fr-FR"/>
            <w:rPrChange w:id="432" w:author="Victor Cameo" w:date="2017-03-24T18:17:00Z">
              <w:rPr/>
            </w:rPrChange>
          </w:rPr>
          <w:t>3.8</w:t>
        </w:r>
        <w:r w:rsidRPr="00AF23ED">
          <w:rPr>
            <w:rFonts w:asciiTheme="minorHAnsi" w:eastAsiaTheme="minorEastAsia" w:hAnsiTheme="minorHAnsi" w:cstheme="minorBidi"/>
            <w:b w:val="0"/>
            <w:bCs w:val="0"/>
            <w:sz w:val="24"/>
            <w:szCs w:val="24"/>
            <w:lang w:val="fr-FR" w:eastAsia="en-US"/>
            <w:rPrChange w:id="433"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434" w:author="Victor Cameo" w:date="2017-03-24T18:17:00Z">
              <w:rPr/>
            </w:rPrChange>
          </w:rPr>
          <w:t>QCD</w:t>
        </w:r>
        <w:r w:rsidRPr="00AF23ED">
          <w:rPr>
            <w:lang w:val="fr-FR"/>
            <w:rPrChange w:id="435" w:author="Victor Cameo" w:date="2017-03-24T18:17:00Z">
              <w:rPr/>
            </w:rPrChange>
          </w:rPr>
          <w:tab/>
        </w:r>
        <w:r>
          <w:fldChar w:fldCharType="begin"/>
        </w:r>
        <w:r w:rsidRPr="00AF23ED">
          <w:rPr>
            <w:lang w:val="fr-FR"/>
            <w:rPrChange w:id="436" w:author="Victor Cameo" w:date="2017-03-24T18:17:00Z">
              <w:rPr/>
            </w:rPrChange>
          </w:rPr>
          <w:instrText xml:space="preserve"> PAGEREF _Toc478142694 \h </w:instrText>
        </w:r>
      </w:ins>
      <w:r>
        <w:fldChar w:fldCharType="separate"/>
      </w:r>
      <w:ins w:id="437" w:author="Victor Cameo" w:date="2017-03-24T18:15:00Z">
        <w:r w:rsidRPr="00AF23ED">
          <w:rPr>
            <w:lang w:val="fr-FR"/>
            <w:rPrChange w:id="438" w:author="Victor Cameo" w:date="2017-03-24T18:17:00Z">
              <w:rPr/>
            </w:rPrChange>
          </w:rPr>
          <w:t>21</w:t>
        </w:r>
        <w:r>
          <w:fldChar w:fldCharType="end"/>
        </w:r>
      </w:ins>
    </w:p>
    <w:p w14:paraId="0B1F37C6" w14:textId="77777777" w:rsidR="00A37FC3" w:rsidRPr="00AF23ED" w:rsidRDefault="00A37FC3">
      <w:pPr>
        <w:pStyle w:val="TOC3"/>
        <w:rPr>
          <w:ins w:id="439" w:author="Victor Cameo" w:date="2017-03-24T18:15:00Z"/>
          <w:rFonts w:asciiTheme="minorHAnsi" w:eastAsiaTheme="minorEastAsia" w:hAnsiTheme="minorHAnsi" w:cstheme="minorBidi"/>
          <w:i w:val="0"/>
          <w:noProof/>
          <w:sz w:val="24"/>
          <w:szCs w:val="24"/>
          <w:lang w:val="fr-FR" w:eastAsia="en-US"/>
          <w:rPrChange w:id="440" w:author="Victor Cameo" w:date="2017-03-24T18:17:00Z">
            <w:rPr>
              <w:ins w:id="441" w:author="Victor Cameo" w:date="2017-03-24T18:15:00Z"/>
              <w:rFonts w:asciiTheme="minorHAnsi" w:eastAsiaTheme="minorEastAsia" w:hAnsiTheme="minorHAnsi" w:cstheme="minorBidi"/>
              <w:i w:val="0"/>
              <w:noProof/>
              <w:sz w:val="24"/>
              <w:szCs w:val="24"/>
              <w:lang w:val="en-US" w:eastAsia="en-US"/>
            </w:rPr>
          </w:rPrChange>
        </w:rPr>
      </w:pPr>
      <w:ins w:id="442" w:author="Victor Cameo" w:date="2017-03-24T18:15:00Z">
        <w:r w:rsidRPr="00AF23ED">
          <w:rPr>
            <w:i w:val="0"/>
            <w:noProof/>
            <w:color w:val="000000"/>
            <w:lang w:val="fr-FR"/>
            <w:rPrChange w:id="443" w:author="Victor Cameo" w:date="2017-03-24T18:17:00Z">
              <w:rPr>
                <w:i w:val="0"/>
                <w:noProof/>
                <w:color w:val="000000"/>
              </w:rPr>
            </w:rPrChange>
          </w:rPr>
          <w:lastRenderedPageBreak/>
          <w:t>3.8.1</w:t>
        </w:r>
        <w:r w:rsidRPr="00AF23ED">
          <w:rPr>
            <w:rFonts w:asciiTheme="minorHAnsi" w:eastAsiaTheme="minorEastAsia" w:hAnsiTheme="minorHAnsi" w:cstheme="minorBidi"/>
            <w:i w:val="0"/>
            <w:noProof/>
            <w:sz w:val="24"/>
            <w:szCs w:val="24"/>
            <w:lang w:val="fr-FR" w:eastAsia="en-US"/>
            <w:rPrChange w:id="444"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445" w:author="Victor Cameo" w:date="2017-03-24T18:17:00Z">
              <w:rPr>
                <w:noProof/>
              </w:rPr>
            </w:rPrChange>
          </w:rPr>
          <w:t>Code description</w:t>
        </w:r>
        <w:r w:rsidRPr="00AF23ED">
          <w:rPr>
            <w:noProof/>
            <w:lang w:val="fr-FR"/>
            <w:rPrChange w:id="446" w:author="Victor Cameo" w:date="2017-03-24T18:17:00Z">
              <w:rPr>
                <w:noProof/>
              </w:rPr>
            </w:rPrChange>
          </w:rPr>
          <w:tab/>
        </w:r>
        <w:r>
          <w:rPr>
            <w:noProof/>
          </w:rPr>
          <w:fldChar w:fldCharType="begin"/>
        </w:r>
        <w:r w:rsidRPr="00AF23ED">
          <w:rPr>
            <w:noProof/>
            <w:lang w:val="fr-FR"/>
            <w:rPrChange w:id="447" w:author="Victor Cameo" w:date="2017-03-24T18:17:00Z">
              <w:rPr>
                <w:noProof/>
              </w:rPr>
            </w:rPrChange>
          </w:rPr>
          <w:instrText xml:space="preserve"> PAGEREF _Toc478142695 \h </w:instrText>
        </w:r>
        <w:r>
          <w:rPr>
            <w:noProof/>
          </w:rPr>
        </w:r>
      </w:ins>
      <w:r>
        <w:rPr>
          <w:noProof/>
        </w:rPr>
        <w:fldChar w:fldCharType="separate"/>
      </w:r>
      <w:ins w:id="448" w:author="Victor Cameo" w:date="2017-03-24T18:15:00Z">
        <w:r w:rsidRPr="00AF23ED">
          <w:rPr>
            <w:noProof/>
            <w:lang w:val="fr-FR"/>
            <w:rPrChange w:id="449" w:author="Victor Cameo" w:date="2017-03-24T18:17:00Z">
              <w:rPr>
                <w:noProof/>
              </w:rPr>
            </w:rPrChange>
          </w:rPr>
          <w:t>21</w:t>
        </w:r>
        <w:r>
          <w:rPr>
            <w:noProof/>
          </w:rPr>
          <w:fldChar w:fldCharType="end"/>
        </w:r>
      </w:ins>
    </w:p>
    <w:p w14:paraId="47AB6E7C" w14:textId="77777777" w:rsidR="00A37FC3" w:rsidRPr="00AF23ED" w:rsidRDefault="00A37FC3">
      <w:pPr>
        <w:pStyle w:val="TOC3"/>
        <w:rPr>
          <w:ins w:id="450" w:author="Victor Cameo" w:date="2017-03-24T18:15:00Z"/>
          <w:rFonts w:asciiTheme="minorHAnsi" w:eastAsiaTheme="minorEastAsia" w:hAnsiTheme="minorHAnsi" w:cstheme="minorBidi"/>
          <w:i w:val="0"/>
          <w:noProof/>
          <w:sz w:val="24"/>
          <w:szCs w:val="24"/>
          <w:lang w:val="fr-FR" w:eastAsia="en-US"/>
          <w:rPrChange w:id="451" w:author="Victor Cameo" w:date="2017-03-24T18:17:00Z">
            <w:rPr>
              <w:ins w:id="452" w:author="Victor Cameo" w:date="2017-03-24T18:15:00Z"/>
              <w:rFonts w:asciiTheme="minorHAnsi" w:eastAsiaTheme="minorEastAsia" w:hAnsiTheme="minorHAnsi" w:cstheme="minorBidi"/>
              <w:i w:val="0"/>
              <w:noProof/>
              <w:sz w:val="24"/>
              <w:szCs w:val="24"/>
              <w:lang w:val="en-US" w:eastAsia="en-US"/>
            </w:rPr>
          </w:rPrChange>
        </w:rPr>
      </w:pPr>
      <w:ins w:id="453" w:author="Victor Cameo" w:date="2017-03-24T18:15:00Z">
        <w:r w:rsidRPr="00AF23ED">
          <w:rPr>
            <w:i w:val="0"/>
            <w:noProof/>
            <w:color w:val="000000"/>
            <w:lang w:val="fr-FR"/>
            <w:rPrChange w:id="454" w:author="Victor Cameo" w:date="2017-03-24T18:17:00Z">
              <w:rPr>
                <w:i w:val="0"/>
                <w:noProof/>
                <w:color w:val="000000"/>
              </w:rPr>
            </w:rPrChange>
          </w:rPr>
          <w:t>3.8.2</w:t>
        </w:r>
        <w:r w:rsidRPr="00AF23ED">
          <w:rPr>
            <w:rFonts w:asciiTheme="minorHAnsi" w:eastAsiaTheme="minorEastAsia" w:hAnsiTheme="minorHAnsi" w:cstheme="minorBidi"/>
            <w:i w:val="0"/>
            <w:noProof/>
            <w:sz w:val="24"/>
            <w:szCs w:val="24"/>
            <w:lang w:val="fr-FR" w:eastAsia="en-US"/>
            <w:rPrChange w:id="455" w:author="Victor Cameo" w:date="2017-03-24T18:17:00Z">
              <w:rPr>
                <w:rFonts w:asciiTheme="minorHAnsi" w:eastAsiaTheme="minorEastAsia" w:hAnsiTheme="minorHAnsi" w:cstheme="minorBidi"/>
                <w:i w:val="0"/>
                <w:noProof/>
                <w:sz w:val="24"/>
                <w:szCs w:val="24"/>
                <w:lang w:val="en-US" w:eastAsia="en-US"/>
              </w:rPr>
            </w:rPrChange>
          </w:rPr>
          <w:tab/>
        </w:r>
        <w:r w:rsidRPr="00AF23ED">
          <w:rPr>
            <w:noProof/>
            <w:lang w:val="fr-FR"/>
            <w:rPrChange w:id="456" w:author="Victor Cameo" w:date="2017-03-24T18:17:00Z">
              <w:rPr>
                <w:noProof/>
              </w:rPr>
            </w:rPrChange>
          </w:rPr>
          <w:t>Test cases description</w:t>
        </w:r>
        <w:r w:rsidRPr="00AF23ED">
          <w:rPr>
            <w:noProof/>
            <w:lang w:val="fr-FR"/>
            <w:rPrChange w:id="457" w:author="Victor Cameo" w:date="2017-03-24T18:17:00Z">
              <w:rPr>
                <w:noProof/>
              </w:rPr>
            </w:rPrChange>
          </w:rPr>
          <w:tab/>
        </w:r>
        <w:r>
          <w:rPr>
            <w:noProof/>
          </w:rPr>
          <w:fldChar w:fldCharType="begin"/>
        </w:r>
        <w:r w:rsidRPr="00AF23ED">
          <w:rPr>
            <w:noProof/>
            <w:lang w:val="fr-FR"/>
            <w:rPrChange w:id="458" w:author="Victor Cameo" w:date="2017-03-24T18:17:00Z">
              <w:rPr>
                <w:noProof/>
              </w:rPr>
            </w:rPrChange>
          </w:rPr>
          <w:instrText xml:space="preserve"> PAGEREF _Toc478142696 \h </w:instrText>
        </w:r>
        <w:r>
          <w:rPr>
            <w:noProof/>
          </w:rPr>
        </w:r>
      </w:ins>
      <w:r>
        <w:rPr>
          <w:noProof/>
        </w:rPr>
        <w:fldChar w:fldCharType="separate"/>
      </w:r>
      <w:ins w:id="459" w:author="Victor Cameo" w:date="2017-03-24T18:15:00Z">
        <w:r w:rsidRPr="00AF23ED">
          <w:rPr>
            <w:noProof/>
            <w:lang w:val="fr-FR"/>
            <w:rPrChange w:id="460" w:author="Victor Cameo" w:date="2017-03-24T18:17:00Z">
              <w:rPr>
                <w:noProof/>
              </w:rPr>
            </w:rPrChange>
          </w:rPr>
          <w:t>21</w:t>
        </w:r>
        <w:r>
          <w:rPr>
            <w:noProof/>
          </w:rPr>
          <w:fldChar w:fldCharType="end"/>
        </w:r>
      </w:ins>
    </w:p>
    <w:p w14:paraId="16BA76CC" w14:textId="77777777" w:rsidR="00A37FC3" w:rsidRPr="00AF23ED" w:rsidRDefault="00A37FC3">
      <w:pPr>
        <w:pStyle w:val="TOC2"/>
        <w:rPr>
          <w:ins w:id="461" w:author="Victor Cameo" w:date="2017-03-24T18:15:00Z"/>
          <w:rFonts w:asciiTheme="minorHAnsi" w:eastAsiaTheme="minorEastAsia" w:hAnsiTheme="minorHAnsi" w:cstheme="minorBidi"/>
          <w:b w:val="0"/>
          <w:bCs w:val="0"/>
          <w:sz w:val="24"/>
          <w:szCs w:val="24"/>
          <w:lang w:val="fr-FR" w:eastAsia="en-US"/>
          <w:rPrChange w:id="462" w:author="Victor Cameo" w:date="2017-03-24T18:17:00Z">
            <w:rPr>
              <w:ins w:id="463" w:author="Victor Cameo" w:date="2017-03-24T18:15:00Z"/>
              <w:rFonts w:asciiTheme="minorHAnsi" w:eastAsiaTheme="minorEastAsia" w:hAnsiTheme="minorHAnsi" w:cstheme="minorBidi"/>
              <w:b w:val="0"/>
              <w:bCs w:val="0"/>
              <w:sz w:val="24"/>
              <w:szCs w:val="24"/>
              <w:lang w:val="en-US" w:eastAsia="en-US"/>
            </w:rPr>
          </w:rPrChange>
        </w:rPr>
      </w:pPr>
      <w:ins w:id="464" w:author="Victor Cameo" w:date="2017-03-24T18:15:00Z">
        <w:r w:rsidRPr="00AF23ED">
          <w:rPr>
            <w:lang w:val="fr-FR"/>
            <w:rPrChange w:id="465" w:author="Victor Cameo" w:date="2017-03-24T18:17:00Z">
              <w:rPr/>
            </w:rPrChange>
          </w:rPr>
          <w:t>3.9</w:t>
        </w:r>
        <w:r w:rsidRPr="00AF23ED">
          <w:rPr>
            <w:rFonts w:asciiTheme="minorHAnsi" w:eastAsiaTheme="minorEastAsia" w:hAnsiTheme="minorHAnsi" w:cstheme="minorBidi"/>
            <w:b w:val="0"/>
            <w:bCs w:val="0"/>
            <w:sz w:val="24"/>
            <w:szCs w:val="24"/>
            <w:lang w:val="fr-FR" w:eastAsia="en-US"/>
            <w:rPrChange w:id="466"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467" w:author="Victor Cameo" w:date="2017-03-24T18:17:00Z">
              <w:rPr/>
            </w:rPrChange>
          </w:rPr>
          <w:t>Quantum Espresso</w:t>
        </w:r>
        <w:r w:rsidRPr="00AF23ED">
          <w:rPr>
            <w:lang w:val="fr-FR"/>
            <w:rPrChange w:id="468" w:author="Victor Cameo" w:date="2017-03-24T18:17:00Z">
              <w:rPr/>
            </w:rPrChange>
          </w:rPr>
          <w:tab/>
        </w:r>
        <w:r>
          <w:fldChar w:fldCharType="begin"/>
        </w:r>
        <w:r w:rsidRPr="00AF23ED">
          <w:rPr>
            <w:lang w:val="fr-FR"/>
            <w:rPrChange w:id="469" w:author="Victor Cameo" w:date="2017-03-24T18:17:00Z">
              <w:rPr/>
            </w:rPrChange>
          </w:rPr>
          <w:instrText xml:space="preserve"> PAGEREF _Toc478142697 \h </w:instrText>
        </w:r>
      </w:ins>
      <w:r>
        <w:fldChar w:fldCharType="separate"/>
      </w:r>
      <w:ins w:id="470" w:author="Victor Cameo" w:date="2017-03-24T18:15:00Z">
        <w:r w:rsidRPr="00AF23ED">
          <w:rPr>
            <w:lang w:val="fr-FR"/>
            <w:rPrChange w:id="471" w:author="Victor Cameo" w:date="2017-03-24T18:17:00Z">
              <w:rPr/>
            </w:rPrChange>
          </w:rPr>
          <w:t>22</w:t>
        </w:r>
        <w:r>
          <w:fldChar w:fldCharType="end"/>
        </w:r>
      </w:ins>
    </w:p>
    <w:p w14:paraId="0A6C2B3B" w14:textId="77777777" w:rsidR="00A37FC3" w:rsidRDefault="00A37FC3">
      <w:pPr>
        <w:pStyle w:val="TOC3"/>
        <w:rPr>
          <w:ins w:id="472" w:author="Victor Cameo" w:date="2017-03-24T18:15:00Z"/>
          <w:rFonts w:asciiTheme="minorHAnsi" w:eastAsiaTheme="minorEastAsia" w:hAnsiTheme="minorHAnsi" w:cstheme="minorBidi"/>
          <w:i w:val="0"/>
          <w:noProof/>
          <w:sz w:val="24"/>
          <w:szCs w:val="24"/>
          <w:lang w:val="en-US" w:eastAsia="en-US"/>
        </w:rPr>
      </w:pPr>
      <w:ins w:id="473" w:author="Victor Cameo" w:date="2017-03-24T18:15:00Z">
        <w:r w:rsidRPr="00F40490">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_Toc478142698 \h </w:instrText>
        </w:r>
        <w:r>
          <w:rPr>
            <w:noProof/>
          </w:rPr>
        </w:r>
      </w:ins>
      <w:r>
        <w:rPr>
          <w:noProof/>
        </w:rPr>
        <w:fldChar w:fldCharType="separate"/>
      </w:r>
      <w:ins w:id="474" w:author="Victor Cameo" w:date="2017-03-24T18:15:00Z">
        <w:r>
          <w:rPr>
            <w:noProof/>
          </w:rPr>
          <w:t>22</w:t>
        </w:r>
        <w:r>
          <w:rPr>
            <w:noProof/>
          </w:rPr>
          <w:fldChar w:fldCharType="end"/>
        </w:r>
      </w:ins>
    </w:p>
    <w:p w14:paraId="72C335F8" w14:textId="77777777" w:rsidR="00A37FC3" w:rsidRDefault="00A37FC3">
      <w:pPr>
        <w:pStyle w:val="TOC3"/>
        <w:rPr>
          <w:ins w:id="475" w:author="Victor Cameo" w:date="2017-03-24T18:15:00Z"/>
          <w:rFonts w:asciiTheme="minorHAnsi" w:eastAsiaTheme="minorEastAsia" w:hAnsiTheme="minorHAnsi" w:cstheme="minorBidi"/>
          <w:i w:val="0"/>
          <w:noProof/>
          <w:sz w:val="24"/>
          <w:szCs w:val="24"/>
          <w:lang w:val="en-US" w:eastAsia="en-US"/>
        </w:rPr>
      </w:pPr>
      <w:ins w:id="476" w:author="Victor Cameo" w:date="2017-03-24T18:15:00Z">
        <w:r w:rsidRPr="00F40490">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_Toc478142699 \h </w:instrText>
        </w:r>
        <w:r>
          <w:rPr>
            <w:noProof/>
          </w:rPr>
        </w:r>
      </w:ins>
      <w:r>
        <w:rPr>
          <w:noProof/>
        </w:rPr>
        <w:fldChar w:fldCharType="separate"/>
      </w:r>
      <w:ins w:id="477" w:author="Victor Cameo" w:date="2017-03-24T18:15:00Z">
        <w:r>
          <w:rPr>
            <w:noProof/>
          </w:rPr>
          <w:t>22</w:t>
        </w:r>
        <w:r>
          <w:rPr>
            <w:noProof/>
          </w:rPr>
          <w:fldChar w:fldCharType="end"/>
        </w:r>
      </w:ins>
    </w:p>
    <w:p w14:paraId="45FA6C7F" w14:textId="77777777" w:rsidR="00A37FC3" w:rsidRDefault="00A37FC3">
      <w:pPr>
        <w:pStyle w:val="TOC2"/>
        <w:rPr>
          <w:ins w:id="478" w:author="Victor Cameo" w:date="2017-03-24T18:15:00Z"/>
          <w:rFonts w:asciiTheme="minorHAnsi" w:eastAsiaTheme="minorEastAsia" w:hAnsiTheme="minorHAnsi" w:cstheme="minorBidi"/>
          <w:b w:val="0"/>
          <w:bCs w:val="0"/>
          <w:sz w:val="24"/>
          <w:szCs w:val="24"/>
          <w:lang w:val="en-US" w:eastAsia="en-US"/>
        </w:rPr>
      </w:pPr>
      <w:ins w:id="479" w:author="Victor Cameo" w:date="2017-03-24T18:15:00Z">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_Toc478142700 \h </w:instrText>
        </w:r>
      </w:ins>
      <w:r>
        <w:fldChar w:fldCharType="separate"/>
      </w:r>
      <w:ins w:id="480" w:author="Victor Cameo" w:date="2017-03-24T18:15:00Z">
        <w:r>
          <w:t>23</w:t>
        </w:r>
        <w:r>
          <w:fldChar w:fldCharType="end"/>
        </w:r>
      </w:ins>
    </w:p>
    <w:p w14:paraId="3321124A" w14:textId="77777777" w:rsidR="00A37FC3" w:rsidRDefault="00A37FC3">
      <w:pPr>
        <w:pStyle w:val="TOC3"/>
        <w:tabs>
          <w:tab w:val="left" w:pos="1680"/>
        </w:tabs>
        <w:rPr>
          <w:ins w:id="481" w:author="Victor Cameo" w:date="2017-03-24T18:15:00Z"/>
          <w:rFonts w:asciiTheme="minorHAnsi" w:eastAsiaTheme="minorEastAsia" w:hAnsiTheme="minorHAnsi" w:cstheme="minorBidi"/>
          <w:i w:val="0"/>
          <w:noProof/>
          <w:sz w:val="24"/>
          <w:szCs w:val="24"/>
          <w:lang w:val="en-US" w:eastAsia="en-US"/>
        </w:rPr>
      </w:pPr>
      <w:ins w:id="482" w:author="Victor Cameo" w:date="2017-03-24T18:15:00Z">
        <w:r w:rsidRPr="00F40490">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_Toc478142701 \h </w:instrText>
        </w:r>
        <w:r>
          <w:rPr>
            <w:noProof/>
          </w:rPr>
        </w:r>
      </w:ins>
      <w:r>
        <w:rPr>
          <w:noProof/>
        </w:rPr>
        <w:fldChar w:fldCharType="separate"/>
      </w:r>
      <w:ins w:id="483" w:author="Victor Cameo" w:date="2017-03-24T18:15:00Z">
        <w:r>
          <w:rPr>
            <w:noProof/>
          </w:rPr>
          <w:t>23</w:t>
        </w:r>
        <w:r>
          <w:rPr>
            <w:noProof/>
          </w:rPr>
          <w:fldChar w:fldCharType="end"/>
        </w:r>
      </w:ins>
    </w:p>
    <w:p w14:paraId="16C765AB" w14:textId="77777777" w:rsidR="00A37FC3" w:rsidRDefault="00A37FC3">
      <w:pPr>
        <w:pStyle w:val="TOC3"/>
        <w:tabs>
          <w:tab w:val="left" w:pos="1680"/>
        </w:tabs>
        <w:rPr>
          <w:ins w:id="484" w:author="Victor Cameo" w:date="2017-03-24T18:15:00Z"/>
          <w:rFonts w:asciiTheme="minorHAnsi" w:eastAsiaTheme="minorEastAsia" w:hAnsiTheme="minorHAnsi" w:cstheme="minorBidi"/>
          <w:i w:val="0"/>
          <w:noProof/>
          <w:sz w:val="24"/>
          <w:szCs w:val="24"/>
          <w:lang w:val="en-US" w:eastAsia="en-US"/>
        </w:rPr>
      </w:pPr>
      <w:ins w:id="485" w:author="Victor Cameo" w:date="2017-03-24T18:15:00Z">
        <w:r w:rsidRPr="00F40490">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_Toc478142702 \h </w:instrText>
        </w:r>
        <w:r>
          <w:rPr>
            <w:noProof/>
          </w:rPr>
        </w:r>
      </w:ins>
      <w:r>
        <w:rPr>
          <w:noProof/>
        </w:rPr>
        <w:fldChar w:fldCharType="separate"/>
      </w:r>
      <w:ins w:id="486" w:author="Victor Cameo" w:date="2017-03-24T18:15:00Z">
        <w:r>
          <w:rPr>
            <w:noProof/>
          </w:rPr>
          <w:t>23</w:t>
        </w:r>
        <w:r>
          <w:rPr>
            <w:noProof/>
          </w:rPr>
          <w:fldChar w:fldCharType="end"/>
        </w:r>
      </w:ins>
    </w:p>
    <w:p w14:paraId="7A942137" w14:textId="77777777" w:rsidR="00A37FC3" w:rsidRDefault="00A37FC3">
      <w:pPr>
        <w:pStyle w:val="TOC2"/>
        <w:rPr>
          <w:ins w:id="487" w:author="Victor Cameo" w:date="2017-03-24T18:15:00Z"/>
          <w:rFonts w:asciiTheme="minorHAnsi" w:eastAsiaTheme="minorEastAsia" w:hAnsiTheme="minorHAnsi" w:cstheme="minorBidi"/>
          <w:b w:val="0"/>
          <w:bCs w:val="0"/>
          <w:sz w:val="24"/>
          <w:szCs w:val="24"/>
          <w:lang w:val="en-US" w:eastAsia="en-US"/>
        </w:rPr>
      </w:pPr>
      <w:ins w:id="488" w:author="Victor Cameo" w:date="2017-03-24T18:15:00Z">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_Toc478142703 \h </w:instrText>
        </w:r>
      </w:ins>
      <w:r>
        <w:fldChar w:fldCharType="separate"/>
      </w:r>
      <w:ins w:id="489" w:author="Victor Cameo" w:date="2017-03-24T18:15:00Z">
        <w:r>
          <w:t>24</w:t>
        </w:r>
        <w:r>
          <w:fldChar w:fldCharType="end"/>
        </w:r>
      </w:ins>
    </w:p>
    <w:p w14:paraId="1FCB41DB" w14:textId="77777777" w:rsidR="00A37FC3" w:rsidRDefault="00A37FC3">
      <w:pPr>
        <w:pStyle w:val="TOC3"/>
        <w:tabs>
          <w:tab w:val="left" w:pos="1680"/>
        </w:tabs>
        <w:rPr>
          <w:ins w:id="490" w:author="Victor Cameo" w:date="2017-03-24T18:15:00Z"/>
          <w:rFonts w:asciiTheme="minorHAnsi" w:eastAsiaTheme="minorEastAsia" w:hAnsiTheme="minorHAnsi" w:cstheme="minorBidi"/>
          <w:i w:val="0"/>
          <w:noProof/>
          <w:sz w:val="24"/>
          <w:szCs w:val="24"/>
          <w:lang w:val="en-US" w:eastAsia="en-US"/>
        </w:rPr>
      </w:pPr>
      <w:ins w:id="491" w:author="Victor Cameo" w:date="2017-03-24T18:15:00Z">
        <w:r w:rsidRPr="00F40490">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_Toc478142704 \h </w:instrText>
        </w:r>
        <w:r>
          <w:rPr>
            <w:noProof/>
          </w:rPr>
        </w:r>
      </w:ins>
      <w:r>
        <w:rPr>
          <w:noProof/>
        </w:rPr>
        <w:fldChar w:fldCharType="separate"/>
      </w:r>
      <w:ins w:id="492" w:author="Victor Cameo" w:date="2017-03-24T18:15:00Z">
        <w:r>
          <w:rPr>
            <w:noProof/>
          </w:rPr>
          <w:t>24</w:t>
        </w:r>
        <w:r>
          <w:rPr>
            <w:noProof/>
          </w:rPr>
          <w:fldChar w:fldCharType="end"/>
        </w:r>
      </w:ins>
    </w:p>
    <w:p w14:paraId="53AA203C" w14:textId="77777777" w:rsidR="00A37FC3" w:rsidRPr="00AF23ED" w:rsidRDefault="00A37FC3">
      <w:pPr>
        <w:pStyle w:val="TOC1"/>
        <w:tabs>
          <w:tab w:val="left" w:pos="442"/>
        </w:tabs>
        <w:rPr>
          <w:ins w:id="493" w:author="Victor Cameo" w:date="2017-03-24T18:15:00Z"/>
          <w:rFonts w:asciiTheme="minorHAnsi" w:eastAsiaTheme="minorEastAsia" w:hAnsiTheme="minorHAnsi" w:cstheme="minorBidi"/>
          <w:b w:val="0"/>
          <w:noProof/>
          <w:sz w:val="24"/>
          <w:lang w:val="fr-FR" w:eastAsia="en-US"/>
          <w:rPrChange w:id="494" w:author="Victor Cameo" w:date="2017-03-24T18:17:00Z">
            <w:rPr>
              <w:ins w:id="495" w:author="Victor Cameo" w:date="2017-03-24T18:15:00Z"/>
              <w:rFonts w:asciiTheme="minorHAnsi" w:eastAsiaTheme="minorEastAsia" w:hAnsiTheme="minorHAnsi" w:cstheme="minorBidi"/>
              <w:b w:val="0"/>
              <w:noProof/>
              <w:sz w:val="24"/>
              <w:lang w:val="en-US" w:eastAsia="en-US"/>
            </w:rPr>
          </w:rPrChange>
        </w:rPr>
      </w:pPr>
      <w:ins w:id="496" w:author="Victor Cameo" w:date="2017-03-24T18:15:00Z">
        <w:r w:rsidRPr="00AF23ED">
          <w:rPr>
            <w:noProof/>
            <w:lang w:val="fr-FR"/>
            <w:rPrChange w:id="497" w:author="Victor Cameo" w:date="2017-03-24T18:17:00Z">
              <w:rPr>
                <w:noProof/>
              </w:rPr>
            </w:rPrChange>
          </w:rPr>
          <w:t>4</w:t>
        </w:r>
        <w:r w:rsidRPr="00AF23ED">
          <w:rPr>
            <w:rFonts w:asciiTheme="minorHAnsi" w:eastAsiaTheme="minorEastAsia" w:hAnsiTheme="minorHAnsi" w:cstheme="minorBidi"/>
            <w:b w:val="0"/>
            <w:noProof/>
            <w:sz w:val="24"/>
            <w:lang w:val="fr-FR" w:eastAsia="en-US"/>
            <w:rPrChange w:id="498" w:author="Victor Cameo" w:date="2017-03-24T18:17:00Z">
              <w:rPr>
                <w:rFonts w:asciiTheme="minorHAnsi" w:eastAsiaTheme="minorEastAsia" w:hAnsiTheme="minorHAnsi" w:cstheme="minorBidi"/>
                <w:b w:val="0"/>
                <w:noProof/>
                <w:sz w:val="24"/>
                <w:lang w:val="en-US" w:eastAsia="en-US"/>
              </w:rPr>
            </w:rPrChange>
          </w:rPr>
          <w:tab/>
        </w:r>
        <w:r w:rsidRPr="00AF23ED">
          <w:rPr>
            <w:noProof/>
            <w:lang w:val="fr-FR"/>
            <w:rPrChange w:id="499" w:author="Victor Cameo" w:date="2017-03-24T18:17:00Z">
              <w:rPr>
                <w:noProof/>
              </w:rPr>
            </w:rPrChange>
          </w:rPr>
          <w:t>Applications performances</w:t>
        </w:r>
        <w:r w:rsidRPr="00AF23ED">
          <w:rPr>
            <w:noProof/>
            <w:lang w:val="fr-FR"/>
            <w:rPrChange w:id="500" w:author="Victor Cameo" w:date="2017-03-24T18:17:00Z">
              <w:rPr>
                <w:noProof/>
              </w:rPr>
            </w:rPrChange>
          </w:rPr>
          <w:tab/>
        </w:r>
        <w:r>
          <w:rPr>
            <w:noProof/>
          </w:rPr>
          <w:fldChar w:fldCharType="begin"/>
        </w:r>
        <w:r w:rsidRPr="00AF23ED">
          <w:rPr>
            <w:noProof/>
            <w:lang w:val="fr-FR"/>
            <w:rPrChange w:id="501" w:author="Victor Cameo" w:date="2017-03-24T18:17:00Z">
              <w:rPr>
                <w:noProof/>
              </w:rPr>
            </w:rPrChange>
          </w:rPr>
          <w:instrText xml:space="preserve"> PAGEREF _Toc478142705 \h </w:instrText>
        </w:r>
        <w:r>
          <w:rPr>
            <w:noProof/>
          </w:rPr>
        </w:r>
      </w:ins>
      <w:r>
        <w:rPr>
          <w:noProof/>
        </w:rPr>
        <w:fldChar w:fldCharType="separate"/>
      </w:r>
      <w:ins w:id="502" w:author="Victor Cameo" w:date="2017-03-24T18:15:00Z">
        <w:r w:rsidRPr="00AF23ED">
          <w:rPr>
            <w:noProof/>
            <w:lang w:val="fr-FR"/>
            <w:rPrChange w:id="503" w:author="Victor Cameo" w:date="2017-03-24T18:17:00Z">
              <w:rPr>
                <w:noProof/>
              </w:rPr>
            </w:rPrChange>
          </w:rPr>
          <w:t>25</w:t>
        </w:r>
        <w:r>
          <w:rPr>
            <w:noProof/>
          </w:rPr>
          <w:fldChar w:fldCharType="end"/>
        </w:r>
      </w:ins>
    </w:p>
    <w:p w14:paraId="40A3880C" w14:textId="77777777" w:rsidR="00A37FC3" w:rsidRPr="00AF23ED" w:rsidRDefault="00A37FC3">
      <w:pPr>
        <w:pStyle w:val="TOC2"/>
        <w:rPr>
          <w:ins w:id="504" w:author="Victor Cameo" w:date="2017-03-24T18:15:00Z"/>
          <w:rFonts w:asciiTheme="minorHAnsi" w:eastAsiaTheme="minorEastAsia" w:hAnsiTheme="minorHAnsi" w:cstheme="minorBidi"/>
          <w:b w:val="0"/>
          <w:bCs w:val="0"/>
          <w:sz w:val="24"/>
          <w:szCs w:val="24"/>
          <w:lang w:val="fr-FR" w:eastAsia="en-US"/>
          <w:rPrChange w:id="505" w:author="Victor Cameo" w:date="2017-03-24T18:17:00Z">
            <w:rPr>
              <w:ins w:id="506" w:author="Victor Cameo" w:date="2017-03-24T18:15:00Z"/>
              <w:rFonts w:asciiTheme="minorHAnsi" w:eastAsiaTheme="minorEastAsia" w:hAnsiTheme="minorHAnsi" w:cstheme="minorBidi"/>
              <w:b w:val="0"/>
              <w:bCs w:val="0"/>
              <w:sz w:val="24"/>
              <w:szCs w:val="24"/>
              <w:lang w:val="en-US" w:eastAsia="en-US"/>
            </w:rPr>
          </w:rPrChange>
        </w:rPr>
      </w:pPr>
      <w:ins w:id="507" w:author="Victor Cameo" w:date="2017-03-24T18:15:00Z">
        <w:r w:rsidRPr="00AF23ED">
          <w:rPr>
            <w:rFonts w:asciiTheme="minorHAnsi" w:eastAsiaTheme="minorEastAsia" w:hAnsiTheme="minorHAnsi" w:cstheme="minorBidi"/>
            <w:b w:val="0"/>
            <w:bCs w:val="0"/>
            <w:sz w:val="24"/>
            <w:szCs w:val="24"/>
            <w:lang w:val="fr-FR" w:eastAsia="en-US"/>
            <w:rPrChange w:id="508"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509" w:author="Victor Cameo" w:date="2017-03-24T18:17:00Z">
              <w:rPr/>
            </w:rPrChange>
          </w:rPr>
          <w:t>Alya</w:t>
        </w:r>
        <w:r w:rsidRPr="00AF23ED">
          <w:rPr>
            <w:lang w:val="fr-FR"/>
            <w:rPrChange w:id="510" w:author="Victor Cameo" w:date="2017-03-24T18:17:00Z">
              <w:rPr/>
            </w:rPrChange>
          </w:rPr>
          <w:tab/>
        </w:r>
        <w:r>
          <w:fldChar w:fldCharType="begin"/>
        </w:r>
        <w:r w:rsidRPr="00AF23ED">
          <w:rPr>
            <w:lang w:val="fr-FR"/>
            <w:rPrChange w:id="511" w:author="Victor Cameo" w:date="2017-03-24T18:17:00Z">
              <w:rPr/>
            </w:rPrChange>
          </w:rPr>
          <w:instrText xml:space="preserve"> PAGEREF _Toc478142706 \h </w:instrText>
        </w:r>
      </w:ins>
      <w:r>
        <w:fldChar w:fldCharType="separate"/>
      </w:r>
      <w:ins w:id="512" w:author="Victor Cameo" w:date="2017-03-24T18:15:00Z">
        <w:r w:rsidRPr="00AF23ED">
          <w:rPr>
            <w:lang w:val="fr-FR"/>
            <w:rPrChange w:id="513" w:author="Victor Cameo" w:date="2017-03-24T18:17:00Z">
              <w:rPr/>
            </w:rPrChange>
          </w:rPr>
          <w:t>25</w:t>
        </w:r>
        <w:r>
          <w:fldChar w:fldCharType="end"/>
        </w:r>
      </w:ins>
    </w:p>
    <w:p w14:paraId="5CA6FD90" w14:textId="77777777" w:rsidR="00A37FC3" w:rsidRPr="00AF23ED" w:rsidRDefault="00A37FC3">
      <w:pPr>
        <w:pStyle w:val="TOC2"/>
        <w:rPr>
          <w:ins w:id="514" w:author="Victor Cameo" w:date="2017-03-24T18:15:00Z"/>
          <w:rFonts w:asciiTheme="minorHAnsi" w:eastAsiaTheme="minorEastAsia" w:hAnsiTheme="minorHAnsi" w:cstheme="minorBidi"/>
          <w:b w:val="0"/>
          <w:bCs w:val="0"/>
          <w:sz w:val="24"/>
          <w:szCs w:val="24"/>
          <w:lang w:val="fr-FR" w:eastAsia="en-US"/>
          <w:rPrChange w:id="515" w:author="Victor Cameo" w:date="2017-03-24T18:17:00Z">
            <w:rPr>
              <w:ins w:id="516" w:author="Victor Cameo" w:date="2017-03-24T18:15:00Z"/>
              <w:rFonts w:asciiTheme="minorHAnsi" w:eastAsiaTheme="minorEastAsia" w:hAnsiTheme="minorHAnsi" w:cstheme="minorBidi"/>
              <w:b w:val="0"/>
              <w:bCs w:val="0"/>
              <w:sz w:val="24"/>
              <w:szCs w:val="24"/>
              <w:lang w:val="en-US" w:eastAsia="en-US"/>
            </w:rPr>
          </w:rPrChange>
        </w:rPr>
      </w:pPr>
      <w:ins w:id="517" w:author="Victor Cameo" w:date="2017-03-24T18:15:00Z">
        <w:r w:rsidRPr="00AF23ED">
          <w:rPr>
            <w:lang w:val="fr-FR"/>
            <w:rPrChange w:id="518" w:author="Victor Cameo" w:date="2017-03-24T18:17:00Z">
              <w:rPr/>
            </w:rPrChange>
          </w:rPr>
          <w:t>4.1</w:t>
        </w:r>
        <w:r w:rsidRPr="00AF23ED">
          <w:rPr>
            <w:lang w:val="fr-FR"/>
            <w:rPrChange w:id="519" w:author="Victor Cameo" w:date="2017-03-24T18:17:00Z">
              <w:rPr/>
            </w:rPrChange>
          </w:rPr>
          <w:tab/>
        </w:r>
        <w:r>
          <w:fldChar w:fldCharType="begin"/>
        </w:r>
        <w:r w:rsidRPr="00AF23ED">
          <w:rPr>
            <w:lang w:val="fr-FR"/>
            <w:rPrChange w:id="520" w:author="Victor Cameo" w:date="2017-03-24T18:17:00Z">
              <w:rPr/>
            </w:rPrChange>
          </w:rPr>
          <w:instrText xml:space="preserve"> PAGEREF _Toc478142707 \h </w:instrText>
        </w:r>
      </w:ins>
      <w:r>
        <w:fldChar w:fldCharType="separate"/>
      </w:r>
      <w:ins w:id="521" w:author="Victor Cameo" w:date="2017-03-24T18:15:00Z">
        <w:r w:rsidRPr="00AF23ED">
          <w:rPr>
            <w:lang w:val="fr-FR"/>
            <w:rPrChange w:id="522" w:author="Victor Cameo" w:date="2017-03-24T18:17:00Z">
              <w:rPr/>
            </w:rPrChange>
          </w:rPr>
          <w:t>25</w:t>
        </w:r>
        <w:r>
          <w:fldChar w:fldCharType="end"/>
        </w:r>
      </w:ins>
    </w:p>
    <w:p w14:paraId="0D5A68EA" w14:textId="77777777" w:rsidR="00A37FC3" w:rsidRPr="00AF23ED" w:rsidRDefault="00A37FC3">
      <w:pPr>
        <w:pStyle w:val="TOC2"/>
        <w:rPr>
          <w:ins w:id="523" w:author="Victor Cameo" w:date="2017-03-24T18:15:00Z"/>
          <w:rFonts w:asciiTheme="minorHAnsi" w:eastAsiaTheme="minorEastAsia" w:hAnsiTheme="minorHAnsi" w:cstheme="minorBidi"/>
          <w:b w:val="0"/>
          <w:bCs w:val="0"/>
          <w:sz w:val="24"/>
          <w:szCs w:val="24"/>
          <w:lang w:val="fr-FR" w:eastAsia="en-US"/>
          <w:rPrChange w:id="524" w:author="Victor Cameo" w:date="2017-03-24T18:17:00Z">
            <w:rPr>
              <w:ins w:id="525" w:author="Victor Cameo" w:date="2017-03-24T18:15:00Z"/>
              <w:rFonts w:asciiTheme="minorHAnsi" w:eastAsiaTheme="minorEastAsia" w:hAnsiTheme="minorHAnsi" w:cstheme="minorBidi"/>
              <w:b w:val="0"/>
              <w:bCs w:val="0"/>
              <w:sz w:val="24"/>
              <w:szCs w:val="24"/>
              <w:lang w:val="en-US" w:eastAsia="en-US"/>
            </w:rPr>
          </w:rPrChange>
        </w:rPr>
      </w:pPr>
      <w:ins w:id="526" w:author="Victor Cameo" w:date="2017-03-24T18:15:00Z">
        <w:r w:rsidRPr="00AF23ED">
          <w:rPr>
            <w:lang w:val="fr-FR"/>
            <w:rPrChange w:id="527" w:author="Victor Cameo" w:date="2017-03-24T18:17:00Z">
              <w:rPr/>
            </w:rPrChange>
          </w:rPr>
          <w:t>4.2</w:t>
        </w:r>
        <w:r w:rsidRPr="00AF23ED">
          <w:rPr>
            <w:rFonts w:asciiTheme="minorHAnsi" w:eastAsiaTheme="minorEastAsia" w:hAnsiTheme="minorHAnsi" w:cstheme="minorBidi"/>
            <w:b w:val="0"/>
            <w:bCs w:val="0"/>
            <w:sz w:val="24"/>
            <w:szCs w:val="24"/>
            <w:lang w:val="fr-FR" w:eastAsia="en-US"/>
            <w:rPrChange w:id="528" w:author="Victor Cameo" w:date="2017-03-24T18:17:00Z">
              <w:rPr>
                <w:rFonts w:asciiTheme="minorHAnsi" w:eastAsiaTheme="minorEastAsia" w:hAnsiTheme="minorHAnsi" w:cstheme="minorBidi"/>
                <w:b w:val="0"/>
                <w:bCs w:val="0"/>
                <w:sz w:val="24"/>
                <w:szCs w:val="24"/>
                <w:lang w:val="en-US" w:eastAsia="en-US"/>
              </w:rPr>
            </w:rPrChange>
          </w:rPr>
          <w:tab/>
        </w:r>
        <w:r w:rsidRPr="00AF23ED">
          <w:rPr>
            <w:lang w:val="fr-FR"/>
            <w:rPrChange w:id="529" w:author="Victor Cameo" w:date="2017-03-24T18:17:00Z">
              <w:rPr/>
            </w:rPrChange>
          </w:rPr>
          <w:t>Code_Saturne</w:t>
        </w:r>
        <w:r w:rsidRPr="00AF23ED">
          <w:rPr>
            <w:lang w:val="fr-FR"/>
            <w:rPrChange w:id="530" w:author="Victor Cameo" w:date="2017-03-24T18:17:00Z">
              <w:rPr/>
            </w:rPrChange>
          </w:rPr>
          <w:tab/>
        </w:r>
        <w:r>
          <w:fldChar w:fldCharType="begin"/>
        </w:r>
        <w:r w:rsidRPr="00AF23ED">
          <w:rPr>
            <w:lang w:val="fr-FR"/>
            <w:rPrChange w:id="531" w:author="Victor Cameo" w:date="2017-03-24T18:17:00Z">
              <w:rPr/>
            </w:rPrChange>
          </w:rPr>
          <w:instrText xml:space="preserve"> PAGEREF _Toc478142708 \h </w:instrText>
        </w:r>
      </w:ins>
      <w:r>
        <w:fldChar w:fldCharType="separate"/>
      </w:r>
      <w:ins w:id="532" w:author="Victor Cameo" w:date="2017-03-24T18:15:00Z">
        <w:r w:rsidRPr="00AF23ED">
          <w:rPr>
            <w:lang w:val="fr-FR"/>
            <w:rPrChange w:id="533" w:author="Victor Cameo" w:date="2017-03-24T18:17:00Z">
              <w:rPr/>
            </w:rPrChange>
          </w:rPr>
          <w:t>28</w:t>
        </w:r>
        <w:r>
          <w:fldChar w:fldCharType="end"/>
        </w:r>
      </w:ins>
    </w:p>
    <w:p w14:paraId="60778630" w14:textId="77777777" w:rsidR="00A37FC3" w:rsidRDefault="00A37FC3">
      <w:pPr>
        <w:pStyle w:val="TOC2"/>
        <w:rPr>
          <w:ins w:id="534" w:author="Victor Cameo" w:date="2017-03-24T18:15:00Z"/>
          <w:rFonts w:asciiTheme="minorHAnsi" w:eastAsiaTheme="minorEastAsia" w:hAnsiTheme="minorHAnsi" w:cstheme="minorBidi"/>
          <w:b w:val="0"/>
          <w:bCs w:val="0"/>
          <w:sz w:val="24"/>
          <w:szCs w:val="24"/>
          <w:lang w:val="en-US" w:eastAsia="en-US"/>
        </w:rPr>
      </w:pPr>
      <w:ins w:id="535" w:author="Victor Cameo" w:date="2017-03-24T18:15:00Z">
        <w:r w:rsidRPr="00AF23ED">
          <w:rPr>
            <w:rFonts w:asciiTheme="minorHAnsi" w:eastAsiaTheme="minorEastAsia" w:hAnsiTheme="minorHAnsi" w:cstheme="minorBidi"/>
            <w:b w:val="0"/>
            <w:bCs w:val="0"/>
            <w:sz w:val="24"/>
            <w:szCs w:val="24"/>
            <w:lang w:val="fr-FR" w:eastAsia="en-US"/>
            <w:rPrChange w:id="536" w:author="Victor Cameo" w:date="2017-03-24T18:17:00Z">
              <w:rPr>
                <w:rFonts w:asciiTheme="minorHAnsi" w:eastAsiaTheme="minorEastAsia" w:hAnsiTheme="minorHAnsi" w:cstheme="minorBidi"/>
                <w:b w:val="0"/>
                <w:bCs w:val="0"/>
                <w:sz w:val="24"/>
                <w:szCs w:val="24"/>
                <w:lang w:val="en-US" w:eastAsia="en-US"/>
              </w:rPr>
            </w:rPrChange>
          </w:rPr>
          <w:tab/>
        </w:r>
        <w:r>
          <w:t>CP2K</w:t>
        </w:r>
        <w:r>
          <w:tab/>
        </w:r>
        <w:r>
          <w:fldChar w:fldCharType="begin"/>
        </w:r>
        <w:r>
          <w:instrText xml:space="preserve"> PAGEREF _Toc478142710 \h </w:instrText>
        </w:r>
      </w:ins>
      <w:r>
        <w:fldChar w:fldCharType="separate"/>
      </w:r>
      <w:ins w:id="537" w:author="Victor Cameo" w:date="2017-03-24T18:15:00Z">
        <w:r>
          <w:t>30</w:t>
        </w:r>
        <w:r>
          <w:fldChar w:fldCharType="end"/>
        </w:r>
      </w:ins>
    </w:p>
    <w:p w14:paraId="6463CD95" w14:textId="77777777" w:rsidR="00A37FC3" w:rsidRDefault="00A37FC3">
      <w:pPr>
        <w:pStyle w:val="TOC2"/>
        <w:rPr>
          <w:ins w:id="538" w:author="Victor Cameo" w:date="2017-03-24T18:15:00Z"/>
          <w:rFonts w:asciiTheme="minorHAnsi" w:eastAsiaTheme="minorEastAsia" w:hAnsiTheme="minorHAnsi" w:cstheme="minorBidi"/>
          <w:b w:val="0"/>
          <w:bCs w:val="0"/>
          <w:sz w:val="24"/>
          <w:szCs w:val="24"/>
          <w:lang w:val="en-US" w:eastAsia="en-US"/>
        </w:rPr>
      </w:pPr>
      <w:ins w:id="539" w:author="Victor Cameo" w:date="2017-03-24T18:15:00Z">
        <w:r>
          <w:t>4.3</w:t>
        </w:r>
        <w:r>
          <w:tab/>
        </w:r>
        <w:r>
          <w:fldChar w:fldCharType="begin"/>
        </w:r>
        <w:r>
          <w:instrText xml:space="preserve"> PAGEREF _Toc478142711 \h </w:instrText>
        </w:r>
      </w:ins>
      <w:r>
        <w:fldChar w:fldCharType="separate"/>
      </w:r>
      <w:ins w:id="540" w:author="Victor Cameo" w:date="2017-03-24T18:15:00Z">
        <w:r>
          <w:t>30</w:t>
        </w:r>
        <w:r>
          <w:fldChar w:fldCharType="end"/>
        </w:r>
      </w:ins>
    </w:p>
    <w:p w14:paraId="63D2A76A" w14:textId="77777777" w:rsidR="00A37FC3" w:rsidRDefault="00A37FC3">
      <w:pPr>
        <w:pStyle w:val="TOC2"/>
        <w:rPr>
          <w:ins w:id="541" w:author="Victor Cameo" w:date="2017-03-24T18:15:00Z"/>
          <w:rFonts w:asciiTheme="minorHAnsi" w:eastAsiaTheme="minorEastAsia" w:hAnsiTheme="minorHAnsi" w:cstheme="minorBidi"/>
          <w:b w:val="0"/>
          <w:bCs w:val="0"/>
          <w:sz w:val="24"/>
          <w:szCs w:val="24"/>
          <w:lang w:val="en-US" w:eastAsia="en-US"/>
        </w:rPr>
      </w:pPr>
      <w:ins w:id="542" w:author="Victor Cameo" w:date="2017-03-24T18:15:00Z">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_Toc478142712 \h </w:instrText>
        </w:r>
      </w:ins>
      <w:r>
        <w:fldChar w:fldCharType="separate"/>
      </w:r>
      <w:ins w:id="543" w:author="Victor Cameo" w:date="2017-03-24T18:15:00Z">
        <w:r>
          <w:t>31</w:t>
        </w:r>
        <w:r>
          <w:fldChar w:fldCharType="end"/>
        </w:r>
      </w:ins>
    </w:p>
    <w:p w14:paraId="236D88FE" w14:textId="77777777" w:rsidR="00A37FC3" w:rsidRDefault="00A37FC3">
      <w:pPr>
        <w:pStyle w:val="TOC2"/>
        <w:rPr>
          <w:ins w:id="544" w:author="Victor Cameo" w:date="2017-03-24T18:15:00Z"/>
          <w:rFonts w:asciiTheme="minorHAnsi" w:eastAsiaTheme="minorEastAsia" w:hAnsiTheme="minorHAnsi" w:cstheme="minorBidi"/>
          <w:b w:val="0"/>
          <w:bCs w:val="0"/>
          <w:sz w:val="24"/>
          <w:szCs w:val="24"/>
          <w:lang w:val="en-US" w:eastAsia="en-US"/>
        </w:rPr>
      </w:pPr>
      <w:ins w:id="545" w:author="Victor Cameo" w:date="2017-03-24T18:15:00Z">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_Toc478142715 \h </w:instrText>
        </w:r>
      </w:ins>
      <w:r>
        <w:fldChar w:fldCharType="separate"/>
      </w:r>
      <w:ins w:id="546" w:author="Victor Cameo" w:date="2017-03-24T18:15:00Z">
        <w:r>
          <w:t>33</w:t>
        </w:r>
        <w:r>
          <w:fldChar w:fldCharType="end"/>
        </w:r>
      </w:ins>
    </w:p>
    <w:p w14:paraId="3C2D38F0" w14:textId="77777777" w:rsidR="00A37FC3" w:rsidRDefault="00A37FC3">
      <w:pPr>
        <w:pStyle w:val="TOC2"/>
        <w:rPr>
          <w:ins w:id="547" w:author="Victor Cameo" w:date="2017-03-24T18:15:00Z"/>
          <w:rFonts w:asciiTheme="minorHAnsi" w:eastAsiaTheme="minorEastAsia" w:hAnsiTheme="minorHAnsi" w:cstheme="minorBidi"/>
          <w:b w:val="0"/>
          <w:bCs w:val="0"/>
          <w:sz w:val="24"/>
          <w:szCs w:val="24"/>
          <w:lang w:val="en-US" w:eastAsia="en-US"/>
        </w:rPr>
      </w:pPr>
      <w:ins w:id="548" w:author="Victor Cameo" w:date="2017-03-24T18:15:00Z">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_Toc478142716 \h </w:instrText>
        </w:r>
      </w:ins>
      <w:r>
        <w:fldChar w:fldCharType="separate"/>
      </w:r>
      <w:ins w:id="549" w:author="Victor Cameo" w:date="2017-03-24T18:15:00Z">
        <w:r>
          <w:t>35</w:t>
        </w:r>
        <w:r>
          <w:fldChar w:fldCharType="end"/>
        </w:r>
      </w:ins>
    </w:p>
    <w:p w14:paraId="2DEE1FA9" w14:textId="77777777" w:rsidR="00A37FC3" w:rsidRDefault="00A37FC3">
      <w:pPr>
        <w:pStyle w:val="TOC2"/>
        <w:rPr>
          <w:ins w:id="550" w:author="Victor Cameo" w:date="2017-03-24T18:15:00Z"/>
          <w:rFonts w:asciiTheme="minorHAnsi" w:eastAsiaTheme="minorEastAsia" w:hAnsiTheme="minorHAnsi" w:cstheme="minorBidi"/>
          <w:b w:val="0"/>
          <w:bCs w:val="0"/>
          <w:sz w:val="24"/>
          <w:szCs w:val="24"/>
          <w:lang w:val="en-US" w:eastAsia="en-US"/>
        </w:rPr>
      </w:pPr>
      <w:ins w:id="551" w:author="Victor Cameo" w:date="2017-03-24T18:15:00Z">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_Toc478142717 \h </w:instrText>
        </w:r>
      </w:ins>
      <w:r>
        <w:fldChar w:fldCharType="separate"/>
      </w:r>
      <w:ins w:id="552" w:author="Victor Cameo" w:date="2017-03-24T18:15:00Z">
        <w:r>
          <w:t>37</w:t>
        </w:r>
        <w:r>
          <w:fldChar w:fldCharType="end"/>
        </w:r>
      </w:ins>
    </w:p>
    <w:p w14:paraId="23417362" w14:textId="77777777" w:rsidR="00A37FC3" w:rsidRDefault="00A37FC3">
      <w:pPr>
        <w:pStyle w:val="TOC2"/>
        <w:rPr>
          <w:ins w:id="553" w:author="Victor Cameo" w:date="2017-03-24T18:15:00Z"/>
          <w:rFonts w:asciiTheme="minorHAnsi" w:eastAsiaTheme="minorEastAsia" w:hAnsiTheme="minorHAnsi" w:cstheme="minorBidi"/>
          <w:b w:val="0"/>
          <w:bCs w:val="0"/>
          <w:sz w:val="24"/>
          <w:szCs w:val="24"/>
          <w:lang w:val="en-US" w:eastAsia="en-US"/>
        </w:rPr>
      </w:pPr>
      <w:ins w:id="554" w:author="Victor Cameo" w:date="2017-03-24T18:15:00Z">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_Toc478142718 \h </w:instrText>
        </w:r>
      </w:ins>
      <w:r>
        <w:fldChar w:fldCharType="separate"/>
      </w:r>
      <w:ins w:id="555" w:author="Victor Cameo" w:date="2017-03-24T18:15:00Z">
        <w:r>
          <w:t>38</w:t>
        </w:r>
        <w:r>
          <w:fldChar w:fldCharType="end"/>
        </w:r>
      </w:ins>
    </w:p>
    <w:p w14:paraId="20F43A0A" w14:textId="77777777" w:rsidR="00A37FC3" w:rsidRDefault="00A37FC3">
      <w:pPr>
        <w:pStyle w:val="TOC3"/>
        <w:rPr>
          <w:ins w:id="556" w:author="Victor Cameo" w:date="2017-03-24T18:15:00Z"/>
          <w:rFonts w:asciiTheme="minorHAnsi" w:eastAsiaTheme="minorEastAsia" w:hAnsiTheme="minorHAnsi" w:cstheme="minorBidi"/>
          <w:i w:val="0"/>
          <w:noProof/>
          <w:sz w:val="24"/>
          <w:szCs w:val="24"/>
          <w:lang w:val="en-US" w:eastAsia="en-US"/>
        </w:rPr>
      </w:pPr>
      <w:ins w:id="557" w:author="Victor Cameo" w:date="2017-03-24T18:15:00Z">
        <w:r w:rsidRPr="00F40490">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_Toc478142719 \h </w:instrText>
        </w:r>
        <w:r>
          <w:rPr>
            <w:noProof/>
          </w:rPr>
        </w:r>
      </w:ins>
      <w:r>
        <w:rPr>
          <w:noProof/>
        </w:rPr>
        <w:fldChar w:fldCharType="separate"/>
      </w:r>
      <w:ins w:id="558" w:author="Victor Cameo" w:date="2017-03-24T18:15:00Z">
        <w:r>
          <w:rPr>
            <w:noProof/>
          </w:rPr>
          <w:t>39</w:t>
        </w:r>
        <w:r>
          <w:rPr>
            <w:noProof/>
          </w:rPr>
          <w:fldChar w:fldCharType="end"/>
        </w:r>
      </w:ins>
    </w:p>
    <w:p w14:paraId="54635764" w14:textId="77777777" w:rsidR="00A37FC3" w:rsidRDefault="00A37FC3">
      <w:pPr>
        <w:pStyle w:val="TOC3"/>
        <w:rPr>
          <w:ins w:id="559" w:author="Victor Cameo" w:date="2017-03-24T18:15:00Z"/>
          <w:rFonts w:asciiTheme="minorHAnsi" w:eastAsiaTheme="minorEastAsia" w:hAnsiTheme="minorHAnsi" w:cstheme="minorBidi"/>
          <w:i w:val="0"/>
          <w:noProof/>
          <w:sz w:val="24"/>
          <w:szCs w:val="24"/>
          <w:lang w:val="en-US" w:eastAsia="en-US"/>
        </w:rPr>
      </w:pPr>
      <w:ins w:id="560" w:author="Victor Cameo" w:date="2017-03-24T18:15:00Z">
        <w:r w:rsidRPr="00F40490">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_Toc478142720 \h </w:instrText>
        </w:r>
        <w:r>
          <w:rPr>
            <w:noProof/>
          </w:rPr>
        </w:r>
      </w:ins>
      <w:r>
        <w:rPr>
          <w:noProof/>
        </w:rPr>
        <w:fldChar w:fldCharType="separate"/>
      </w:r>
      <w:ins w:id="561" w:author="Victor Cameo" w:date="2017-03-24T18:15:00Z">
        <w:r>
          <w:rPr>
            <w:noProof/>
          </w:rPr>
          <w:t>40</w:t>
        </w:r>
        <w:r>
          <w:rPr>
            <w:noProof/>
          </w:rPr>
          <w:fldChar w:fldCharType="end"/>
        </w:r>
      </w:ins>
    </w:p>
    <w:p w14:paraId="021C754B" w14:textId="77777777" w:rsidR="00A37FC3" w:rsidRDefault="00A37FC3">
      <w:pPr>
        <w:pStyle w:val="TOC2"/>
        <w:rPr>
          <w:ins w:id="562" w:author="Victor Cameo" w:date="2017-03-24T18:15:00Z"/>
          <w:rFonts w:asciiTheme="minorHAnsi" w:eastAsiaTheme="minorEastAsia" w:hAnsiTheme="minorHAnsi" w:cstheme="minorBidi"/>
          <w:b w:val="0"/>
          <w:bCs w:val="0"/>
          <w:sz w:val="24"/>
          <w:szCs w:val="24"/>
          <w:lang w:val="en-US" w:eastAsia="en-US"/>
        </w:rPr>
      </w:pPr>
      <w:ins w:id="563" w:author="Victor Cameo" w:date="2017-03-24T18:15:00Z">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_Toc478142721 \h </w:instrText>
        </w:r>
      </w:ins>
      <w:r>
        <w:fldChar w:fldCharType="separate"/>
      </w:r>
      <w:ins w:id="564" w:author="Victor Cameo" w:date="2017-03-24T18:15:00Z">
        <w:r>
          <w:t>46</w:t>
        </w:r>
        <w:r>
          <w:fldChar w:fldCharType="end"/>
        </w:r>
      </w:ins>
    </w:p>
    <w:p w14:paraId="18CC692F" w14:textId="77777777" w:rsidR="00A37FC3" w:rsidRDefault="00A37FC3">
      <w:pPr>
        <w:pStyle w:val="TOC2"/>
        <w:rPr>
          <w:ins w:id="565" w:author="Victor Cameo" w:date="2017-03-24T18:15:00Z"/>
          <w:rFonts w:asciiTheme="minorHAnsi" w:eastAsiaTheme="minorEastAsia" w:hAnsiTheme="minorHAnsi" w:cstheme="minorBidi"/>
          <w:b w:val="0"/>
          <w:bCs w:val="0"/>
          <w:sz w:val="24"/>
          <w:szCs w:val="24"/>
          <w:lang w:val="en-US" w:eastAsia="en-US"/>
        </w:rPr>
      </w:pPr>
      <w:ins w:id="566" w:author="Victor Cameo" w:date="2017-03-24T18:15:00Z">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_Toc478142722 \h </w:instrText>
        </w:r>
      </w:ins>
      <w:r>
        <w:fldChar w:fldCharType="separate"/>
      </w:r>
      <w:ins w:id="567" w:author="Victor Cameo" w:date="2017-03-24T18:15:00Z">
        <w:r>
          <w:t>49</w:t>
        </w:r>
        <w:r>
          <w:fldChar w:fldCharType="end"/>
        </w:r>
      </w:ins>
    </w:p>
    <w:p w14:paraId="74EBE69F" w14:textId="77777777" w:rsidR="00A37FC3" w:rsidRDefault="00A37FC3">
      <w:pPr>
        <w:pStyle w:val="TOC2"/>
        <w:rPr>
          <w:ins w:id="568" w:author="Victor Cameo" w:date="2017-03-24T18:15:00Z"/>
          <w:rFonts w:asciiTheme="minorHAnsi" w:eastAsiaTheme="minorEastAsia" w:hAnsiTheme="minorHAnsi" w:cstheme="minorBidi"/>
          <w:b w:val="0"/>
          <w:bCs w:val="0"/>
          <w:sz w:val="24"/>
          <w:szCs w:val="24"/>
          <w:lang w:val="en-US" w:eastAsia="en-US"/>
        </w:rPr>
      </w:pPr>
      <w:ins w:id="569" w:author="Victor Cameo" w:date="2017-03-24T18:15:00Z">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_Toc478142723 \h </w:instrText>
        </w:r>
      </w:ins>
      <w:r>
        <w:fldChar w:fldCharType="separate"/>
      </w:r>
      <w:ins w:id="570" w:author="Victor Cameo" w:date="2017-03-24T18:15:00Z">
        <w:r>
          <w:t>51</w:t>
        </w:r>
        <w:r>
          <w:fldChar w:fldCharType="end"/>
        </w:r>
      </w:ins>
    </w:p>
    <w:p w14:paraId="18FB5B99" w14:textId="77777777" w:rsidR="00A37FC3" w:rsidRDefault="00A37FC3">
      <w:pPr>
        <w:pStyle w:val="TOC1"/>
        <w:tabs>
          <w:tab w:val="left" w:pos="442"/>
        </w:tabs>
        <w:rPr>
          <w:ins w:id="571" w:author="Victor Cameo" w:date="2017-03-24T18:15:00Z"/>
          <w:rFonts w:asciiTheme="minorHAnsi" w:eastAsiaTheme="minorEastAsia" w:hAnsiTheme="minorHAnsi" w:cstheme="minorBidi"/>
          <w:b w:val="0"/>
          <w:noProof/>
          <w:sz w:val="24"/>
          <w:lang w:val="en-US" w:eastAsia="en-US"/>
        </w:rPr>
      </w:pPr>
      <w:ins w:id="572" w:author="Victor Cameo" w:date="2017-03-24T18:15:00Z">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_Toc478142724 \h </w:instrText>
        </w:r>
        <w:r>
          <w:rPr>
            <w:noProof/>
          </w:rPr>
        </w:r>
      </w:ins>
      <w:r>
        <w:rPr>
          <w:noProof/>
        </w:rPr>
        <w:fldChar w:fldCharType="separate"/>
      </w:r>
      <w:ins w:id="573" w:author="Victor Cameo" w:date="2017-03-24T18:15:00Z">
        <w:r>
          <w:rPr>
            <w:noProof/>
          </w:rPr>
          <w:t>51</w:t>
        </w:r>
        <w:r>
          <w:rPr>
            <w:noProof/>
          </w:rPr>
          <w:fldChar w:fldCharType="end"/>
        </w:r>
      </w:ins>
    </w:p>
    <w:p w14:paraId="7CBCFFF4" w14:textId="77777777" w:rsidR="00DF49EA" w:rsidDel="00040B8E" w:rsidRDefault="00DF49EA">
      <w:pPr>
        <w:pStyle w:val="TOC1"/>
        <w:rPr>
          <w:del w:id="574" w:author="Victor Cameo" w:date="2017-03-24T17:42:00Z"/>
          <w:rFonts w:asciiTheme="minorHAnsi" w:eastAsiaTheme="minorEastAsia" w:hAnsiTheme="minorHAnsi" w:cstheme="minorBidi"/>
          <w:b w:val="0"/>
          <w:noProof/>
          <w:sz w:val="24"/>
          <w:lang w:val="en-US" w:eastAsia="en-US"/>
        </w:rPr>
      </w:pPr>
      <w:del w:id="575" w:author="Victor Cameo" w:date="2017-03-24T17:42:00Z">
        <w:r w:rsidDel="00040B8E">
          <w:rPr>
            <w:noProof/>
          </w:rPr>
          <w:delText>Project and Deliverable Information Sheet</w:delText>
        </w:r>
        <w:r w:rsidDel="00040B8E">
          <w:rPr>
            <w:noProof/>
          </w:rPr>
          <w:tab/>
          <w:delText>i</w:delText>
        </w:r>
      </w:del>
    </w:p>
    <w:p w14:paraId="79B41FE9" w14:textId="77777777" w:rsidR="00DF49EA" w:rsidDel="00040B8E" w:rsidRDefault="00DF49EA">
      <w:pPr>
        <w:pStyle w:val="TOC1"/>
        <w:rPr>
          <w:del w:id="576" w:author="Victor Cameo" w:date="2017-03-24T17:42:00Z"/>
          <w:rFonts w:asciiTheme="minorHAnsi" w:eastAsiaTheme="minorEastAsia" w:hAnsiTheme="minorHAnsi" w:cstheme="minorBidi"/>
          <w:b w:val="0"/>
          <w:noProof/>
          <w:sz w:val="24"/>
          <w:lang w:val="en-US" w:eastAsia="en-US"/>
        </w:rPr>
      </w:pPr>
      <w:del w:id="577" w:author="Victor Cameo" w:date="2017-03-24T17:42:00Z">
        <w:r w:rsidDel="00040B8E">
          <w:rPr>
            <w:noProof/>
          </w:rPr>
          <w:delText>Document Control Sheet</w:delText>
        </w:r>
        <w:r w:rsidDel="00040B8E">
          <w:rPr>
            <w:noProof/>
          </w:rPr>
          <w:tab/>
          <w:delText>i</w:delText>
        </w:r>
      </w:del>
    </w:p>
    <w:p w14:paraId="0E39199F" w14:textId="77777777" w:rsidR="00DF49EA" w:rsidDel="00040B8E" w:rsidRDefault="00DF49EA">
      <w:pPr>
        <w:pStyle w:val="TOC1"/>
        <w:rPr>
          <w:del w:id="578" w:author="Victor Cameo" w:date="2017-03-24T17:42:00Z"/>
          <w:rFonts w:asciiTheme="minorHAnsi" w:eastAsiaTheme="minorEastAsia" w:hAnsiTheme="minorHAnsi" w:cstheme="minorBidi"/>
          <w:b w:val="0"/>
          <w:noProof/>
          <w:sz w:val="24"/>
          <w:lang w:val="en-US" w:eastAsia="en-US"/>
        </w:rPr>
      </w:pPr>
      <w:del w:id="579" w:author="Victor Cameo" w:date="2017-03-24T17:42:00Z">
        <w:r w:rsidDel="00040B8E">
          <w:rPr>
            <w:noProof/>
          </w:rPr>
          <w:delText>Document Status Sheet</w:delText>
        </w:r>
        <w:r w:rsidDel="00040B8E">
          <w:rPr>
            <w:noProof/>
          </w:rPr>
          <w:tab/>
          <w:delText>ii</w:delText>
        </w:r>
      </w:del>
    </w:p>
    <w:p w14:paraId="3F98927F" w14:textId="77777777" w:rsidR="00DF49EA" w:rsidDel="00040B8E" w:rsidRDefault="00DF49EA">
      <w:pPr>
        <w:pStyle w:val="TOC1"/>
        <w:rPr>
          <w:del w:id="580" w:author="Victor Cameo" w:date="2017-03-24T17:42:00Z"/>
          <w:rFonts w:asciiTheme="minorHAnsi" w:eastAsiaTheme="minorEastAsia" w:hAnsiTheme="minorHAnsi" w:cstheme="minorBidi"/>
          <w:b w:val="0"/>
          <w:noProof/>
          <w:sz w:val="24"/>
          <w:lang w:val="en-US" w:eastAsia="en-US"/>
        </w:rPr>
      </w:pPr>
      <w:del w:id="581" w:author="Victor Cameo" w:date="2017-03-24T17:42:00Z">
        <w:r w:rsidDel="00040B8E">
          <w:rPr>
            <w:noProof/>
          </w:rPr>
          <w:delText>Document Keywords</w:delText>
        </w:r>
        <w:r w:rsidDel="00040B8E">
          <w:rPr>
            <w:noProof/>
          </w:rPr>
          <w:tab/>
          <w:delText>iii</w:delText>
        </w:r>
      </w:del>
    </w:p>
    <w:p w14:paraId="5B38F2A5" w14:textId="77777777" w:rsidR="00DF49EA" w:rsidDel="00040B8E" w:rsidRDefault="00DF49EA">
      <w:pPr>
        <w:pStyle w:val="TOC1"/>
        <w:rPr>
          <w:del w:id="582" w:author="Victor Cameo" w:date="2017-03-24T17:42:00Z"/>
          <w:rFonts w:asciiTheme="minorHAnsi" w:eastAsiaTheme="minorEastAsia" w:hAnsiTheme="minorHAnsi" w:cstheme="minorBidi"/>
          <w:b w:val="0"/>
          <w:noProof/>
          <w:sz w:val="24"/>
          <w:lang w:val="en-US" w:eastAsia="en-US"/>
        </w:rPr>
      </w:pPr>
      <w:del w:id="583" w:author="Victor Cameo" w:date="2017-03-24T17:42:00Z">
        <w:r w:rsidDel="00040B8E">
          <w:rPr>
            <w:noProof/>
          </w:rPr>
          <w:delText>Table of Contents</w:delText>
        </w:r>
        <w:r w:rsidDel="00040B8E">
          <w:rPr>
            <w:noProof/>
          </w:rPr>
          <w:tab/>
          <w:delText>iv</w:delText>
        </w:r>
      </w:del>
    </w:p>
    <w:p w14:paraId="32C17BFC" w14:textId="77777777" w:rsidR="00DF49EA" w:rsidDel="00040B8E" w:rsidRDefault="00DF49EA">
      <w:pPr>
        <w:pStyle w:val="TOC1"/>
        <w:rPr>
          <w:del w:id="584" w:author="Victor Cameo" w:date="2017-03-24T17:42:00Z"/>
          <w:rFonts w:asciiTheme="minorHAnsi" w:eastAsiaTheme="minorEastAsia" w:hAnsiTheme="minorHAnsi" w:cstheme="minorBidi"/>
          <w:b w:val="0"/>
          <w:noProof/>
          <w:sz w:val="24"/>
          <w:lang w:val="en-US" w:eastAsia="en-US"/>
        </w:rPr>
      </w:pPr>
      <w:del w:id="585" w:author="Victor Cameo" w:date="2017-03-24T17:42:00Z">
        <w:r w:rsidDel="00040B8E">
          <w:rPr>
            <w:noProof/>
          </w:rPr>
          <w:delText>List of Figures</w:delText>
        </w:r>
        <w:r w:rsidDel="00040B8E">
          <w:rPr>
            <w:noProof/>
          </w:rPr>
          <w:tab/>
          <w:delText>v</w:delText>
        </w:r>
      </w:del>
    </w:p>
    <w:p w14:paraId="43BE366F" w14:textId="77777777" w:rsidR="00DF49EA" w:rsidDel="00040B8E" w:rsidRDefault="00DF49EA">
      <w:pPr>
        <w:pStyle w:val="TOC1"/>
        <w:rPr>
          <w:del w:id="586" w:author="Victor Cameo" w:date="2017-03-24T17:42:00Z"/>
          <w:rFonts w:asciiTheme="minorHAnsi" w:eastAsiaTheme="minorEastAsia" w:hAnsiTheme="minorHAnsi" w:cstheme="minorBidi"/>
          <w:b w:val="0"/>
          <w:noProof/>
          <w:sz w:val="24"/>
          <w:lang w:val="en-US" w:eastAsia="en-US"/>
        </w:rPr>
      </w:pPr>
      <w:del w:id="587" w:author="Victor Cameo" w:date="2017-03-24T17:42:00Z">
        <w:r w:rsidDel="00040B8E">
          <w:rPr>
            <w:noProof/>
          </w:rPr>
          <w:delText>List of Tables</w:delText>
        </w:r>
        <w:r w:rsidDel="00040B8E">
          <w:rPr>
            <w:noProof/>
          </w:rPr>
          <w:tab/>
          <w:delText>vi</w:delText>
        </w:r>
      </w:del>
    </w:p>
    <w:p w14:paraId="733B0987" w14:textId="77777777" w:rsidR="00DF49EA" w:rsidDel="00040B8E" w:rsidRDefault="00DF49EA">
      <w:pPr>
        <w:pStyle w:val="TOC1"/>
        <w:rPr>
          <w:del w:id="588" w:author="Victor Cameo" w:date="2017-03-24T17:42:00Z"/>
          <w:rFonts w:asciiTheme="minorHAnsi" w:eastAsiaTheme="minorEastAsia" w:hAnsiTheme="minorHAnsi" w:cstheme="minorBidi"/>
          <w:b w:val="0"/>
          <w:noProof/>
          <w:sz w:val="24"/>
          <w:lang w:val="en-US" w:eastAsia="en-US"/>
        </w:rPr>
      </w:pPr>
      <w:del w:id="589" w:author="Victor Cameo" w:date="2017-03-24T17:42:00Z">
        <w:r w:rsidDel="00040B8E">
          <w:rPr>
            <w:noProof/>
          </w:rPr>
          <w:delText>References and Applicable Documents</w:delText>
        </w:r>
        <w:r w:rsidDel="00040B8E">
          <w:rPr>
            <w:noProof/>
          </w:rPr>
          <w:tab/>
          <w:delText>vi</w:delText>
        </w:r>
      </w:del>
    </w:p>
    <w:p w14:paraId="3AE96BA4" w14:textId="77777777" w:rsidR="00DF49EA" w:rsidDel="00040B8E" w:rsidRDefault="00DF49EA">
      <w:pPr>
        <w:pStyle w:val="TOC1"/>
        <w:rPr>
          <w:del w:id="590" w:author="Victor Cameo" w:date="2017-03-24T17:42:00Z"/>
          <w:rFonts w:asciiTheme="minorHAnsi" w:eastAsiaTheme="minorEastAsia" w:hAnsiTheme="minorHAnsi" w:cstheme="minorBidi"/>
          <w:b w:val="0"/>
          <w:noProof/>
          <w:sz w:val="24"/>
          <w:lang w:val="en-US" w:eastAsia="en-US"/>
        </w:rPr>
      </w:pPr>
      <w:del w:id="591" w:author="Victor Cameo" w:date="2017-03-24T17:42:00Z">
        <w:r w:rsidDel="00040B8E">
          <w:rPr>
            <w:noProof/>
          </w:rPr>
          <w:delText>List of Acronyms and Abbreviations</w:delText>
        </w:r>
        <w:r w:rsidDel="00040B8E">
          <w:rPr>
            <w:noProof/>
          </w:rPr>
          <w:tab/>
          <w:delText>vii</w:delText>
        </w:r>
      </w:del>
    </w:p>
    <w:p w14:paraId="27D34620" w14:textId="77777777" w:rsidR="00DF49EA" w:rsidDel="00040B8E" w:rsidRDefault="00DF49EA">
      <w:pPr>
        <w:pStyle w:val="TOC1"/>
        <w:rPr>
          <w:del w:id="592" w:author="Victor Cameo" w:date="2017-03-24T17:42:00Z"/>
          <w:rFonts w:asciiTheme="minorHAnsi" w:eastAsiaTheme="minorEastAsia" w:hAnsiTheme="minorHAnsi" w:cstheme="minorBidi"/>
          <w:b w:val="0"/>
          <w:noProof/>
          <w:sz w:val="24"/>
          <w:lang w:val="en-US" w:eastAsia="en-US"/>
        </w:rPr>
      </w:pPr>
      <w:del w:id="593" w:author="Victor Cameo" w:date="2017-03-24T17:42:00Z">
        <w:r w:rsidDel="00040B8E">
          <w:rPr>
            <w:noProof/>
          </w:rPr>
          <w:delText>List of Project Partner Acronyms</w:delText>
        </w:r>
        <w:r w:rsidDel="00040B8E">
          <w:rPr>
            <w:noProof/>
          </w:rPr>
          <w:tab/>
          <w:delText>ix</w:delText>
        </w:r>
      </w:del>
    </w:p>
    <w:p w14:paraId="6F360167" w14:textId="77777777" w:rsidR="00DF49EA" w:rsidDel="00040B8E" w:rsidRDefault="00DF49EA">
      <w:pPr>
        <w:pStyle w:val="TOC1"/>
        <w:rPr>
          <w:del w:id="594" w:author="Victor Cameo" w:date="2017-03-24T17:42:00Z"/>
          <w:rFonts w:asciiTheme="minorHAnsi" w:eastAsiaTheme="minorEastAsia" w:hAnsiTheme="minorHAnsi" w:cstheme="minorBidi"/>
          <w:b w:val="0"/>
          <w:noProof/>
          <w:sz w:val="24"/>
          <w:lang w:val="en-US" w:eastAsia="en-US"/>
        </w:rPr>
      </w:pPr>
      <w:del w:id="595" w:author="Victor Cameo" w:date="2017-03-24T17:42:00Z">
        <w:r w:rsidRPr="00B322F7" w:rsidDel="00040B8E">
          <w:rPr>
            <w:noProof/>
          </w:rPr>
          <w:delText>Executive Summary</w:delText>
        </w:r>
        <w:r w:rsidDel="00040B8E">
          <w:rPr>
            <w:noProof/>
          </w:rPr>
          <w:tab/>
          <w:delText>11</w:delText>
        </w:r>
      </w:del>
    </w:p>
    <w:p w14:paraId="05E0CD13" w14:textId="77777777" w:rsidR="00DF49EA" w:rsidDel="00040B8E" w:rsidRDefault="00DF49EA">
      <w:pPr>
        <w:pStyle w:val="TOC1"/>
        <w:tabs>
          <w:tab w:val="left" w:pos="442"/>
        </w:tabs>
        <w:rPr>
          <w:del w:id="596" w:author="Victor Cameo" w:date="2017-03-24T17:42:00Z"/>
          <w:rFonts w:asciiTheme="minorHAnsi" w:eastAsiaTheme="minorEastAsia" w:hAnsiTheme="minorHAnsi" w:cstheme="minorBidi"/>
          <w:b w:val="0"/>
          <w:noProof/>
          <w:sz w:val="24"/>
          <w:lang w:val="en-US" w:eastAsia="en-US"/>
        </w:rPr>
      </w:pPr>
      <w:del w:id="597" w:author="Victor Cameo" w:date="2017-03-24T17:42:00Z">
        <w:r w:rsidDel="00040B8E">
          <w:rPr>
            <w:noProof/>
          </w:rPr>
          <w:delText>1</w:delText>
        </w:r>
        <w:r w:rsidDel="00040B8E">
          <w:rPr>
            <w:rFonts w:asciiTheme="minorHAnsi" w:eastAsiaTheme="minorEastAsia" w:hAnsiTheme="minorHAnsi" w:cstheme="minorBidi"/>
            <w:b w:val="0"/>
            <w:noProof/>
            <w:sz w:val="24"/>
            <w:lang w:val="en-US" w:eastAsia="en-US"/>
          </w:rPr>
          <w:tab/>
        </w:r>
        <w:r w:rsidDel="00040B8E">
          <w:rPr>
            <w:noProof/>
          </w:rPr>
          <w:delText>Introduction</w:delText>
        </w:r>
        <w:r w:rsidDel="00040B8E">
          <w:rPr>
            <w:noProof/>
          </w:rPr>
          <w:tab/>
          <w:delText>11</w:delText>
        </w:r>
      </w:del>
    </w:p>
    <w:p w14:paraId="1C2800BC" w14:textId="77777777" w:rsidR="00DF49EA" w:rsidDel="00040B8E" w:rsidRDefault="00DF49EA">
      <w:pPr>
        <w:pStyle w:val="TOC1"/>
        <w:tabs>
          <w:tab w:val="left" w:pos="442"/>
        </w:tabs>
        <w:rPr>
          <w:del w:id="598" w:author="Victor Cameo" w:date="2017-03-24T17:42:00Z"/>
          <w:rFonts w:asciiTheme="minorHAnsi" w:eastAsiaTheme="minorEastAsia" w:hAnsiTheme="minorHAnsi" w:cstheme="minorBidi"/>
          <w:b w:val="0"/>
          <w:noProof/>
          <w:sz w:val="24"/>
          <w:lang w:val="en-US" w:eastAsia="en-US"/>
        </w:rPr>
      </w:pPr>
      <w:del w:id="599" w:author="Victor Cameo" w:date="2017-03-24T17:42:00Z">
        <w:r w:rsidDel="00040B8E">
          <w:rPr>
            <w:noProof/>
          </w:rPr>
          <w:delText>2</w:delText>
        </w:r>
        <w:r w:rsidDel="00040B8E">
          <w:rPr>
            <w:rFonts w:asciiTheme="minorHAnsi" w:eastAsiaTheme="minorEastAsia" w:hAnsiTheme="minorHAnsi" w:cstheme="minorBidi"/>
            <w:b w:val="0"/>
            <w:noProof/>
            <w:sz w:val="24"/>
            <w:lang w:val="en-US" w:eastAsia="en-US"/>
          </w:rPr>
          <w:tab/>
        </w:r>
        <w:r w:rsidDel="00040B8E">
          <w:rPr>
            <w:noProof/>
          </w:rPr>
          <w:delText>Targeted architectures</w:delText>
        </w:r>
        <w:r w:rsidDel="00040B8E">
          <w:rPr>
            <w:noProof/>
          </w:rPr>
          <w:tab/>
          <w:delText>11</w:delText>
        </w:r>
      </w:del>
    </w:p>
    <w:p w14:paraId="45B0F3EE" w14:textId="77777777" w:rsidR="00DF49EA" w:rsidDel="00040B8E" w:rsidRDefault="00DF49EA">
      <w:pPr>
        <w:pStyle w:val="TOC2"/>
        <w:rPr>
          <w:del w:id="600" w:author="Victor Cameo" w:date="2017-03-24T17:42:00Z"/>
          <w:rFonts w:asciiTheme="minorHAnsi" w:eastAsiaTheme="minorEastAsia" w:hAnsiTheme="minorHAnsi" w:cstheme="minorBidi"/>
          <w:b w:val="0"/>
          <w:bCs w:val="0"/>
          <w:sz w:val="24"/>
          <w:szCs w:val="24"/>
          <w:lang w:val="en-US" w:eastAsia="en-US"/>
        </w:rPr>
      </w:pPr>
      <w:del w:id="601" w:author="Victor Cameo" w:date="2017-03-24T17:42:00Z">
        <w:r w:rsidDel="00040B8E">
          <w:delText>2.1</w:delText>
        </w:r>
        <w:r w:rsidDel="00040B8E">
          <w:rPr>
            <w:rFonts w:asciiTheme="minorHAnsi" w:eastAsiaTheme="minorEastAsia" w:hAnsiTheme="minorHAnsi" w:cstheme="minorBidi"/>
            <w:b w:val="0"/>
            <w:bCs w:val="0"/>
            <w:sz w:val="24"/>
            <w:szCs w:val="24"/>
            <w:lang w:val="en-US" w:eastAsia="en-US"/>
          </w:rPr>
          <w:tab/>
        </w:r>
        <w:r w:rsidDel="00040B8E">
          <w:delText>Co-processor description</w:delText>
        </w:r>
        <w:r w:rsidDel="00040B8E">
          <w:tab/>
          <w:delText>11</w:delText>
        </w:r>
      </w:del>
    </w:p>
    <w:p w14:paraId="308ABDD0" w14:textId="77777777" w:rsidR="00DF49EA" w:rsidDel="00040B8E" w:rsidRDefault="00DF49EA">
      <w:pPr>
        <w:pStyle w:val="TOC2"/>
        <w:rPr>
          <w:del w:id="602" w:author="Victor Cameo" w:date="2017-03-24T17:42:00Z"/>
          <w:rFonts w:asciiTheme="minorHAnsi" w:eastAsiaTheme="minorEastAsia" w:hAnsiTheme="minorHAnsi" w:cstheme="minorBidi"/>
          <w:b w:val="0"/>
          <w:bCs w:val="0"/>
          <w:sz w:val="24"/>
          <w:szCs w:val="24"/>
          <w:lang w:val="en-US" w:eastAsia="en-US"/>
        </w:rPr>
      </w:pPr>
      <w:del w:id="603" w:author="Victor Cameo" w:date="2017-03-24T17:42:00Z">
        <w:r w:rsidDel="00040B8E">
          <w:delText>2.2</w:delText>
        </w:r>
        <w:r w:rsidDel="00040B8E">
          <w:rPr>
            <w:rFonts w:asciiTheme="minorHAnsi" w:eastAsiaTheme="minorEastAsia" w:hAnsiTheme="minorHAnsi" w:cstheme="minorBidi"/>
            <w:b w:val="0"/>
            <w:bCs w:val="0"/>
            <w:sz w:val="24"/>
            <w:szCs w:val="24"/>
            <w:lang w:val="en-US" w:eastAsia="en-US"/>
          </w:rPr>
          <w:tab/>
        </w:r>
        <w:r w:rsidDel="00040B8E">
          <w:delText>Systems description</w:delText>
        </w:r>
        <w:r w:rsidDel="00040B8E">
          <w:tab/>
          <w:delText>12</w:delText>
        </w:r>
      </w:del>
    </w:p>
    <w:p w14:paraId="55A0B1EC" w14:textId="77777777" w:rsidR="00DF49EA" w:rsidRPr="00040B8E" w:rsidDel="00040B8E" w:rsidRDefault="00DF49EA">
      <w:pPr>
        <w:pStyle w:val="TOC3"/>
        <w:rPr>
          <w:del w:id="604" w:author="Victor Cameo" w:date="2017-03-24T17:42:00Z"/>
          <w:rFonts w:asciiTheme="minorHAnsi" w:eastAsiaTheme="minorEastAsia" w:hAnsiTheme="minorHAnsi" w:cstheme="minorBidi"/>
          <w:i w:val="0"/>
          <w:noProof/>
          <w:sz w:val="24"/>
          <w:szCs w:val="24"/>
          <w:lang w:val="en-US" w:eastAsia="en-US"/>
        </w:rPr>
      </w:pPr>
      <w:del w:id="605" w:author="Victor Cameo" w:date="2017-03-24T17:42:00Z">
        <w:r w:rsidRPr="00040B8E" w:rsidDel="00040B8E">
          <w:rPr>
            <w:i w:val="0"/>
            <w:noProof/>
            <w:color w:val="000000"/>
            <w:lang w:val="en-US"/>
            <w:rPrChange w:id="606" w:author="Victor Cameo" w:date="2017-03-24T17:43:00Z">
              <w:rPr>
                <w:i w:val="0"/>
                <w:noProof/>
                <w:color w:val="000000"/>
              </w:rPr>
            </w:rPrChange>
          </w:rPr>
          <w:delText>2.2.1</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07" w:author="Victor Cameo" w:date="2017-03-24T17:43:00Z">
              <w:rPr>
                <w:noProof/>
              </w:rPr>
            </w:rPrChange>
          </w:rPr>
          <w:delText>Cartesius K40</w:delText>
        </w:r>
        <w:r w:rsidRPr="00040B8E" w:rsidDel="00040B8E">
          <w:rPr>
            <w:noProof/>
            <w:lang w:val="en-US"/>
            <w:rPrChange w:id="608" w:author="Victor Cameo" w:date="2017-03-24T17:43:00Z">
              <w:rPr>
                <w:noProof/>
              </w:rPr>
            </w:rPrChange>
          </w:rPr>
          <w:tab/>
          <w:delText>12</w:delText>
        </w:r>
      </w:del>
    </w:p>
    <w:p w14:paraId="10D69104" w14:textId="77777777" w:rsidR="00DF49EA" w:rsidRPr="00040B8E" w:rsidDel="00040B8E" w:rsidRDefault="00DF49EA">
      <w:pPr>
        <w:pStyle w:val="TOC3"/>
        <w:rPr>
          <w:del w:id="609" w:author="Victor Cameo" w:date="2017-03-24T17:42:00Z"/>
          <w:rFonts w:asciiTheme="minorHAnsi" w:eastAsiaTheme="minorEastAsia" w:hAnsiTheme="minorHAnsi" w:cstheme="minorBidi"/>
          <w:i w:val="0"/>
          <w:noProof/>
          <w:sz w:val="24"/>
          <w:szCs w:val="24"/>
          <w:lang w:val="en-US" w:eastAsia="en-US"/>
        </w:rPr>
      </w:pPr>
      <w:del w:id="610" w:author="Victor Cameo" w:date="2017-03-24T17:42:00Z">
        <w:r w:rsidRPr="00040B8E" w:rsidDel="00040B8E">
          <w:rPr>
            <w:i w:val="0"/>
            <w:noProof/>
            <w:color w:val="000000"/>
            <w:lang w:val="en-US"/>
            <w:rPrChange w:id="611" w:author="Victor Cameo" w:date="2017-03-24T17:43:00Z">
              <w:rPr>
                <w:i w:val="0"/>
                <w:noProof/>
                <w:color w:val="000000"/>
              </w:rPr>
            </w:rPrChange>
          </w:rPr>
          <w:delText>2.2.2</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12" w:author="Victor Cameo" w:date="2017-03-24T17:43:00Z">
              <w:rPr>
                <w:noProof/>
              </w:rPr>
            </w:rPrChange>
          </w:rPr>
          <w:delText>MareNostrum KNC</w:delText>
        </w:r>
        <w:r w:rsidRPr="00040B8E" w:rsidDel="00040B8E">
          <w:rPr>
            <w:noProof/>
            <w:lang w:val="en-US"/>
            <w:rPrChange w:id="613" w:author="Victor Cameo" w:date="2017-03-24T17:43:00Z">
              <w:rPr>
                <w:noProof/>
              </w:rPr>
            </w:rPrChange>
          </w:rPr>
          <w:tab/>
          <w:delText>13</w:delText>
        </w:r>
      </w:del>
    </w:p>
    <w:p w14:paraId="1285F79C" w14:textId="77777777" w:rsidR="00DF49EA" w:rsidRPr="00040B8E" w:rsidDel="00040B8E" w:rsidRDefault="00DF49EA">
      <w:pPr>
        <w:pStyle w:val="TOC3"/>
        <w:rPr>
          <w:del w:id="614" w:author="Victor Cameo" w:date="2017-03-24T17:42:00Z"/>
          <w:rFonts w:asciiTheme="minorHAnsi" w:eastAsiaTheme="minorEastAsia" w:hAnsiTheme="minorHAnsi" w:cstheme="minorBidi"/>
          <w:i w:val="0"/>
          <w:noProof/>
          <w:sz w:val="24"/>
          <w:szCs w:val="24"/>
          <w:lang w:val="en-US" w:eastAsia="en-US"/>
        </w:rPr>
      </w:pPr>
      <w:del w:id="615" w:author="Victor Cameo" w:date="2017-03-24T17:42:00Z">
        <w:r w:rsidRPr="00040B8E" w:rsidDel="00040B8E">
          <w:rPr>
            <w:i w:val="0"/>
            <w:noProof/>
            <w:color w:val="000000"/>
            <w:lang w:val="en-US"/>
            <w:rPrChange w:id="616" w:author="Victor Cameo" w:date="2017-03-24T17:43:00Z">
              <w:rPr>
                <w:i w:val="0"/>
                <w:noProof/>
                <w:color w:val="000000"/>
              </w:rPr>
            </w:rPrChange>
          </w:rPr>
          <w:delText>2.2.3</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17" w:author="Victor Cameo" w:date="2017-03-24T17:43:00Z">
              <w:rPr>
                <w:noProof/>
              </w:rPr>
            </w:rPrChange>
          </w:rPr>
          <w:delText>Ouessant P100</w:delText>
        </w:r>
        <w:r w:rsidRPr="00040B8E" w:rsidDel="00040B8E">
          <w:rPr>
            <w:noProof/>
            <w:lang w:val="en-US"/>
            <w:rPrChange w:id="618" w:author="Victor Cameo" w:date="2017-03-24T17:43:00Z">
              <w:rPr>
                <w:noProof/>
              </w:rPr>
            </w:rPrChange>
          </w:rPr>
          <w:tab/>
          <w:delText>13</w:delText>
        </w:r>
      </w:del>
    </w:p>
    <w:p w14:paraId="3878D525" w14:textId="77777777" w:rsidR="00DF49EA" w:rsidRPr="00040B8E" w:rsidDel="00040B8E" w:rsidRDefault="00DF49EA">
      <w:pPr>
        <w:pStyle w:val="TOC3"/>
        <w:rPr>
          <w:del w:id="619" w:author="Victor Cameo" w:date="2017-03-24T17:42:00Z"/>
          <w:rFonts w:asciiTheme="minorHAnsi" w:eastAsiaTheme="minorEastAsia" w:hAnsiTheme="minorHAnsi" w:cstheme="minorBidi"/>
          <w:i w:val="0"/>
          <w:noProof/>
          <w:sz w:val="24"/>
          <w:szCs w:val="24"/>
          <w:lang w:val="en-US" w:eastAsia="en-US"/>
        </w:rPr>
      </w:pPr>
      <w:del w:id="620" w:author="Victor Cameo" w:date="2017-03-24T17:42:00Z">
        <w:r w:rsidRPr="00040B8E" w:rsidDel="00040B8E">
          <w:rPr>
            <w:i w:val="0"/>
            <w:noProof/>
            <w:color w:val="000000"/>
            <w:lang w:val="en-US"/>
            <w:rPrChange w:id="621" w:author="Victor Cameo" w:date="2017-03-24T17:43:00Z">
              <w:rPr>
                <w:i w:val="0"/>
                <w:noProof/>
                <w:color w:val="000000"/>
              </w:rPr>
            </w:rPrChange>
          </w:rPr>
          <w:delText>2.2.4</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22" w:author="Victor Cameo" w:date="2017-03-24T17:43:00Z">
              <w:rPr>
                <w:noProof/>
              </w:rPr>
            </w:rPrChange>
          </w:rPr>
          <w:delText>Frioul KNL</w:delText>
        </w:r>
        <w:r w:rsidRPr="00040B8E" w:rsidDel="00040B8E">
          <w:rPr>
            <w:noProof/>
            <w:lang w:val="en-US"/>
            <w:rPrChange w:id="623" w:author="Victor Cameo" w:date="2017-03-24T17:43:00Z">
              <w:rPr>
                <w:noProof/>
              </w:rPr>
            </w:rPrChange>
          </w:rPr>
          <w:tab/>
          <w:delText>13</w:delText>
        </w:r>
      </w:del>
    </w:p>
    <w:p w14:paraId="0E95AC22" w14:textId="77777777" w:rsidR="00DF49EA" w:rsidRPr="00040B8E" w:rsidDel="00040B8E" w:rsidRDefault="00DF49EA">
      <w:pPr>
        <w:pStyle w:val="TOC1"/>
        <w:tabs>
          <w:tab w:val="left" w:pos="442"/>
        </w:tabs>
        <w:rPr>
          <w:del w:id="624" w:author="Victor Cameo" w:date="2017-03-24T17:42:00Z"/>
          <w:rFonts w:asciiTheme="minorHAnsi" w:eastAsiaTheme="minorEastAsia" w:hAnsiTheme="minorHAnsi" w:cstheme="minorBidi"/>
          <w:b w:val="0"/>
          <w:noProof/>
          <w:sz w:val="24"/>
          <w:lang w:val="en-US" w:eastAsia="en-US"/>
        </w:rPr>
      </w:pPr>
      <w:del w:id="625" w:author="Victor Cameo" w:date="2017-03-24T17:42:00Z">
        <w:r w:rsidRPr="00040B8E" w:rsidDel="00040B8E">
          <w:rPr>
            <w:noProof/>
            <w:lang w:val="en-US"/>
            <w:rPrChange w:id="626" w:author="Victor Cameo" w:date="2017-03-24T17:43:00Z">
              <w:rPr>
                <w:noProof/>
              </w:rPr>
            </w:rPrChange>
          </w:rPr>
          <w:delText>3</w:delText>
        </w:r>
        <w:r w:rsidRPr="00040B8E" w:rsidDel="00040B8E">
          <w:rPr>
            <w:rFonts w:asciiTheme="minorHAnsi" w:eastAsiaTheme="minorEastAsia" w:hAnsiTheme="minorHAnsi" w:cstheme="minorBidi"/>
            <w:b w:val="0"/>
            <w:noProof/>
            <w:sz w:val="24"/>
            <w:lang w:val="en-US" w:eastAsia="en-US"/>
          </w:rPr>
          <w:tab/>
        </w:r>
        <w:r w:rsidRPr="00040B8E" w:rsidDel="00040B8E">
          <w:rPr>
            <w:noProof/>
            <w:lang w:val="en-US"/>
            <w:rPrChange w:id="627" w:author="Victor Cameo" w:date="2017-03-24T17:43:00Z">
              <w:rPr>
                <w:noProof/>
              </w:rPr>
            </w:rPrChange>
          </w:rPr>
          <w:delText>Benchmark suite description</w:delText>
        </w:r>
        <w:r w:rsidRPr="00040B8E" w:rsidDel="00040B8E">
          <w:rPr>
            <w:noProof/>
            <w:lang w:val="en-US"/>
            <w:rPrChange w:id="628" w:author="Victor Cameo" w:date="2017-03-24T17:43:00Z">
              <w:rPr>
                <w:noProof/>
              </w:rPr>
            </w:rPrChange>
          </w:rPr>
          <w:tab/>
          <w:delText>14</w:delText>
        </w:r>
      </w:del>
    </w:p>
    <w:p w14:paraId="1EF956F7" w14:textId="04B4857A" w:rsidR="00DF49EA" w:rsidRPr="00EB53FC" w:rsidDel="00040B8E" w:rsidRDefault="00DF49EA">
      <w:pPr>
        <w:pStyle w:val="TOC2"/>
        <w:rPr>
          <w:del w:id="629" w:author="Victor Cameo" w:date="2017-03-24T17:42:00Z"/>
          <w:rFonts w:asciiTheme="minorHAnsi" w:eastAsiaTheme="minorEastAsia" w:hAnsiTheme="minorHAnsi" w:cstheme="minorBidi"/>
          <w:b w:val="0"/>
          <w:bCs w:val="0"/>
          <w:sz w:val="24"/>
          <w:szCs w:val="24"/>
          <w:lang w:val="en-US" w:eastAsia="en-US"/>
        </w:rPr>
      </w:pPr>
      <w:del w:id="630" w:author="Victor Cameo" w:date="2017-03-24T17:42:00Z">
        <w:r w:rsidRPr="00040B8E" w:rsidDel="00040B8E">
          <w:rPr>
            <w:lang w:val="en-US"/>
            <w:rPrChange w:id="631" w:author="Victor Cameo" w:date="2017-03-24T17:43:00Z">
              <w:rPr/>
            </w:rPrChange>
          </w:rPr>
          <w:delText>3.1</w:delText>
        </w:r>
        <w:r w:rsidRPr="00EB53FC" w:rsidDel="00040B8E">
          <w:rPr>
            <w:rFonts w:asciiTheme="minorHAnsi" w:eastAsiaTheme="minorEastAsia" w:hAnsiTheme="minorHAnsi" w:cstheme="minorBidi"/>
            <w:b w:val="0"/>
            <w:bCs w:val="0"/>
            <w:sz w:val="24"/>
            <w:szCs w:val="24"/>
            <w:lang w:val="en-US" w:eastAsia="en-US"/>
          </w:rPr>
          <w:tab/>
        </w:r>
        <w:r w:rsidR="00040B8E" w:rsidRPr="00040B8E" w:rsidDel="00040B8E">
          <w:rPr>
            <w:lang w:val="en-US"/>
            <w:rPrChange w:id="632" w:author="Victor Cameo" w:date="2017-03-24T17:43:00Z">
              <w:rPr>
                <w:lang w:val="fr-FR"/>
              </w:rPr>
            </w:rPrChange>
          </w:rPr>
          <w:delText>Alya</w:delText>
        </w:r>
        <w:r w:rsidRPr="00040B8E" w:rsidDel="00040B8E">
          <w:rPr>
            <w:lang w:val="en-US"/>
            <w:rPrChange w:id="633" w:author="Victor Cameo" w:date="2017-03-24T17:43:00Z">
              <w:rPr/>
            </w:rPrChange>
          </w:rPr>
          <w:tab/>
          <w:delText>14</w:delText>
        </w:r>
      </w:del>
    </w:p>
    <w:p w14:paraId="5E8A0790" w14:textId="77777777" w:rsidR="00DF49EA" w:rsidRPr="00040B8E" w:rsidDel="00040B8E" w:rsidRDefault="00DF49EA">
      <w:pPr>
        <w:pStyle w:val="TOC3"/>
        <w:rPr>
          <w:del w:id="634" w:author="Victor Cameo" w:date="2017-03-24T17:42:00Z"/>
          <w:rFonts w:asciiTheme="minorHAnsi" w:eastAsiaTheme="minorEastAsia" w:hAnsiTheme="minorHAnsi" w:cstheme="minorBidi"/>
          <w:i w:val="0"/>
          <w:noProof/>
          <w:sz w:val="24"/>
          <w:szCs w:val="24"/>
          <w:lang w:val="en-US" w:eastAsia="en-US"/>
        </w:rPr>
      </w:pPr>
      <w:del w:id="635" w:author="Victor Cameo" w:date="2017-03-24T17:42:00Z">
        <w:r w:rsidRPr="00040B8E" w:rsidDel="00040B8E">
          <w:rPr>
            <w:i w:val="0"/>
            <w:noProof/>
            <w:color w:val="000000"/>
            <w:lang w:val="en-US"/>
            <w:rPrChange w:id="636" w:author="Victor Cameo" w:date="2017-03-24T17:43:00Z">
              <w:rPr>
                <w:i w:val="0"/>
                <w:noProof/>
                <w:color w:val="000000"/>
              </w:rPr>
            </w:rPrChange>
          </w:rPr>
          <w:delText>3.1.1</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37" w:author="Victor Cameo" w:date="2017-03-24T17:43:00Z">
              <w:rPr>
                <w:noProof/>
              </w:rPr>
            </w:rPrChange>
          </w:rPr>
          <w:delText>Code description</w:delText>
        </w:r>
        <w:r w:rsidRPr="00040B8E" w:rsidDel="00040B8E">
          <w:rPr>
            <w:noProof/>
            <w:lang w:val="en-US"/>
            <w:rPrChange w:id="638" w:author="Victor Cameo" w:date="2017-03-24T17:43:00Z">
              <w:rPr>
                <w:noProof/>
              </w:rPr>
            </w:rPrChange>
          </w:rPr>
          <w:tab/>
          <w:delText>14</w:delText>
        </w:r>
      </w:del>
    </w:p>
    <w:p w14:paraId="7051043D" w14:textId="77777777" w:rsidR="00DF49EA" w:rsidRPr="00040B8E" w:rsidDel="00040B8E" w:rsidRDefault="00DF49EA">
      <w:pPr>
        <w:pStyle w:val="TOC3"/>
        <w:rPr>
          <w:del w:id="639" w:author="Victor Cameo" w:date="2017-03-24T17:42:00Z"/>
          <w:rFonts w:asciiTheme="minorHAnsi" w:eastAsiaTheme="minorEastAsia" w:hAnsiTheme="minorHAnsi" w:cstheme="minorBidi"/>
          <w:i w:val="0"/>
          <w:noProof/>
          <w:sz w:val="24"/>
          <w:szCs w:val="24"/>
          <w:lang w:val="en-US" w:eastAsia="en-US"/>
        </w:rPr>
      </w:pPr>
      <w:del w:id="640" w:author="Victor Cameo" w:date="2017-03-24T17:42:00Z">
        <w:r w:rsidRPr="00040B8E" w:rsidDel="00040B8E">
          <w:rPr>
            <w:i w:val="0"/>
            <w:noProof/>
            <w:color w:val="000000"/>
            <w:lang w:val="en-US"/>
            <w:rPrChange w:id="641" w:author="Victor Cameo" w:date="2017-03-24T17:43:00Z">
              <w:rPr>
                <w:i w:val="0"/>
                <w:noProof/>
                <w:color w:val="000000"/>
              </w:rPr>
            </w:rPrChange>
          </w:rPr>
          <w:delText>3.1.2</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42" w:author="Victor Cameo" w:date="2017-03-24T17:43:00Z">
              <w:rPr>
                <w:noProof/>
              </w:rPr>
            </w:rPrChange>
          </w:rPr>
          <w:delText>Test cases description</w:delText>
        </w:r>
        <w:r w:rsidRPr="00040B8E" w:rsidDel="00040B8E">
          <w:rPr>
            <w:noProof/>
            <w:lang w:val="en-US"/>
            <w:rPrChange w:id="643" w:author="Victor Cameo" w:date="2017-03-24T17:43:00Z">
              <w:rPr>
                <w:noProof/>
              </w:rPr>
            </w:rPrChange>
          </w:rPr>
          <w:tab/>
          <w:delText>14</w:delText>
        </w:r>
      </w:del>
    </w:p>
    <w:p w14:paraId="6F1C8BB2" w14:textId="77777777" w:rsidR="00DF49EA" w:rsidRPr="00EB53FC" w:rsidDel="00040B8E" w:rsidRDefault="00DF49EA">
      <w:pPr>
        <w:pStyle w:val="TOC2"/>
        <w:rPr>
          <w:del w:id="644" w:author="Victor Cameo" w:date="2017-03-24T17:42:00Z"/>
          <w:rFonts w:asciiTheme="minorHAnsi" w:eastAsiaTheme="minorEastAsia" w:hAnsiTheme="minorHAnsi" w:cstheme="minorBidi"/>
          <w:b w:val="0"/>
          <w:bCs w:val="0"/>
          <w:sz w:val="24"/>
          <w:szCs w:val="24"/>
          <w:lang w:val="en-US" w:eastAsia="en-US"/>
        </w:rPr>
      </w:pPr>
      <w:del w:id="645" w:author="Victor Cameo" w:date="2017-03-24T17:42:00Z">
        <w:r w:rsidRPr="00040B8E" w:rsidDel="00040B8E">
          <w:rPr>
            <w:lang w:val="en-US"/>
            <w:rPrChange w:id="646" w:author="Victor Cameo" w:date="2017-03-24T17:43:00Z">
              <w:rPr/>
            </w:rPrChange>
          </w:rPr>
          <w:delText>3.2</w:delText>
        </w:r>
        <w:r w:rsidRPr="00EB53FC" w:rsidDel="00040B8E">
          <w:rPr>
            <w:rFonts w:asciiTheme="minorHAnsi" w:eastAsiaTheme="minorEastAsia" w:hAnsiTheme="minorHAnsi" w:cstheme="minorBidi"/>
            <w:b w:val="0"/>
            <w:bCs w:val="0"/>
            <w:sz w:val="24"/>
            <w:szCs w:val="24"/>
            <w:lang w:val="en-US" w:eastAsia="en-US"/>
          </w:rPr>
          <w:tab/>
        </w:r>
        <w:r w:rsidRPr="00040B8E" w:rsidDel="00040B8E">
          <w:rPr>
            <w:lang w:val="en-US"/>
            <w:rPrChange w:id="647" w:author="Victor Cameo" w:date="2017-03-24T17:43:00Z">
              <w:rPr/>
            </w:rPrChange>
          </w:rPr>
          <w:delText>Code_Saturne</w:delText>
        </w:r>
        <w:r w:rsidRPr="00040B8E" w:rsidDel="00040B8E">
          <w:rPr>
            <w:lang w:val="en-US"/>
            <w:rPrChange w:id="648" w:author="Victor Cameo" w:date="2017-03-24T17:43:00Z">
              <w:rPr/>
            </w:rPrChange>
          </w:rPr>
          <w:tab/>
          <w:delText>15</w:delText>
        </w:r>
      </w:del>
    </w:p>
    <w:p w14:paraId="35282F77" w14:textId="77777777" w:rsidR="00DF49EA" w:rsidRPr="00040B8E" w:rsidDel="00040B8E" w:rsidRDefault="00DF49EA">
      <w:pPr>
        <w:pStyle w:val="TOC3"/>
        <w:rPr>
          <w:del w:id="649" w:author="Victor Cameo" w:date="2017-03-24T17:42:00Z"/>
          <w:rFonts w:asciiTheme="minorHAnsi" w:eastAsiaTheme="minorEastAsia" w:hAnsiTheme="minorHAnsi" w:cstheme="minorBidi"/>
          <w:i w:val="0"/>
          <w:noProof/>
          <w:sz w:val="24"/>
          <w:szCs w:val="24"/>
          <w:lang w:val="en-US" w:eastAsia="en-US"/>
        </w:rPr>
      </w:pPr>
      <w:del w:id="650" w:author="Victor Cameo" w:date="2017-03-24T17:42:00Z">
        <w:r w:rsidRPr="00EB53FC"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51" w:author="Victor Cameo" w:date="2017-03-24T17:43:00Z">
              <w:rPr>
                <w:noProof/>
              </w:rPr>
            </w:rPrChange>
          </w:rPr>
          <w:delText>Code description</w:delText>
        </w:r>
        <w:r w:rsidRPr="00040B8E" w:rsidDel="00040B8E">
          <w:rPr>
            <w:noProof/>
            <w:lang w:val="en-US"/>
            <w:rPrChange w:id="652" w:author="Victor Cameo" w:date="2017-03-24T17:43:00Z">
              <w:rPr>
                <w:noProof/>
              </w:rPr>
            </w:rPrChange>
          </w:rPr>
          <w:tab/>
          <w:delText>15</w:delText>
        </w:r>
      </w:del>
    </w:p>
    <w:p w14:paraId="61B1AF30" w14:textId="77777777" w:rsidR="00DF49EA" w:rsidRPr="00040B8E" w:rsidDel="00040B8E" w:rsidRDefault="00DF49EA">
      <w:pPr>
        <w:pStyle w:val="TOC3"/>
        <w:rPr>
          <w:del w:id="653" w:author="Victor Cameo" w:date="2017-03-24T17:42:00Z"/>
          <w:rFonts w:asciiTheme="minorHAnsi" w:eastAsiaTheme="minorEastAsia" w:hAnsiTheme="minorHAnsi" w:cstheme="minorBidi"/>
          <w:i w:val="0"/>
          <w:noProof/>
          <w:sz w:val="24"/>
          <w:szCs w:val="24"/>
          <w:lang w:val="en-US" w:eastAsia="en-US"/>
        </w:rPr>
      </w:pPr>
      <w:del w:id="654" w:author="Victor Cameo" w:date="2017-03-24T17:42:00Z">
        <w:r w:rsidRPr="00040B8E" w:rsidDel="00040B8E">
          <w:rPr>
            <w:i w:val="0"/>
            <w:noProof/>
            <w:color w:val="000000"/>
            <w:lang w:val="en-US"/>
            <w:rPrChange w:id="655" w:author="Victor Cameo" w:date="2017-03-24T17:43:00Z">
              <w:rPr>
                <w:i w:val="0"/>
                <w:noProof/>
                <w:color w:val="000000"/>
              </w:rPr>
            </w:rPrChange>
          </w:rPr>
          <w:delText>3.2.1</w:delText>
        </w:r>
        <w:r w:rsidRPr="00040B8E" w:rsidDel="00040B8E">
          <w:rPr>
            <w:noProof/>
            <w:lang w:val="en-US"/>
            <w:rPrChange w:id="656" w:author="Victor Cameo" w:date="2017-03-24T17:43:00Z">
              <w:rPr>
                <w:noProof/>
              </w:rPr>
            </w:rPrChange>
          </w:rPr>
          <w:tab/>
          <w:delText>15</w:delText>
        </w:r>
      </w:del>
    </w:p>
    <w:p w14:paraId="789A9ECC" w14:textId="77777777" w:rsidR="00DF49EA" w:rsidRPr="00040B8E" w:rsidDel="00040B8E" w:rsidRDefault="00DF49EA">
      <w:pPr>
        <w:pStyle w:val="TOC3"/>
        <w:rPr>
          <w:del w:id="657" w:author="Victor Cameo" w:date="2017-03-24T17:42:00Z"/>
          <w:rFonts w:asciiTheme="minorHAnsi" w:eastAsiaTheme="minorEastAsia" w:hAnsiTheme="minorHAnsi" w:cstheme="minorBidi"/>
          <w:i w:val="0"/>
          <w:noProof/>
          <w:sz w:val="24"/>
          <w:szCs w:val="24"/>
          <w:lang w:val="en-US" w:eastAsia="en-US"/>
        </w:rPr>
      </w:pPr>
      <w:del w:id="658" w:author="Victor Cameo" w:date="2017-03-24T17:42:00Z">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59" w:author="Victor Cameo" w:date="2017-03-24T17:43:00Z">
              <w:rPr>
                <w:noProof/>
              </w:rPr>
            </w:rPrChange>
          </w:rPr>
          <w:delText>Test cases description</w:delText>
        </w:r>
        <w:r w:rsidRPr="00040B8E" w:rsidDel="00040B8E">
          <w:rPr>
            <w:noProof/>
            <w:lang w:val="en-US"/>
            <w:rPrChange w:id="660" w:author="Victor Cameo" w:date="2017-03-24T17:43:00Z">
              <w:rPr>
                <w:noProof/>
              </w:rPr>
            </w:rPrChange>
          </w:rPr>
          <w:tab/>
          <w:delText>15</w:delText>
        </w:r>
      </w:del>
    </w:p>
    <w:p w14:paraId="5ECAFA8F" w14:textId="77777777" w:rsidR="00DF49EA" w:rsidRPr="00040B8E" w:rsidDel="00040B8E" w:rsidRDefault="00DF49EA">
      <w:pPr>
        <w:pStyle w:val="TOC3"/>
        <w:rPr>
          <w:del w:id="661" w:author="Victor Cameo" w:date="2017-03-24T17:42:00Z"/>
          <w:rFonts w:asciiTheme="minorHAnsi" w:eastAsiaTheme="minorEastAsia" w:hAnsiTheme="minorHAnsi" w:cstheme="minorBidi"/>
          <w:i w:val="0"/>
          <w:noProof/>
          <w:sz w:val="24"/>
          <w:szCs w:val="24"/>
          <w:lang w:val="en-US" w:eastAsia="en-US"/>
        </w:rPr>
      </w:pPr>
      <w:del w:id="662" w:author="Victor Cameo" w:date="2017-03-24T17:42:00Z">
        <w:r w:rsidRPr="00040B8E" w:rsidDel="00040B8E">
          <w:rPr>
            <w:i w:val="0"/>
            <w:noProof/>
            <w:color w:val="000000"/>
            <w:lang w:val="en-US"/>
            <w:rPrChange w:id="663" w:author="Victor Cameo" w:date="2017-03-24T17:43:00Z">
              <w:rPr>
                <w:i w:val="0"/>
                <w:noProof/>
                <w:color w:val="000000"/>
              </w:rPr>
            </w:rPrChange>
          </w:rPr>
          <w:delText>3.2.2</w:delText>
        </w:r>
        <w:r w:rsidRPr="00040B8E" w:rsidDel="00040B8E">
          <w:rPr>
            <w:noProof/>
            <w:lang w:val="en-US"/>
            <w:rPrChange w:id="664" w:author="Victor Cameo" w:date="2017-03-24T17:43:00Z">
              <w:rPr>
                <w:noProof/>
              </w:rPr>
            </w:rPrChange>
          </w:rPr>
          <w:tab/>
          <w:delText>15</w:delText>
        </w:r>
      </w:del>
    </w:p>
    <w:p w14:paraId="2BFB22EE" w14:textId="77777777" w:rsidR="00DF49EA" w:rsidRPr="00EB53FC" w:rsidDel="00040B8E" w:rsidRDefault="00DF49EA">
      <w:pPr>
        <w:pStyle w:val="TOC2"/>
        <w:rPr>
          <w:del w:id="665" w:author="Victor Cameo" w:date="2017-03-24T17:42:00Z"/>
          <w:rFonts w:asciiTheme="minorHAnsi" w:eastAsiaTheme="minorEastAsia" w:hAnsiTheme="minorHAnsi" w:cstheme="minorBidi"/>
          <w:b w:val="0"/>
          <w:bCs w:val="0"/>
          <w:sz w:val="24"/>
          <w:szCs w:val="24"/>
          <w:lang w:val="en-US" w:eastAsia="en-US"/>
        </w:rPr>
      </w:pPr>
      <w:del w:id="666" w:author="Victor Cameo" w:date="2017-03-24T17:42:00Z">
        <w:r w:rsidRPr="00040B8E" w:rsidDel="00040B8E">
          <w:rPr>
            <w:lang w:val="en-US"/>
            <w:rPrChange w:id="667" w:author="Victor Cameo" w:date="2017-03-24T17:43:00Z">
              <w:rPr/>
            </w:rPrChange>
          </w:rPr>
          <w:delText>3.3</w:delText>
        </w:r>
        <w:r w:rsidRPr="00EB53FC" w:rsidDel="00040B8E">
          <w:rPr>
            <w:rFonts w:asciiTheme="minorHAnsi" w:eastAsiaTheme="minorEastAsia" w:hAnsiTheme="minorHAnsi" w:cstheme="minorBidi"/>
            <w:b w:val="0"/>
            <w:bCs w:val="0"/>
            <w:sz w:val="24"/>
            <w:szCs w:val="24"/>
            <w:lang w:val="en-US" w:eastAsia="en-US"/>
          </w:rPr>
          <w:tab/>
        </w:r>
        <w:r w:rsidRPr="00040B8E" w:rsidDel="00040B8E">
          <w:rPr>
            <w:lang w:val="en-US"/>
            <w:rPrChange w:id="668" w:author="Victor Cameo" w:date="2017-03-24T17:43:00Z">
              <w:rPr/>
            </w:rPrChange>
          </w:rPr>
          <w:delText>CP2K</w:delText>
        </w:r>
        <w:r w:rsidRPr="00040B8E" w:rsidDel="00040B8E">
          <w:rPr>
            <w:lang w:val="en-US"/>
            <w:rPrChange w:id="669" w:author="Victor Cameo" w:date="2017-03-24T17:43:00Z">
              <w:rPr/>
            </w:rPrChange>
          </w:rPr>
          <w:tab/>
          <w:delText>16</w:delText>
        </w:r>
      </w:del>
    </w:p>
    <w:p w14:paraId="5C77DC47" w14:textId="77777777" w:rsidR="00DF49EA" w:rsidRPr="00040B8E" w:rsidDel="00040B8E" w:rsidRDefault="00DF49EA">
      <w:pPr>
        <w:pStyle w:val="TOC3"/>
        <w:rPr>
          <w:del w:id="670" w:author="Victor Cameo" w:date="2017-03-24T17:42:00Z"/>
          <w:rFonts w:asciiTheme="minorHAnsi" w:eastAsiaTheme="minorEastAsia" w:hAnsiTheme="minorHAnsi" w:cstheme="minorBidi"/>
          <w:i w:val="0"/>
          <w:noProof/>
          <w:sz w:val="24"/>
          <w:szCs w:val="24"/>
          <w:lang w:val="en-US" w:eastAsia="en-US"/>
        </w:rPr>
      </w:pPr>
      <w:del w:id="671" w:author="Victor Cameo" w:date="2017-03-24T17:42:00Z">
        <w:r w:rsidRPr="00040B8E" w:rsidDel="00040B8E">
          <w:rPr>
            <w:i w:val="0"/>
            <w:noProof/>
            <w:color w:val="000000"/>
            <w:lang w:val="en-US"/>
            <w:rPrChange w:id="672" w:author="Victor Cameo" w:date="2017-03-24T17:43:00Z">
              <w:rPr>
                <w:i w:val="0"/>
                <w:noProof/>
                <w:color w:val="000000"/>
              </w:rPr>
            </w:rPrChange>
          </w:rPr>
          <w:delText>3.3.1</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73" w:author="Victor Cameo" w:date="2017-03-24T17:43:00Z">
              <w:rPr>
                <w:noProof/>
              </w:rPr>
            </w:rPrChange>
          </w:rPr>
          <w:delText>Code description</w:delText>
        </w:r>
        <w:r w:rsidRPr="00040B8E" w:rsidDel="00040B8E">
          <w:rPr>
            <w:noProof/>
            <w:lang w:val="en-US"/>
            <w:rPrChange w:id="674" w:author="Victor Cameo" w:date="2017-03-24T17:43:00Z">
              <w:rPr>
                <w:noProof/>
              </w:rPr>
            </w:rPrChange>
          </w:rPr>
          <w:tab/>
          <w:delText>16</w:delText>
        </w:r>
      </w:del>
    </w:p>
    <w:p w14:paraId="7D4A6522" w14:textId="77777777" w:rsidR="00DF49EA" w:rsidRPr="00040B8E" w:rsidDel="00040B8E" w:rsidRDefault="00DF49EA">
      <w:pPr>
        <w:pStyle w:val="TOC3"/>
        <w:rPr>
          <w:del w:id="675" w:author="Victor Cameo" w:date="2017-03-24T17:42:00Z"/>
          <w:rFonts w:asciiTheme="minorHAnsi" w:eastAsiaTheme="minorEastAsia" w:hAnsiTheme="minorHAnsi" w:cstheme="minorBidi"/>
          <w:i w:val="0"/>
          <w:noProof/>
          <w:sz w:val="24"/>
          <w:szCs w:val="24"/>
          <w:lang w:val="en-US" w:eastAsia="en-US"/>
        </w:rPr>
      </w:pPr>
      <w:del w:id="676" w:author="Victor Cameo" w:date="2017-03-24T17:42:00Z">
        <w:r w:rsidRPr="00040B8E" w:rsidDel="00040B8E">
          <w:rPr>
            <w:i w:val="0"/>
            <w:noProof/>
            <w:color w:val="000000"/>
            <w:lang w:val="en-US"/>
            <w:rPrChange w:id="677" w:author="Victor Cameo" w:date="2017-03-24T17:43:00Z">
              <w:rPr>
                <w:i w:val="0"/>
                <w:noProof/>
                <w:color w:val="000000"/>
              </w:rPr>
            </w:rPrChange>
          </w:rPr>
          <w:delText>3.3.2</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78" w:author="Victor Cameo" w:date="2017-03-24T17:43:00Z">
              <w:rPr>
                <w:noProof/>
              </w:rPr>
            </w:rPrChange>
          </w:rPr>
          <w:delText>Test cases description</w:delText>
        </w:r>
        <w:r w:rsidRPr="00040B8E" w:rsidDel="00040B8E">
          <w:rPr>
            <w:noProof/>
            <w:lang w:val="en-US"/>
            <w:rPrChange w:id="679" w:author="Victor Cameo" w:date="2017-03-24T17:43:00Z">
              <w:rPr>
                <w:noProof/>
              </w:rPr>
            </w:rPrChange>
          </w:rPr>
          <w:tab/>
          <w:delText>16</w:delText>
        </w:r>
      </w:del>
    </w:p>
    <w:p w14:paraId="2A16C549" w14:textId="77777777" w:rsidR="00DF49EA" w:rsidRPr="00EB53FC" w:rsidDel="00040B8E" w:rsidRDefault="00DF49EA">
      <w:pPr>
        <w:pStyle w:val="TOC2"/>
        <w:rPr>
          <w:del w:id="680" w:author="Victor Cameo" w:date="2017-03-24T17:42:00Z"/>
          <w:rFonts w:asciiTheme="minorHAnsi" w:eastAsiaTheme="minorEastAsia" w:hAnsiTheme="minorHAnsi" w:cstheme="minorBidi"/>
          <w:b w:val="0"/>
          <w:bCs w:val="0"/>
          <w:sz w:val="24"/>
          <w:szCs w:val="24"/>
          <w:lang w:val="en-US" w:eastAsia="en-US"/>
        </w:rPr>
      </w:pPr>
      <w:del w:id="681" w:author="Victor Cameo" w:date="2017-03-24T17:42:00Z">
        <w:r w:rsidRPr="00040B8E" w:rsidDel="00040B8E">
          <w:rPr>
            <w:lang w:val="en-US"/>
            <w:rPrChange w:id="682" w:author="Victor Cameo" w:date="2017-03-24T17:43:00Z">
              <w:rPr/>
            </w:rPrChange>
          </w:rPr>
          <w:delText>3.4</w:delText>
        </w:r>
        <w:r w:rsidRPr="00EB53FC" w:rsidDel="00040B8E">
          <w:rPr>
            <w:rFonts w:asciiTheme="minorHAnsi" w:eastAsiaTheme="minorEastAsia" w:hAnsiTheme="minorHAnsi" w:cstheme="minorBidi"/>
            <w:b w:val="0"/>
            <w:bCs w:val="0"/>
            <w:sz w:val="24"/>
            <w:szCs w:val="24"/>
            <w:lang w:val="en-US" w:eastAsia="en-US"/>
          </w:rPr>
          <w:tab/>
        </w:r>
        <w:r w:rsidRPr="00040B8E" w:rsidDel="00040B8E">
          <w:rPr>
            <w:lang w:val="en-US"/>
            <w:rPrChange w:id="683" w:author="Victor Cameo" w:date="2017-03-24T17:43:00Z">
              <w:rPr/>
            </w:rPrChange>
          </w:rPr>
          <w:delText>GPAW</w:delText>
        </w:r>
        <w:r w:rsidRPr="00040B8E" w:rsidDel="00040B8E">
          <w:rPr>
            <w:lang w:val="en-US"/>
            <w:rPrChange w:id="684" w:author="Victor Cameo" w:date="2017-03-24T17:43:00Z">
              <w:rPr/>
            </w:rPrChange>
          </w:rPr>
          <w:tab/>
          <w:delText>17</w:delText>
        </w:r>
      </w:del>
    </w:p>
    <w:p w14:paraId="469B45C7" w14:textId="77777777" w:rsidR="00DF49EA" w:rsidRPr="00040B8E" w:rsidDel="00040B8E" w:rsidRDefault="00DF49EA">
      <w:pPr>
        <w:pStyle w:val="TOC3"/>
        <w:rPr>
          <w:del w:id="685" w:author="Victor Cameo" w:date="2017-03-24T17:42:00Z"/>
          <w:rFonts w:asciiTheme="minorHAnsi" w:eastAsiaTheme="minorEastAsia" w:hAnsiTheme="minorHAnsi" w:cstheme="minorBidi"/>
          <w:i w:val="0"/>
          <w:noProof/>
          <w:sz w:val="24"/>
          <w:szCs w:val="24"/>
          <w:lang w:val="en-US" w:eastAsia="en-US"/>
        </w:rPr>
      </w:pPr>
      <w:del w:id="686" w:author="Victor Cameo" w:date="2017-03-24T17:42:00Z">
        <w:r w:rsidRPr="00040B8E" w:rsidDel="00040B8E">
          <w:rPr>
            <w:i w:val="0"/>
            <w:noProof/>
            <w:color w:val="000000"/>
            <w:lang w:val="en-US"/>
            <w:rPrChange w:id="687" w:author="Victor Cameo" w:date="2017-03-24T17:43:00Z">
              <w:rPr>
                <w:i w:val="0"/>
                <w:noProof/>
                <w:color w:val="000000"/>
              </w:rPr>
            </w:rPrChange>
          </w:rPr>
          <w:delText>3.4.1</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88" w:author="Victor Cameo" w:date="2017-03-24T17:43:00Z">
              <w:rPr>
                <w:noProof/>
              </w:rPr>
            </w:rPrChange>
          </w:rPr>
          <w:delText>Code description</w:delText>
        </w:r>
        <w:r w:rsidRPr="00040B8E" w:rsidDel="00040B8E">
          <w:rPr>
            <w:noProof/>
            <w:lang w:val="en-US"/>
            <w:rPrChange w:id="689" w:author="Victor Cameo" w:date="2017-03-24T17:43:00Z">
              <w:rPr>
                <w:noProof/>
              </w:rPr>
            </w:rPrChange>
          </w:rPr>
          <w:tab/>
          <w:delText>17</w:delText>
        </w:r>
      </w:del>
    </w:p>
    <w:p w14:paraId="4DD0CF57" w14:textId="77777777" w:rsidR="00DF49EA" w:rsidRPr="00040B8E" w:rsidDel="00040B8E" w:rsidRDefault="00DF49EA">
      <w:pPr>
        <w:pStyle w:val="TOC3"/>
        <w:rPr>
          <w:del w:id="690" w:author="Victor Cameo" w:date="2017-03-24T17:42:00Z"/>
          <w:rFonts w:asciiTheme="minorHAnsi" w:eastAsiaTheme="minorEastAsia" w:hAnsiTheme="minorHAnsi" w:cstheme="minorBidi"/>
          <w:i w:val="0"/>
          <w:noProof/>
          <w:sz w:val="24"/>
          <w:szCs w:val="24"/>
          <w:lang w:val="en-US" w:eastAsia="en-US"/>
        </w:rPr>
      </w:pPr>
      <w:del w:id="691" w:author="Victor Cameo" w:date="2017-03-24T17:42:00Z">
        <w:r w:rsidRPr="00040B8E" w:rsidDel="00040B8E">
          <w:rPr>
            <w:i w:val="0"/>
            <w:noProof/>
            <w:color w:val="000000"/>
            <w:lang w:val="en-US"/>
            <w:rPrChange w:id="692" w:author="Victor Cameo" w:date="2017-03-24T17:43:00Z">
              <w:rPr>
                <w:i w:val="0"/>
                <w:noProof/>
                <w:color w:val="000000"/>
              </w:rPr>
            </w:rPrChange>
          </w:rPr>
          <w:delText>3.4.2</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693" w:author="Victor Cameo" w:date="2017-03-24T17:43:00Z">
              <w:rPr>
                <w:noProof/>
              </w:rPr>
            </w:rPrChange>
          </w:rPr>
          <w:delText>Test cases description</w:delText>
        </w:r>
        <w:r w:rsidRPr="00040B8E" w:rsidDel="00040B8E">
          <w:rPr>
            <w:noProof/>
            <w:lang w:val="en-US"/>
            <w:rPrChange w:id="694" w:author="Victor Cameo" w:date="2017-03-24T17:43:00Z">
              <w:rPr>
                <w:noProof/>
              </w:rPr>
            </w:rPrChange>
          </w:rPr>
          <w:tab/>
          <w:delText>17</w:delText>
        </w:r>
      </w:del>
    </w:p>
    <w:p w14:paraId="5EAF1398" w14:textId="77777777" w:rsidR="00DF49EA" w:rsidRPr="00EB53FC" w:rsidDel="00040B8E" w:rsidRDefault="00DF49EA">
      <w:pPr>
        <w:pStyle w:val="TOC2"/>
        <w:rPr>
          <w:del w:id="695" w:author="Victor Cameo" w:date="2017-03-24T17:42:00Z"/>
          <w:rFonts w:asciiTheme="minorHAnsi" w:eastAsiaTheme="minorEastAsia" w:hAnsiTheme="minorHAnsi" w:cstheme="minorBidi"/>
          <w:b w:val="0"/>
          <w:bCs w:val="0"/>
          <w:sz w:val="24"/>
          <w:szCs w:val="24"/>
          <w:lang w:val="en-US" w:eastAsia="en-US"/>
        </w:rPr>
      </w:pPr>
      <w:del w:id="696" w:author="Victor Cameo" w:date="2017-03-24T17:42:00Z">
        <w:r w:rsidRPr="00040B8E" w:rsidDel="00040B8E">
          <w:rPr>
            <w:lang w:val="en-US"/>
            <w:rPrChange w:id="697" w:author="Victor Cameo" w:date="2017-03-24T17:43:00Z">
              <w:rPr/>
            </w:rPrChange>
          </w:rPr>
          <w:delText>3.5</w:delText>
        </w:r>
        <w:r w:rsidRPr="00EB53FC" w:rsidDel="00040B8E">
          <w:rPr>
            <w:rFonts w:asciiTheme="minorHAnsi" w:eastAsiaTheme="minorEastAsia" w:hAnsiTheme="minorHAnsi" w:cstheme="minorBidi"/>
            <w:b w:val="0"/>
            <w:bCs w:val="0"/>
            <w:sz w:val="24"/>
            <w:szCs w:val="24"/>
            <w:lang w:val="en-US" w:eastAsia="en-US"/>
          </w:rPr>
          <w:tab/>
        </w:r>
        <w:r w:rsidRPr="00040B8E" w:rsidDel="00040B8E">
          <w:rPr>
            <w:lang w:val="en-US"/>
            <w:rPrChange w:id="698" w:author="Victor Cameo" w:date="2017-03-24T17:43:00Z">
              <w:rPr/>
            </w:rPrChange>
          </w:rPr>
          <w:delText>GROMACS</w:delText>
        </w:r>
        <w:r w:rsidRPr="00040B8E" w:rsidDel="00040B8E">
          <w:rPr>
            <w:lang w:val="en-US"/>
            <w:rPrChange w:id="699" w:author="Victor Cameo" w:date="2017-03-24T17:43:00Z">
              <w:rPr/>
            </w:rPrChange>
          </w:rPr>
          <w:tab/>
          <w:delText>17</w:delText>
        </w:r>
      </w:del>
    </w:p>
    <w:p w14:paraId="7D8FA9FF" w14:textId="77777777" w:rsidR="00DF49EA" w:rsidRPr="00040B8E" w:rsidDel="00040B8E" w:rsidRDefault="00DF49EA">
      <w:pPr>
        <w:pStyle w:val="TOC3"/>
        <w:rPr>
          <w:del w:id="700" w:author="Victor Cameo" w:date="2017-03-24T17:42:00Z"/>
          <w:rFonts w:asciiTheme="minorHAnsi" w:eastAsiaTheme="minorEastAsia" w:hAnsiTheme="minorHAnsi" w:cstheme="minorBidi"/>
          <w:i w:val="0"/>
          <w:noProof/>
          <w:sz w:val="24"/>
          <w:szCs w:val="24"/>
          <w:lang w:val="en-US" w:eastAsia="en-US"/>
        </w:rPr>
      </w:pPr>
      <w:del w:id="701" w:author="Victor Cameo" w:date="2017-03-24T17:42:00Z">
        <w:r w:rsidRPr="00040B8E" w:rsidDel="00040B8E">
          <w:rPr>
            <w:i w:val="0"/>
            <w:noProof/>
            <w:color w:val="000000"/>
            <w:lang w:val="en-US"/>
            <w:rPrChange w:id="702" w:author="Victor Cameo" w:date="2017-03-24T17:43:00Z">
              <w:rPr>
                <w:i w:val="0"/>
                <w:noProof/>
                <w:color w:val="000000"/>
              </w:rPr>
            </w:rPrChange>
          </w:rPr>
          <w:delText>3.5.1</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703" w:author="Victor Cameo" w:date="2017-03-24T17:43:00Z">
              <w:rPr>
                <w:noProof/>
              </w:rPr>
            </w:rPrChange>
          </w:rPr>
          <w:delText>Code description</w:delText>
        </w:r>
        <w:r w:rsidRPr="00040B8E" w:rsidDel="00040B8E">
          <w:rPr>
            <w:noProof/>
            <w:lang w:val="en-US"/>
            <w:rPrChange w:id="704" w:author="Victor Cameo" w:date="2017-03-24T17:43:00Z">
              <w:rPr>
                <w:noProof/>
              </w:rPr>
            </w:rPrChange>
          </w:rPr>
          <w:tab/>
          <w:delText>18</w:delText>
        </w:r>
      </w:del>
    </w:p>
    <w:p w14:paraId="0B799E8A" w14:textId="77777777" w:rsidR="00DF49EA" w:rsidRPr="00040B8E" w:rsidDel="00040B8E" w:rsidRDefault="00DF49EA">
      <w:pPr>
        <w:pStyle w:val="TOC3"/>
        <w:rPr>
          <w:del w:id="705" w:author="Victor Cameo" w:date="2017-03-24T17:42:00Z"/>
          <w:rFonts w:asciiTheme="minorHAnsi" w:eastAsiaTheme="minorEastAsia" w:hAnsiTheme="minorHAnsi" w:cstheme="minorBidi"/>
          <w:i w:val="0"/>
          <w:noProof/>
          <w:sz w:val="24"/>
          <w:szCs w:val="24"/>
          <w:lang w:val="en-US" w:eastAsia="en-US"/>
        </w:rPr>
      </w:pPr>
      <w:del w:id="706" w:author="Victor Cameo" w:date="2017-03-24T17:42:00Z">
        <w:r w:rsidRPr="00040B8E" w:rsidDel="00040B8E">
          <w:rPr>
            <w:i w:val="0"/>
            <w:noProof/>
            <w:color w:val="000000"/>
            <w:lang w:val="en-US"/>
            <w:rPrChange w:id="707" w:author="Victor Cameo" w:date="2017-03-24T17:43:00Z">
              <w:rPr>
                <w:i w:val="0"/>
                <w:noProof/>
                <w:color w:val="000000"/>
              </w:rPr>
            </w:rPrChange>
          </w:rPr>
          <w:delText>3.5.2</w:delText>
        </w:r>
        <w:r w:rsidRPr="00040B8E" w:rsidDel="00040B8E">
          <w:rPr>
            <w:rFonts w:asciiTheme="minorHAnsi" w:eastAsiaTheme="minorEastAsia" w:hAnsiTheme="minorHAnsi" w:cstheme="minorBidi"/>
            <w:i w:val="0"/>
            <w:noProof/>
            <w:sz w:val="24"/>
            <w:szCs w:val="24"/>
            <w:lang w:val="en-US" w:eastAsia="en-US"/>
          </w:rPr>
          <w:tab/>
        </w:r>
        <w:r w:rsidRPr="00040B8E" w:rsidDel="00040B8E">
          <w:rPr>
            <w:noProof/>
            <w:lang w:val="en-US"/>
            <w:rPrChange w:id="708" w:author="Victor Cameo" w:date="2017-03-24T17:43:00Z">
              <w:rPr>
                <w:noProof/>
              </w:rPr>
            </w:rPrChange>
          </w:rPr>
          <w:delText>Test cases description</w:delText>
        </w:r>
        <w:r w:rsidRPr="00040B8E" w:rsidDel="00040B8E">
          <w:rPr>
            <w:noProof/>
            <w:lang w:val="en-US"/>
            <w:rPrChange w:id="709" w:author="Victor Cameo" w:date="2017-03-24T17:43:00Z">
              <w:rPr>
                <w:noProof/>
              </w:rPr>
            </w:rPrChange>
          </w:rPr>
          <w:tab/>
          <w:delText>18</w:delText>
        </w:r>
      </w:del>
    </w:p>
    <w:p w14:paraId="53C3D432" w14:textId="77777777" w:rsidR="00DF49EA" w:rsidDel="00040B8E" w:rsidRDefault="00DF49EA">
      <w:pPr>
        <w:pStyle w:val="TOC2"/>
        <w:rPr>
          <w:del w:id="710" w:author="Victor Cameo" w:date="2017-03-24T17:42:00Z"/>
          <w:rFonts w:asciiTheme="minorHAnsi" w:eastAsiaTheme="minorEastAsia" w:hAnsiTheme="minorHAnsi" w:cstheme="minorBidi"/>
          <w:b w:val="0"/>
          <w:bCs w:val="0"/>
          <w:sz w:val="24"/>
          <w:szCs w:val="24"/>
          <w:lang w:val="en-US" w:eastAsia="en-US"/>
        </w:rPr>
      </w:pPr>
      <w:del w:id="711" w:author="Victor Cameo" w:date="2017-03-24T17:42:00Z">
        <w:r w:rsidDel="00040B8E">
          <w:delText>3.6</w:delText>
        </w:r>
        <w:r w:rsidDel="00040B8E">
          <w:rPr>
            <w:rFonts w:asciiTheme="minorHAnsi" w:eastAsiaTheme="minorEastAsia" w:hAnsiTheme="minorHAnsi" w:cstheme="minorBidi"/>
            <w:b w:val="0"/>
            <w:bCs w:val="0"/>
            <w:sz w:val="24"/>
            <w:szCs w:val="24"/>
            <w:lang w:val="en-US" w:eastAsia="en-US"/>
          </w:rPr>
          <w:tab/>
        </w:r>
        <w:r w:rsidDel="00040B8E">
          <w:delText>NAMD</w:delText>
        </w:r>
        <w:r w:rsidDel="00040B8E">
          <w:tab/>
          <w:delText>18</w:delText>
        </w:r>
      </w:del>
    </w:p>
    <w:p w14:paraId="1AB0679F" w14:textId="77777777" w:rsidR="00DF49EA" w:rsidDel="00040B8E" w:rsidRDefault="00DF49EA">
      <w:pPr>
        <w:pStyle w:val="TOC3"/>
        <w:rPr>
          <w:del w:id="712" w:author="Victor Cameo" w:date="2017-03-24T17:42:00Z"/>
          <w:rFonts w:asciiTheme="minorHAnsi" w:eastAsiaTheme="minorEastAsia" w:hAnsiTheme="minorHAnsi" w:cstheme="minorBidi"/>
          <w:i w:val="0"/>
          <w:noProof/>
          <w:sz w:val="24"/>
          <w:szCs w:val="24"/>
          <w:lang w:val="en-US" w:eastAsia="en-US"/>
        </w:rPr>
      </w:pPr>
      <w:del w:id="713" w:author="Victor Cameo" w:date="2017-03-24T17:42:00Z">
        <w:r w:rsidRPr="00B322F7" w:rsidDel="00040B8E">
          <w:rPr>
            <w:i w:val="0"/>
            <w:noProof/>
            <w:color w:val="000000"/>
          </w:rPr>
          <w:delText>3.6.1</w:delText>
        </w:r>
        <w:r w:rsidDel="00040B8E">
          <w:rPr>
            <w:rFonts w:asciiTheme="minorHAnsi" w:eastAsiaTheme="minorEastAsia" w:hAnsiTheme="minorHAnsi" w:cstheme="minorBidi"/>
            <w:i w:val="0"/>
            <w:noProof/>
            <w:sz w:val="24"/>
            <w:szCs w:val="24"/>
            <w:lang w:val="en-US" w:eastAsia="en-US"/>
          </w:rPr>
          <w:tab/>
        </w:r>
        <w:r w:rsidDel="00040B8E">
          <w:rPr>
            <w:noProof/>
          </w:rPr>
          <w:delText>Code description</w:delText>
        </w:r>
        <w:r w:rsidDel="00040B8E">
          <w:rPr>
            <w:noProof/>
          </w:rPr>
          <w:tab/>
          <w:delText>19</w:delText>
        </w:r>
      </w:del>
    </w:p>
    <w:p w14:paraId="7C83EFFC" w14:textId="77777777" w:rsidR="00DF49EA" w:rsidDel="00040B8E" w:rsidRDefault="00DF49EA">
      <w:pPr>
        <w:pStyle w:val="TOC3"/>
        <w:rPr>
          <w:del w:id="714" w:author="Victor Cameo" w:date="2017-03-24T17:42:00Z"/>
          <w:rFonts w:asciiTheme="minorHAnsi" w:eastAsiaTheme="minorEastAsia" w:hAnsiTheme="minorHAnsi" w:cstheme="minorBidi"/>
          <w:i w:val="0"/>
          <w:noProof/>
          <w:sz w:val="24"/>
          <w:szCs w:val="24"/>
          <w:lang w:val="en-US" w:eastAsia="en-US"/>
        </w:rPr>
      </w:pPr>
      <w:del w:id="715" w:author="Victor Cameo" w:date="2017-03-24T17:42:00Z">
        <w:r w:rsidRPr="00B322F7" w:rsidDel="00040B8E">
          <w:rPr>
            <w:i w:val="0"/>
            <w:noProof/>
            <w:color w:val="000000"/>
          </w:rPr>
          <w:delText>3.6.2</w:delText>
        </w:r>
        <w:r w:rsidDel="00040B8E">
          <w:rPr>
            <w:rFonts w:asciiTheme="minorHAnsi" w:eastAsiaTheme="minorEastAsia" w:hAnsiTheme="minorHAnsi" w:cstheme="minorBidi"/>
            <w:i w:val="0"/>
            <w:noProof/>
            <w:sz w:val="24"/>
            <w:szCs w:val="24"/>
            <w:lang w:val="en-US" w:eastAsia="en-US"/>
          </w:rPr>
          <w:tab/>
        </w:r>
        <w:r w:rsidDel="00040B8E">
          <w:rPr>
            <w:noProof/>
          </w:rPr>
          <w:delText>Test cases description</w:delText>
        </w:r>
        <w:r w:rsidDel="00040B8E">
          <w:rPr>
            <w:noProof/>
          </w:rPr>
          <w:tab/>
          <w:delText>19</w:delText>
        </w:r>
      </w:del>
    </w:p>
    <w:p w14:paraId="6C9AA3B6" w14:textId="77777777" w:rsidR="00DF49EA" w:rsidDel="00040B8E" w:rsidRDefault="00DF49EA">
      <w:pPr>
        <w:pStyle w:val="TOC2"/>
        <w:rPr>
          <w:del w:id="716" w:author="Victor Cameo" w:date="2017-03-24T17:42:00Z"/>
          <w:rFonts w:asciiTheme="minorHAnsi" w:eastAsiaTheme="minorEastAsia" w:hAnsiTheme="minorHAnsi" w:cstheme="minorBidi"/>
          <w:b w:val="0"/>
          <w:bCs w:val="0"/>
          <w:sz w:val="24"/>
          <w:szCs w:val="24"/>
          <w:lang w:val="en-US" w:eastAsia="en-US"/>
        </w:rPr>
      </w:pPr>
      <w:del w:id="717" w:author="Victor Cameo" w:date="2017-03-24T17:42:00Z">
        <w:r w:rsidDel="00040B8E">
          <w:delText>3.7</w:delText>
        </w:r>
        <w:r w:rsidDel="00040B8E">
          <w:rPr>
            <w:rFonts w:asciiTheme="minorHAnsi" w:eastAsiaTheme="minorEastAsia" w:hAnsiTheme="minorHAnsi" w:cstheme="minorBidi"/>
            <w:b w:val="0"/>
            <w:bCs w:val="0"/>
            <w:sz w:val="24"/>
            <w:szCs w:val="24"/>
            <w:lang w:val="en-US" w:eastAsia="en-US"/>
          </w:rPr>
          <w:tab/>
        </w:r>
        <w:r w:rsidDel="00040B8E">
          <w:delText>PFARM</w:delText>
        </w:r>
        <w:r w:rsidDel="00040B8E">
          <w:tab/>
          <w:delText>19</w:delText>
        </w:r>
      </w:del>
    </w:p>
    <w:p w14:paraId="03875F0D" w14:textId="77777777" w:rsidR="00DF49EA" w:rsidDel="00040B8E" w:rsidRDefault="00DF49EA">
      <w:pPr>
        <w:pStyle w:val="TOC3"/>
        <w:rPr>
          <w:del w:id="718" w:author="Victor Cameo" w:date="2017-03-24T17:42:00Z"/>
          <w:rFonts w:asciiTheme="minorHAnsi" w:eastAsiaTheme="minorEastAsia" w:hAnsiTheme="minorHAnsi" w:cstheme="minorBidi"/>
          <w:i w:val="0"/>
          <w:noProof/>
          <w:sz w:val="24"/>
          <w:szCs w:val="24"/>
          <w:lang w:val="en-US" w:eastAsia="en-US"/>
        </w:rPr>
      </w:pPr>
      <w:del w:id="719" w:author="Victor Cameo" w:date="2017-03-24T17:42:00Z">
        <w:r w:rsidRPr="00B322F7" w:rsidDel="00040B8E">
          <w:rPr>
            <w:i w:val="0"/>
            <w:noProof/>
            <w:color w:val="000000"/>
          </w:rPr>
          <w:delText>3.7.1</w:delText>
        </w:r>
        <w:r w:rsidDel="00040B8E">
          <w:rPr>
            <w:rFonts w:asciiTheme="minorHAnsi" w:eastAsiaTheme="minorEastAsia" w:hAnsiTheme="minorHAnsi" w:cstheme="minorBidi"/>
            <w:i w:val="0"/>
            <w:noProof/>
            <w:sz w:val="24"/>
            <w:szCs w:val="24"/>
            <w:lang w:val="en-US" w:eastAsia="en-US"/>
          </w:rPr>
          <w:tab/>
        </w:r>
        <w:r w:rsidDel="00040B8E">
          <w:rPr>
            <w:noProof/>
          </w:rPr>
          <w:delText>Code description</w:delText>
        </w:r>
        <w:r w:rsidDel="00040B8E">
          <w:rPr>
            <w:noProof/>
          </w:rPr>
          <w:tab/>
          <w:delText>19</w:delText>
        </w:r>
      </w:del>
    </w:p>
    <w:p w14:paraId="7B5638C8" w14:textId="77777777" w:rsidR="00DF49EA" w:rsidDel="00040B8E" w:rsidRDefault="00DF49EA">
      <w:pPr>
        <w:pStyle w:val="TOC3"/>
        <w:rPr>
          <w:del w:id="720" w:author="Victor Cameo" w:date="2017-03-24T17:42:00Z"/>
          <w:rFonts w:asciiTheme="minorHAnsi" w:eastAsiaTheme="minorEastAsia" w:hAnsiTheme="minorHAnsi" w:cstheme="minorBidi"/>
          <w:i w:val="0"/>
          <w:noProof/>
          <w:sz w:val="24"/>
          <w:szCs w:val="24"/>
          <w:lang w:val="en-US" w:eastAsia="en-US"/>
        </w:rPr>
      </w:pPr>
      <w:del w:id="721" w:author="Victor Cameo" w:date="2017-03-24T17:42:00Z">
        <w:r w:rsidRPr="00B322F7" w:rsidDel="00040B8E">
          <w:rPr>
            <w:i w:val="0"/>
            <w:noProof/>
            <w:color w:val="000000"/>
          </w:rPr>
          <w:delText>3.7.2</w:delText>
        </w:r>
        <w:r w:rsidDel="00040B8E">
          <w:rPr>
            <w:rFonts w:asciiTheme="minorHAnsi" w:eastAsiaTheme="minorEastAsia" w:hAnsiTheme="minorHAnsi" w:cstheme="minorBidi"/>
            <w:i w:val="0"/>
            <w:noProof/>
            <w:sz w:val="24"/>
            <w:szCs w:val="24"/>
            <w:lang w:val="en-US" w:eastAsia="en-US"/>
          </w:rPr>
          <w:tab/>
        </w:r>
        <w:r w:rsidDel="00040B8E">
          <w:rPr>
            <w:noProof/>
          </w:rPr>
          <w:delText>Test cases description</w:delText>
        </w:r>
        <w:r w:rsidDel="00040B8E">
          <w:rPr>
            <w:noProof/>
          </w:rPr>
          <w:tab/>
          <w:delText>20</w:delText>
        </w:r>
      </w:del>
    </w:p>
    <w:p w14:paraId="35CD404D" w14:textId="77777777" w:rsidR="00DF49EA" w:rsidDel="00040B8E" w:rsidRDefault="00DF49EA">
      <w:pPr>
        <w:pStyle w:val="TOC2"/>
        <w:rPr>
          <w:del w:id="722" w:author="Victor Cameo" w:date="2017-03-24T17:42:00Z"/>
          <w:rFonts w:asciiTheme="minorHAnsi" w:eastAsiaTheme="minorEastAsia" w:hAnsiTheme="minorHAnsi" w:cstheme="minorBidi"/>
          <w:b w:val="0"/>
          <w:bCs w:val="0"/>
          <w:sz w:val="24"/>
          <w:szCs w:val="24"/>
          <w:lang w:val="en-US" w:eastAsia="en-US"/>
        </w:rPr>
      </w:pPr>
      <w:del w:id="723" w:author="Victor Cameo" w:date="2017-03-24T17:42:00Z">
        <w:r w:rsidDel="00040B8E">
          <w:delText>3.8</w:delText>
        </w:r>
        <w:r w:rsidDel="00040B8E">
          <w:rPr>
            <w:rFonts w:asciiTheme="minorHAnsi" w:eastAsiaTheme="minorEastAsia" w:hAnsiTheme="minorHAnsi" w:cstheme="minorBidi"/>
            <w:b w:val="0"/>
            <w:bCs w:val="0"/>
            <w:sz w:val="24"/>
            <w:szCs w:val="24"/>
            <w:lang w:val="en-US" w:eastAsia="en-US"/>
          </w:rPr>
          <w:tab/>
        </w:r>
        <w:r w:rsidDel="00040B8E">
          <w:delText>QCD</w:delText>
        </w:r>
        <w:r w:rsidDel="00040B8E">
          <w:tab/>
          <w:delText>21</w:delText>
        </w:r>
      </w:del>
    </w:p>
    <w:p w14:paraId="1E289654" w14:textId="77777777" w:rsidR="00DF49EA" w:rsidDel="00040B8E" w:rsidRDefault="00DF49EA">
      <w:pPr>
        <w:pStyle w:val="TOC3"/>
        <w:rPr>
          <w:del w:id="724" w:author="Victor Cameo" w:date="2017-03-24T17:42:00Z"/>
          <w:rFonts w:asciiTheme="minorHAnsi" w:eastAsiaTheme="minorEastAsia" w:hAnsiTheme="minorHAnsi" w:cstheme="minorBidi"/>
          <w:i w:val="0"/>
          <w:noProof/>
          <w:sz w:val="24"/>
          <w:szCs w:val="24"/>
          <w:lang w:val="en-US" w:eastAsia="en-US"/>
        </w:rPr>
      </w:pPr>
      <w:del w:id="725" w:author="Victor Cameo" w:date="2017-03-24T17:42:00Z">
        <w:r w:rsidRPr="00B322F7" w:rsidDel="00040B8E">
          <w:rPr>
            <w:i w:val="0"/>
            <w:noProof/>
            <w:color w:val="000000"/>
          </w:rPr>
          <w:delText>3.8.1</w:delText>
        </w:r>
        <w:r w:rsidDel="00040B8E">
          <w:rPr>
            <w:rFonts w:asciiTheme="minorHAnsi" w:eastAsiaTheme="minorEastAsia" w:hAnsiTheme="minorHAnsi" w:cstheme="minorBidi"/>
            <w:i w:val="0"/>
            <w:noProof/>
            <w:sz w:val="24"/>
            <w:szCs w:val="24"/>
            <w:lang w:val="en-US" w:eastAsia="en-US"/>
          </w:rPr>
          <w:tab/>
        </w:r>
        <w:r w:rsidDel="00040B8E">
          <w:rPr>
            <w:noProof/>
          </w:rPr>
          <w:delText>Code description</w:delText>
        </w:r>
        <w:r w:rsidDel="00040B8E">
          <w:rPr>
            <w:noProof/>
          </w:rPr>
          <w:tab/>
          <w:delText>21</w:delText>
        </w:r>
      </w:del>
    </w:p>
    <w:p w14:paraId="161BCB84" w14:textId="77777777" w:rsidR="00DF49EA" w:rsidDel="00040B8E" w:rsidRDefault="00DF49EA">
      <w:pPr>
        <w:pStyle w:val="TOC3"/>
        <w:rPr>
          <w:del w:id="726" w:author="Victor Cameo" w:date="2017-03-24T17:42:00Z"/>
          <w:rFonts w:asciiTheme="minorHAnsi" w:eastAsiaTheme="minorEastAsia" w:hAnsiTheme="minorHAnsi" w:cstheme="minorBidi"/>
          <w:i w:val="0"/>
          <w:noProof/>
          <w:sz w:val="24"/>
          <w:szCs w:val="24"/>
          <w:lang w:val="en-US" w:eastAsia="en-US"/>
        </w:rPr>
      </w:pPr>
      <w:del w:id="727" w:author="Victor Cameo" w:date="2017-03-24T17:42:00Z">
        <w:r w:rsidRPr="00B322F7" w:rsidDel="00040B8E">
          <w:rPr>
            <w:i w:val="0"/>
            <w:noProof/>
            <w:color w:val="000000"/>
          </w:rPr>
          <w:delText>3.8.2</w:delText>
        </w:r>
        <w:r w:rsidDel="00040B8E">
          <w:rPr>
            <w:rFonts w:asciiTheme="minorHAnsi" w:eastAsiaTheme="minorEastAsia" w:hAnsiTheme="minorHAnsi" w:cstheme="minorBidi"/>
            <w:i w:val="0"/>
            <w:noProof/>
            <w:sz w:val="24"/>
            <w:szCs w:val="24"/>
            <w:lang w:val="en-US" w:eastAsia="en-US"/>
          </w:rPr>
          <w:tab/>
        </w:r>
        <w:r w:rsidDel="00040B8E">
          <w:rPr>
            <w:noProof/>
          </w:rPr>
          <w:delText>Test cases description</w:delText>
        </w:r>
        <w:r w:rsidDel="00040B8E">
          <w:rPr>
            <w:noProof/>
          </w:rPr>
          <w:tab/>
          <w:delText>21</w:delText>
        </w:r>
      </w:del>
    </w:p>
    <w:p w14:paraId="435B46DE" w14:textId="77777777" w:rsidR="00DF49EA" w:rsidDel="00040B8E" w:rsidRDefault="00DF49EA">
      <w:pPr>
        <w:pStyle w:val="TOC2"/>
        <w:rPr>
          <w:del w:id="728" w:author="Victor Cameo" w:date="2017-03-24T17:42:00Z"/>
          <w:rFonts w:asciiTheme="minorHAnsi" w:eastAsiaTheme="minorEastAsia" w:hAnsiTheme="minorHAnsi" w:cstheme="minorBidi"/>
          <w:b w:val="0"/>
          <w:bCs w:val="0"/>
          <w:sz w:val="24"/>
          <w:szCs w:val="24"/>
          <w:lang w:val="en-US" w:eastAsia="en-US"/>
        </w:rPr>
      </w:pPr>
      <w:del w:id="729" w:author="Victor Cameo" w:date="2017-03-24T17:42:00Z">
        <w:r w:rsidDel="00040B8E">
          <w:delText>3.9</w:delText>
        </w:r>
        <w:r w:rsidDel="00040B8E">
          <w:rPr>
            <w:rFonts w:asciiTheme="minorHAnsi" w:eastAsiaTheme="minorEastAsia" w:hAnsiTheme="minorHAnsi" w:cstheme="minorBidi"/>
            <w:b w:val="0"/>
            <w:bCs w:val="0"/>
            <w:sz w:val="24"/>
            <w:szCs w:val="24"/>
            <w:lang w:val="en-US" w:eastAsia="en-US"/>
          </w:rPr>
          <w:tab/>
        </w:r>
        <w:r w:rsidDel="00040B8E">
          <w:delText>Quantum Espresso</w:delText>
        </w:r>
        <w:r w:rsidDel="00040B8E">
          <w:tab/>
          <w:delText>22</w:delText>
        </w:r>
      </w:del>
    </w:p>
    <w:p w14:paraId="1FBA8A2B" w14:textId="77777777" w:rsidR="00DF49EA" w:rsidDel="00040B8E" w:rsidRDefault="00DF49EA">
      <w:pPr>
        <w:pStyle w:val="TOC3"/>
        <w:rPr>
          <w:del w:id="730" w:author="Victor Cameo" w:date="2017-03-24T17:42:00Z"/>
          <w:rFonts w:asciiTheme="minorHAnsi" w:eastAsiaTheme="minorEastAsia" w:hAnsiTheme="minorHAnsi" w:cstheme="minorBidi"/>
          <w:i w:val="0"/>
          <w:noProof/>
          <w:sz w:val="24"/>
          <w:szCs w:val="24"/>
          <w:lang w:val="en-US" w:eastAsia="en-US"/>
        </w:rPr>
      </w:pPr>
      <w:del w:id="731" w:author="Victor Cameo" w:date="2017-03-24T17:42:00Z">
        <w:r w:rsidRPr="00B322F7" w:rsidDel="00040B8E">
          <w:rPr>
            <w:i w:val="0"/>
            <w:noProof/>
            <w:color w:val="000000"/>
          </w:rPr>
          <w:delText>3.9.1</w:delText>
        </w:r>
        <w:r w:rsidDel="00040B8E">
          <w:rPr>
            <w:rFonts w:asciiTheme="minorHAnsi" w:eastAsiaTheme="minorEastAsia" w:hAnsiTheme="minorHAnsi" w:cstheme="minorBidi"/>
            <w:i w:val="0"/>
            <w:noProof/>
            <w:sz w:val="24"/>
            <w:szCs w:val="24"/>
            <w:lang w:val="en-US" w:eastAsia="en-US"/>
          </w:rPr>
          <w:tab/>
        </w:r>
        <w:r w:rsidDel="00040B8E">
          <w:rPr>
            <w:noProof/>
          </w:rPr>
          <w:delText>Code description</w:delText>
        </w:r>
        <w:r w:rsidDel="00040B8E">
          <w:rPr>
            <w:noProof/>
          </w:rPr>
          <w:tab/>
          <w:delText>22</w:delText>
        </w:r>
      </w:del>
    </w:p>
    <w:p w14:paraId="52534D17" w14:textId="77777777" w:rsidR="00DF49EA" w:rsidDel="00040B8E" w:rsidRDefault="00DF49EA">
      <w:pPr>
        <w:pStyle w:val="TOC3"/>
        <w:rPr>
          <w:del w:id="732" w:author="Victor Cameo" w:date="2017-03-24T17:42:00Z"/>
          <w:rFonts w:asciiTheme="minorHAnsi" w:eastAsiaTheme="minorEastAsia" w:hAnsiTheme="minorHAnsi" w:cstheme="minorBidi"/>
          <w:i w:val="0"/>
          <w:noProof/>
          <w:sz w:val="24"/>
          <w:szCs w:val="24"/>
          <w:lang w:val="en-US" w:eastAsia="en-US"/>
        </w:rPr>
      </w:pPr>
      <w:del w:id="733" w:author="Victor Cameo" w:date="2017-03-24T17:42:00Z">
        <w:r w:rsidRPr="00B322F7" w:rsidDel="00040B8E">
          <w:rPr>
            <w:i w:val="0"/>
            <w:noProof/>
            <w:color w:val="000000"/>
          </w:rPr>
          <w:delText>3.9.2</w:delText>
        </w:r>
        <w:r w:rsidDel="00040B8E">
          <w:rPr>
            <w:rFonts w:asciiTheme="minorHAnsi" w:eastAsiaTheme="minorEastAsia" w:hAnsiTheme="minorHAnsi" w:cstheme="minorBidi"/>
            <w:i w:val="0"/>
            <w:noProof/>
            <w:sz w:val="24"/>
            <w:szCs w:val="24"/>
            <w:lang w:val="en-US" w:eastAsia="en-US"/>
          </w:rPr>
          <w:tab/>
        </w:r>
        <w:r w:rsidDel="00040B8E">
          <w:rPr>
            <w:noProof/>
          </w:rPr>
          <w:delText>Test cases description</w:delText>
        </w:r>
        <w:r w:rsidDel="00040B8E">
          <w:rPr>
            <w:noProof/>
          </w:rPr>
          <w:tab/>
          <w:delText>22</w:delText>
        </w:r>
      </w:del>
    </w:p>
    <w:p w14:paraId="60C15168" w14:textId="77777777" w:rsidR="00DF49EA" w:rsidDel="00040B8E" w:rsidRDefault="00DF49EA">
      <w:pPr>
        <w:pStyle w:val="TOC2"/>
        <w:rPr>
          <w:del w:id="734" w:author="Victor Cameo" w:date="2017-03-24T17:42:00Z"/>
          <w:rFonts w:asciiTheme="minorHAnsi" w:eastAsiaTheme="minorEastAsia" w:hAnsiTheme="minorHAnsi" w:cstheme="minorBidi"/>
          <w:b w:val="0"/>
          <w:bCs w:val="0"/>
          <w:sz w:val="24"/>
          <w:szCs w:val="24"/>
          <w:lang w:val="en-US" w:eastAsia="en-US"/>
        </w:rPr>
      </w:pPr>
      <w:del w:id="735" w:author="Victor Cameo" w:date="2017-03-24T17:42:00Z">
        <w:r w:rsidDel="00040B8E">
          <w:delText>3.10</w:delText>
        </w:r>
        <w:r w:rsidDel="00040B8E">
          <w:rPr>
            <w:rFonts w:asciiTheme="minorHAnsi" w:eastAsiaTheme="minorEastAsia" w:hAnsiTheme="minorHAnsi" w:cstheme="minorBidi"/>
            <w:b w:val="0"/>
            <w:bCs w:val="0"/>
            <w:sz w:val="24"/>
            <w:szCs w:val="24"/>
            <w:lang w:val="en-US" w:eastAsia="en-US"/>
          </w:rPr>
          <w:tab/>
        </w:r>
        <w:r w:rsidDel="00040B8E">
          <w:delText>Synthetic benchmarks – SHOC</w:delText>
        </w:r>
        <w:r w:rsidDel="00040B8E">
          <w:tab/>
          <w:delText>23</w:delText>
        </w:r>
      </w:del>
    </w:p>
    <w:p w14:paraId="735CEBC1" w14:textId="77777777" w:rsidR="00DF49EA" w:rsidDel="00040B8E" w:rsidRDefault="00DF49EA">
      <w:pPr>
        <w:pStyle w:val="TOC3"/>
        <w:tabs>
          <w:tab w:val="left" w:pos="1680"/>
        </w:tabs>
        <w:rPr>
          <w:del w:id="736" w:author="Victor Cameo" w:date="2017-03-24T17:42:00Z"/>
          <w:rFonts w:asciiTheme="minorHAnsi" w:eastAsiaTheme="minorEastAsia" w:hAnsiTheme="minorHAnsi" w:cstheme="minorBidi"/>
          <w:i w:val="0"/>
          <w:noProof/>
          <w:sz w:val="24"/>
          <w:szCs w:val="24"/>
          <w:lang w:val="en-US" w:eastAsia="en-US"/>
        </w:rPr>
      </w:pPr>
      <w:del w:id="737" w:author="Victor Cameo" w:date="2017-03-24T17:42:00Z">
        <w:r w:rsidRPr="00B322F7" w:rsidDel="00040B8E">
          <w:rPr>
            <w:i w:val="0"/>
            <w:noProof/>
            <w:color w:val="000000"/>
          </w:rPr>
          <w:delText>3.10.1</w:delText>
        </w:r>
        <w:r w:rsidDel="00040B8E">
          <w:rPr>
            <w:rFonts w:asciiTheme="minorHAnsi" w:eastAsiaTheme="minorEastAsia" w:hAnsiTheme="minorHAnsi" w:cstheme="minorBidi"/>
            <w:i w:val="0"/>
            <w:noProof/>
            <w:sz w:val="24"/>
            <w:szCs w:val="24"/>
            <w:lang w:val="en-US" w:eastAsia="en-US"/>
          </w:rPr>
          <w:tab/>
        </w:r>
        <w:r w:rsidDel="00040B8E">
          <w:rPr>
            <w:noProof/>
          </w:rPr>
          <w:delText>Code description</w:delText>
        </w:r>
        <w:r w:rsidDel="00040B8E">
          <w:rPr>
            <w:noProof/>
          </w:rPr>
          <w:tab/>
          <w:delText>23</w:delText>
        </w:r>
      </w:del>
    </w:p>
    <w:p w14:paraId="4ECD374F" w14:textId="77777777" w:rsidR="00DF49EA" w:rsidDel="00040B8E" w:rsidRDefault="00DF49EA">
      <w:pPr>
        <w:pStyle w:val="TOC3"/>
        <w:tabs>
          <w:tab w:val="left" w:pos="1680"/>
        </w:tabs>
        <w:rPr>
          <w:del w:id="738" w:author="Victor Cameo" w:date="2017-03-24T17:42:00Z"/>
          <w:rFonts w:asciiTheme="minorHAnsi" w:eastAsiaTheme="minorEastAsia" w:hAnsiTheme="minorHAnsi" w:cstheme="minorBidi"/>
          <w:i w:val="0"/>
          <w:noProof/>
          <w:sz w:val="24"/>
          <w:szCs w:val="24"/>
          <w:lang w:val="en-US" w:eastAsia="en-US"/>
        </w:rPr>
      </w:pPr>
      <w:del w:id="739" w:author="Victor Cameo" w:date="2017-03-24T17:42:00Z">
        <w:r w:rsidRPr="00B322F7" w:rsidDel="00040B8E">
          <w:rPr>
            <w:i w:val="0"/>
            <w:noProof/>
            <w:color w:val="000000"/>
          </w:rPr>
          <w:delText>3.10.2</w:delText>
        </w:r>
        <w:r w:rsidDel="00040B8E">
          <w:rPr>
            <w:rFonts w:asciiTheme="minorHAnsi" w:eastAsiaTheme="minorEastAsia" w:hAnsiTheme="minorHAnsi" w:cstheme="minorBidi"/>
            <w:i w:val="0"/>
            <w:noProof/>
            <w:sz w:val="24"/>
            <w:szCs w:val="24"/>
            <w:lang w:val="en-US" w:eastAsia="en-US"/>
          </w:rPr>
          <w:tab/>
        </w:r>
        <w:r w:rsidDel="00040B8E">
          <w:rPr>
            <w:noProof/>
          </w:rPr>
          <w:delText>Test cases description</w:delText>
        </w:r>
        <w:r w:rsidDel="00040B8E">
          <w:rPr>
            <w:noProof/>
          </w:rPr>
          <w:tab/>
          <w:delText>23</w:delText>
        </w:r>
      </w:del>
    </w:p>
    <w:p w14:paraId="31CFB6A1" w14:textId="77777777" w:rsidR="00DF49EA" w:rsidDel="00040B8E" w:rsidRDefault="00DF49EA">
      <w:pPr>
        <w:pStyle w:val="TOC2"/>
        <w:rPr>
          <w:del w:id="740" w:author="Victor Cameo" w:date="2017-03-24T17:42:00Z"/>
          <w:rFonts w:asciiTheme="minorHAnsi" w:eastAsiaTheme="minorEastAsia" w:hAnsiTheme="minorHAnsi" w:cstheme="minorBidi"/>
          <w:b w:val="0"/>
          <w:bCs w:val="0"/>
          <w:sz w:val="24"/>
          <w:szCs w:val="24"/>
          <w:lang w:val="en-US" w:eastAsia="en-US"/>
        </w:rPr>
      </w:pPr>
      <w:del w:id="741" w:author="Victor Cameo" w:date="2017-03-24T17:42:00Z">
        <w:r w:rsidDel="00040B8E">
          <w:delText>3.11</w:delText>
        </w:r>
        <w:r w:rsidDel="00040B8E">
          <w:rPr>
            <w:rFonts w:asciiTheme="minorHAnsi" w:eastAsiaTheme="minorEastAsia" w:hAnsiTheme="minorHAnsi" w:cstheme="minorBidi"/>
            <w:b w:val="0"/>
            <w:bCs w:val="0"/>
            <w:sz w:val="24"/>
            <w:szCs w:val="24"/>
            <w:lang w:val="en-US" w:eastAsia="en-US"/>
          </w:rPr>
          <w:tab/>
        </w:r>
        <w:r w:rsidDel="00040B8E">
          <w:delText>SPECFEM3D</w:delText>
        </w:r>
        <w:r w:rsidDel="00040B8E">
          <w:tab/>
          <w:delText>24</w:delText>
        </w:r>
      </w:del>
    </w:p>
    <w:p w14:paraId="089E0BAB" w14:textId="77777777" w:rsidR="00DF49EA" w:rsidDel="00040B8E" w:rsidRDefault="00DF49EA">
      <w:pPr>
        <w:pStyle w:val="TOC3"/>
        <w:tabs>
          <w:tab w:val="left" w:pos="1680"/>
        </w:tabs>
        <w:rPr>
          <w:del w:id="742" w:author="Victor Cameo" w:date="2017-03-24T17:42:00Z"/>
          <w:rFonts w:asciiTheme="minorHAnsi" w:eastAsiaTheme="minorEastAsia" w:hAnsiTheme="minorHAnsi" w:cstheme="minorBidi"/>
          <w:i w:val="0"/>
          <w:noProof/>
          <w:sz w:val="24"/>
          <w:szCs w:val="24"/>
          <w:lang w:val="en-US" w:eastAsia="en-US"/>
        </w:rPr>
      </w:pPr>
      <w:del w:id="743" w:author="Victor Cameo" w:date="2017-03-24T17:42:00Z">
        <w:r w:rsidRPr="00B322F7" w:rsidDel="00040B8E">
          <w:rPr>
            <w:i w:val="0"/>
            <w:noProof/>
            <w:color w:val="000000"/>
          </w:rPr>
          <w:delText>3.11.1</w:delText>
        </w:r>
        <w:r w:rsidDel="00040B8E">
          <w:rPr>
            <w:rFonts w:asciiTheme="minorHAnsi" w:eastAsiaTheme="minorEastAsia" w:hAnsiTheme="minorHAnsi" w:cstheme="minorBidi"/>
            <w:i w:val="0"/>
            <w:noProof/>
            <w:sz w:val="24"/>
            <w:szCs w:val="24"/>
            <w:lang w:val="en-US" w:eastAsia="en-US"/>
          </w:rPr>
          <w:tab/>
        </w:r>
        <w:r w:rsidDel="00040B8E">
          <w:rPr>
            <w:noProof/>
          </w:rPr>
          <w:delText>Test cases definition</w:delText>
        </w:r>
        <w:r w:rsidDel="00040B8E">
          <w:rPr>
            <w:noProof/>
          </w:rPr>
          <w:tab/>
          <w:delText>24</w:delText>
        </w:r>
      </w:del>
    </w:p>
    <w:p w14:paraId="3232560B" w14:textId="77777777" w:rsidR="00DF49EA" w:rsidRPr="00040B8E" w:rsidDel="00040B8E" w:rsidRDefault="00DF49EA">
      <w:pPr>
        <w:pStyle w:val="TOC1"/>
        <w:tabs>
          <w:tab w:val="left" w:pos="442"/>
        </w:tabs>
        <w:rPr>
          <w:del w:id="744" w:author="Victor Cameo" w:date="2017-03-24T17:42:00Z"/>
          <w:rFonts w:asciiTheme="minorHAnsi" w:eastAsiaTheme="minorEastAsia" w:hAnsiTheme="minorHAnsi" w:cstheme="minorBidi"/>
          <w:b w:val="0"/>
          <w:noProof/>
          <w:sz w:val="24"/>
          <w:lang w:val="en-US" w:eastAsia="en-US"/>
        </w:rPr>
      </w:pPr>
      <w:del w:id="745" w:author="Victor Cameo" w:date="2017-03-24T17:42:00Z">
        <w:r w:rsidRPr="00040B8E" w:rsidDel="00040B8E">
          <w:rPr>
            <w:noProof/>
            <w:lang w:val="en-US"/>
            <w:rPrChange w:id="746" w:author="Victor Cameo" w:date="2017-03-24T17:43:00Z">
              <w:rPr>
                <w:noProof/>
              </w:rPr>
            </w:rPrChange>
          </w:rPr>
          <w:delText>4</w:delText>
        </w:r>
        <w:r w:rsidRPr="00040B8E" w:rsidDel="00040B8E">
          <w:rPr>
            <w:rFonts w:asciiTheme="minorHAnsi" w:eastAsiaTheme="minorEastAsia" w:hAnsiTheme="minorHAnsi" w:cstheme="minorBidi"/>
            <w:b w:val="0"/>
            <w:noProof/>
            <w:sz w:val="24"/>
            <w:lang w:val="en-US" w:eastAsia="en-US"/>
          </w:rPr>
          <w:tab/>
        </w:r>
        <w:r w:rsidRPr="00040B8E" w:rsidDel="00040B8E">
          <w:rPr>
            <w:noProof/>
            <w:lang w:val="en-US"/>
            <w:rPrChange w:id="747" w:author="Victor Cameo" w:date="2017-03-24T17:43:00Z">
              <w:rPr>
                <w:noProof/>
              </w:rPr>
            </w:rPrChange>
          </w:rPr>
          <w:delText>Applications performances</w:delText>
        </w:r>
        <w:r w:rsidRPr="00040B8E" w:rsidDel="00040B8E">
          <w:rPr>
            <w:noProof/>
            <w:lang w:val="en-US"/>
            <w:rPrChange w:id="748" w:author="Victor Cameo" w:date="2017-03-24T17:43:00Z">
              <w:rPr>
                <w:noProof/>
              </w:rPr>
            </w:rPrChange>
          </w:rPr>
          <w:tab/>
          <w:delText>25</w:delText>
        </w:r>
      </w:del>
    </w:p>
    <w:p w14:paraId="501BC34E" w14:textId="04F507C2" w:rsidR="00DF49EA" w:rsidRPr="00EB53FC" w:rsidDel="00040B8E" w:rsidRDefault="00DF49EA">
      <w:pPr>
        <w:pStyle w:val="TOC2"/>
        <w:rPr>
          <w:del w:id="749" w:author="Victor Cameo" w:date="2017-03-24T17:42:00Z"/>
          <w:rFonts w:asciiTheme="minorHAnsi" w:eastAsiaTheme="minorEastAsia" w:hAnsiTheme="minorHAnsi" w:cstheme="minorBidi"/>
          <w:b w:val="0"/>
          <w:bCs w:val="0"/>
          <w:sz w:val="24"/>
          <w:szCs w:val="24"/>
          <w:lang w:val="en-US" w:eastAsia="en-US"/>
        </w:rPr>
      </w:pPr>
      <w:del w:id="750" w:author="Victor Cameo" w:date="2017-03-24T17:42:00Z">
        <w:r w:rsidRPr="00EB53FC" w:rsidDel="00040B8E">
          <w:rPr>
            <w:rFonts w:asciiTheme="minorHAnsi" w:eastAsiaTheme="minorEastAsia" w:hAnsiTheme="minorHAnsi" w:cstheme="minorBidi"/>
            <w:b w:val="0"/>
            <w:bCs w:val="0"/>
            <w:sz w:val="24"/>
            <w:szCs w:val="24"/>
            <w:lang w:val="en-US" w:eastAsia="en-US"/>
          </w:rPr>
          <w:tab/>
        </w:r>
        <w:r w:rsidR="00040B8E" w:rsidRPr="00040B8E" w:rsidDel="00040B8E">
          <w:rPr>
            <w:lang w:val="en-US"/>
            <w:rPrChange w:id="751" w:author="Victor Cameo" w:date="2017-03-24T17:43:00Z">
              <w:rPr>
                <w:lang w:val="fr-FR"/>
              </w:rPr>
            </w:rPrChange>
          </w:rPr>
          <w:delText>Alya</w:delText>
        </w:r>
        <w:r w:rsidRPr="00040B8E" w:rsidDel="00040B8E">
          <w:rPr>
            <w:lang w:val="en-US"/>
            <w:rPrChange w:id="752" w:author="Victor Cameo" w:date="2017-03-24T17:43:00Z">
              <w:rPr/>
            </w:rPrChange>
          </w:rPr>
          <w:tab/>
          <w:delText>25</w:delText>
        </w:r>
      </w:del>
    </w:p>
    <w:p w14:paraId="542062F9" w14:textId="77777777" w:rsidR="00DF49EA" w:rsidRPr="00EB53FC" w:rsidDel="00040B8E" w:rsidRDefault="00DF49EA">
      <w:pPr>
        <w:pStyle w:val="TOC2"/>
        <w:rPr>
          <w:del w:id="753" w:author="Victor Cameo" w:date="2017-03-24T17:42:00Z"/>
          <w:rFonts w:asciiTheme="minorHAnsi" w:eastAsiaTheme="minorEastAsia" w:hAnsiTheme="minorHAnsi" w:cstheme="minorBidi"/>
          <w:b w:val="0"/>
          <w:bCs w:val="0"/>
          <w:sz w:val="24"/>
          <w:szCs w:val="24"/>
          <w:lang w:val="en-US" w:eastAsia="en-US"/>
        </w:rPr>
      </w:pPr>
      <w:del w:id="754" w:author="Victor Cameo" w:date="2017-03-24T17:42:00Z">
        <w:r w:rsidRPr="00040B8E" w:rsidDel="00040B8E">
          <w:rPr>
            <w:lang w:val="en-US"/>
            <w:rPrChange w:id="755" w:author="Victor Cameo" w:date="2017-03-24T17:43:00Z">
              <w:rPr/>
            </w:rPrChange>
          </w:rPr>
          <w:delText>4.1</w:delText>
        </w:r>
        <w:r w:rsidRPr="00040B8E" w:rsidDel="00040B8E">
          <w:rPr>
            <w:lang w:val="en-US"/>
            <w:rPrChange w:id="756" w:author="Victor Cameo" w:date="2017-03-24T17:43:00Z">
              <w:rPr/>
            </w:rPrChange>
          </w:rPr>
          <w:tab/>
          <w:delText>25</w:delText>
        </w:r>
      </w:del>
    </w:p>
    <w:p w14:paraId="7981C9EA" w14:textId="77777777" w:rsidR="00DF49EA" w:rsidRPr="00EB53FC" w:rsidDel="00040B8E" w:rsidRDefault="00DF49EA">
      <w:pPr>
        <w:pStyle w:val="TOC2"/>
        <w:rPr>
          <w:del w:id="757" w:author="Victor Cameo" w:date="2017-03-24T17:42:00Z"/>
          <w:rFonts w:asciiTheme="minorHAnsi" w:eastAsiaTheme="minorEastAsia" w:hAnsiTheme="minorHAnsi" w:cstheme="minorBidi"/>
          <w:b w:val="0"/>
          <w:bCs w:val="0"/>
          <w:sz w:val="24"/>
          <w:szCs w:val="24"/>
          <w:lang w:val="en-US" w:eastAsia="en-US"/>
        </w:rPr>
      </w:pPr>
      <w:del w:id="758" w:author="Victor Cameo" w:date="2017-03-24T17:42:00Z">
        <w:r w:rsidRPr="00040B8E" w:rsidDel="00040B8E">
          <w:rPr>
            <w:lang w:val="en-US"/>
            <w:rPrChange w:id="759" w:author="Victor Cameo" w:date="2017-03-24T17:43:00Z">
              <w:rPr/>
            </w:rPrChange>
          </w:rPr>
          <w:delText>4.2</w:delText>
        </w:r>
        <w:r w:rsidRPr="00EB53FC" w:rsidDel="00040B8E">
          <w:rPr>
            <w:rFonts w:asciiTheme="minorHAnsi" w:eastAsiaTheme="minorEastAsia" w:hAnsiTheme="minorHAnsi" w:cstheme="minorBidi"/>
            <w:b w:val="0"/>
            <w:bCs w:val="0"/>
            <w:sz w:val="24"/>
            <w:szCs w:val="24"/>
            <w:lang w:val="en-US" w:eastAsia="en-US"/>
          </w:rPr>
          <w:tab/>
        </w:r>
        <w:r w:rsidRPr="00040B8E" w:rsidDel="00040B8E">
          <w:rPr>
            <w:lang w:val="en-US"/>
            <w:rPrChange w:id="760" w:author="Victor Cameo" w:date="2017-03-24T17:43:00Z">
              <w:rPr/>
            </w:rPrChange>
          </w:rPr>
          <w:delText>Code_Saturne</w:delText>
        </w:r>
        <w:r w:rsidRPr="00040B8E" w:rsidDel="00040B8E">
          <w:rPr>
            <w:lang w:val="en-US"/>
            <w:rPrChange w:id="761" w:author="Victor Cameo" w:date="2017-03-24T17:43:00Z">
              <w:rPr/>
            </w:rPrChange>
          </w:rPr>
          <w:tab/>
          <w:delText>26</w:delText>
        </w:r>
      </w:del>
    </w:p>
    <w:p w14:paraId="032BFF96" w14:textId="77777777" w:rsidR="00DF49EA" w:rsidDel="00040B8E" w:rsidRDefault="00DF49EA">
      <w:pPr>
        <w:pStyle w:val="TOC2"/>
        <w:rPr>
          <w:del w:id="762" w:author="Victor Cameo" w:date="2017-03-24T17:42:00Z"/>
          <w:rFonts w:asciiTheme="minorHAnsi" w:eastAsiaTheme="minorEastAsia" w:hAnsiTheme="minorHAnsi" w:cstheme="minorBidi"/>
          <w:b w:val="0"/>
          <w:bCs w:val="0"/>
          <w:sz w:val="24"/>
          <w:szCs w:val="24"/>
          <w:lang w:val="en-US" w:eastAsia="en-US"/>
        </w:rPr>
      </w:pPr>
      <w:del w:id="763" w:author="Victor Cameo" w:date="2017-03-24T17:42:00Z">
        <w:r w:rsidRPr="00EB53FC" w:rsidDel="00040B8E">
          <w:rPr>
            <w:rFonts w:asciiTheme="minorHAnsi" w:eastAsiaTheme="minorEastAsia" w:hAnsiTheme="minorHAnsi" w:cstheme="minorBidi"/>
            <w:b w:val="0"/>
            <w:bCs w:val="0"/>
            <w:sz w:val="24"/>
            <w:szCs w:val="24"/>
            <w:lang w:val="en-US" w:eastAsia="en-US"/>
          </w:rPr>
          <w:tab/>
        </w:r>
        <w:r w:rsidDel="00040B8E">
          <w:delText>CP2K</w:delText>
        </w:r>
        <w:r w:rsidDel="00040B8E">
          <w:tab/>
          <w:delText>28</w:delText>
        </w:r>
      </w:del>
    </w:p>
    <w:p w14:paraId="49F8CE6C" w14:textId="77777777" w:rsidR="00DF49EA" w:rsidDel="00040B8E" w:rsidRDefault="00DF49EA">
      <w:pPr>
        <w:pStyle w:val="TOC2"/>
        <w:rPr>
          <w:del w:id="764" w:author="Victor Cameo" w:date="2017-03-24T17:42:00Z"/>
          <w:rFonts w:asciiTheme="minorHAnsi" w:eastAsiaTheme="minorEastAsia" w:hAnsiTheme="minorHAnsi" w:cstheme="minorBidi"/>
          <w:b w:val="0"/>
          <w:bCs w:val="0"/>
          <w:sz w:val="24"/>
          <w:szCs w:val="24"/>
          <w:lang w:val="en-US" w:eastAsia="en-US"/>
        </w:rPr>
      </w:pPr>
      <w:del w:id="765" w:author="Victor Cameo" w:date="2017-03-24T17:42:00Z">
        <w:r w:rsidDel="00040B8E">
          <w:delText>4.3</w:delText>
        </w:r>
        <w:r w:rsidDel="00040B8E">
          <w:tab/>
          <w:delText>28</w:delText>
        </w:r>
      </w:del>
    </w:p>
    <w:p w14:paraId="6913D02A" w14:textId="77777777" w:rsidR="00DF49EA" w:rsidDel="00040B8E" w:rsidRDefault="00DF49EA">
      <w:pPr>
        <w:pStyle w:val="TOC2"/>
        <w:rPr>
          <w:del w:id="766" w:author="Victor Cameo" w:date="2017-03-24T17:42:00Z"/>
          <w:rFonts w:asciiTheme="minorHAnsi" w:eastAsiaTheme="minorEastAsia" w:hAnsiTheme="minorHAnsi" w:cstheme="minorBidi"/>
          <w:b w:val="0"/>
          <w:bCs w:val="0"/>
          <w:sz w:val="24"/>
          <w:szCs w:val="24"/>
          <w:lang w:val="en-US" w:eastAsia="en-US"/>
        </w:rPr>
      </w:pPr>
      <w:del w:id="767" w:author="Victor Cameo" w:date="2017-03-24T17:42:00Z">
        <w:r w:rsidDel="00040B8E">
          <w:delText>4.4</w:delText>
        </w:r>
        <w:r w:rsidDel="00040B8E">
          <w:rPr>
            <w:rFonts w:asciiTheme="minorHAnsi" w:eastAsiaTheme="minorEastAsia" w:hAnsiTheme="minorHAnsi" w:cstheme="minorBidi"/>
            <w:b w:val="0"/>
            <w:bCs w:val="0"/>
            <w:sz w:val="24"/>
            <w:szCs w:val="24"/>
            <w:lang w:val="en-US" w:eastAsia="en-US"/>
          </w:rPr>
          <w:tab/>
        </w:r>
        <w:r w:rsidDel="00040B8E">
          <w:delText>GPAW</w:delText>
        </w:r>
        <w:r w:rsidDel="00040B8E">
          <w:tab/>
          <w:delText>30</w:delText>
        </w:r>
      </w:del>
    </w:p>
    <w:p w14:paraId="3825BE50" w14:textId="77777777" w:rsidR="00DF49EA" w:rsidDel="00040B8E" w:rsidRDefault="00DF49EA">
      <w:pPr>
        <w:pStyle w:val="TOC2"/>
        <w:rPr>
          <w:del w:id="768" w:author="Victor Cameo" w:date="2017-03-24T17:42:00Z"/>
          <w:rFonts w:asciiTheme="minorHAnsi" w:eastAsiaTheme="minorEastAsia" w:hAnsiTheme="minorHAnsi" w:cstheme="minorBidi"/>
          <w:b w:val="0"/>
          <w:bCs w:val="0"/>
          <w:sz w:val="24"/>
          <w:szCs w:val="24"/>
          <w:lang w:val="en-US" w:eastAsia="en-US"/>
        </w:rPr>
      </w:pPr>
      <w:del w:id="769" w:author="Victor Cameo" w:date="2017-03-24T17:42:00Z">
        <w:r w:rsidDel="00040B8E">
          <w:delText>4.5</w:delText>
        </w:r>
        <w:r w:rsidDel="00040B8E">
          <w:rPr>
            <w:rFonts w:asciiTheme="minorHAnsi" w:eastAsiaTheme="minorEastAsia" w:hAnsiTheme="minorHAnsi" w:cstheme="minorBidi"/>
            <w:b w:val="0"/>
            <w:bCs w:val="0"/>
            <w:sz w:val="24"/>
            <w:szCs w:val="24"/>
            <w:lang w:val="en-US" w:eastAsia="en-US"/>
          </w:rPr>
          <w:tab/>
        </w:r>
        <w:r w:rsidDel="00040B8E">
          <w:delText>GROMACS</w:delText>
        </w:r>
        <w:r w:rsidDel="00040B8E">
          <w:tab/>
          <w:delText>30</w:delText>
        </w:r>
      </w:del>
    </w:p>
    <w:p w14:paraId="1B02E1D9" w14:textId="77777777" w:rsidR="00DF49EA" w:rsidDel="00040B8E" w:rsidRDefault="00DF49EA">
      <w:pPr>
        <w:pStyle w:val="TOC2"/>
        <w:rPr>
          <w:del w:id="770" w:author="Victor Cameo" w:date="2017-03-24T17:42:00Z"/>
          <w:rFonts w:asciiTheme="minorHAnsi" w:eastAsiaTheme="minorEastAsia" w:hAnsiTheme="minorHAnsi" w:cstheme="minorBidi"/>
          <w:b w:val="0"/>
          <w:bCs w:val="0"/>
          <w:sz w:val="24"/>
          <w:szCs w:val="24"/>
          <w:lang w:val="en-US" w:eastAsia="en-US"/>
        </w:rPr>
      </w:pPr>
      <w:del w:id="771" w:author="Victor Cameo" w:date="2017-03-24T17:42:00Z">
        <w:r w:rsidDel="00040B8E">
          <w:delText>4.6</w:delText>
        </w:r>
        <w:r w:rsidDel="00040B8E">
          <w:rPr>
            <w:rFonts w:asciiTheme="minorHAnsi" w:eastAsiaTheme="minorEastAsia" w:hAnsiTheme="minorHAnsi" w:cstheme="minorBidi"/>
            <w:b w:val="0"/>
            <w:bCs w:val="0"/>
            <w:sz w:val="24"/>
            <w:szCs w:val="24"/>
            <w:lang w:val="en-US" w:eastAsia="en-US"/>
          </w:rPr>
          <w:tab/>
        </w:r>
        <w:r w:rsidDel="00040B8E">
          <w:delText>NAMD</w:delText>
        </w:r>
        <w:r w:rsidDel="00040B8E">
          <w:tab/>
          <w:delText>32</w:delText>
        </w:r>
      </w:del>
    </w:p>
    <w:p w14:paraId="589F130E" w14:textId="77777777" w:rsidR="00DF49EA" w:rsidDel="00040B8E" w:rsidRDefault="00DF49EA">
      <w:pPr>
        <w:pStyle w:val="TOC2"/>
        <w:rPr>
          <w:del w:id="772" w:author="Victor Cameo" w:date="2017-03-24T17:42:00Z"/>
          <w:rFonts w:asciiTheme="minorHAnsi" w:eastAsiaTheme="minorEastAsia" w:hAnsiTheme="minorHAnsi" w:cstheme="minorBidi"/>
          <w:b w:val="0"/>
          <w:bCs w:val="0"/>
          <w:sz w:val="24"/>
          <w:szCs w:val="24"/>
          <w:lang w:val="en-US" w:eastAsia="en-US"/>
        </w:rPr>
      </w:pPr>
      <w:del w:id="773" w:author="Victor Cameo" w:date="2017-03-24T17:42:00Z">
        <w:r w:rsidDel="00040B8E">
          <w:delText>4.7</w:delText>
        </w:r>
        <w:r w:rsidDel="00040B8E">
          <w:rPr>
            <w:rFonts w:asciiTheme="minorHAnsi" w:eastAsiaTheme="minorEastAsia" w:hAnsiTheme="minorHAnsi" w:cstheme="minorBidi"/>
            <w:b w:val="0"/>
            <w:bCs w:val="0"/>
            <w:sz w:val="24"/>
            <w:szCs w:val="24"/>
            <w:lang w:val="en-US" w:eastAsia="en-US"/>
          </w:rPr>
          <w:tab/>
        </w:r>
        <w:r w:rsidDel="00040B8E">
          <w:delText>PFARM</w:delText>
        </w:r>
        <w:r w:rsidDel="00040B8E">
          <w:tab/>
          <w:delText>34</w:delText>
        </w:r>
      </w:del>
    </w:p>
    <w:p w14:paraId="69AAD607" w14:textId="77777777" w:rsidR="00DF49EA" w:rsidDel="00040B8E" w:rsidRDefault="00DF49EA">
      <w:pPr>
        <w:pStyle w:val="TOC2"/>
        <w:rPr>
          <w:del w:id="774" w:author="Victor Cameo" w:date="2017-03-24T17:42:00Z"/>
          <w:rFonts w:asciiTheme="minorHAnsi" w:eastAsiaTheme="minorEastAsia" w:hAnsiTheme="minorHAnsi" w:cstheme="minorBidi"/>
          <w:b w:val="0"/>
          <w:bCs w:val="0"/>
          <w:sz w:val="24"/>
          <w:szCs w:val="24"/>
          <w:lang w:val="en-US" w:eastAsia="en-US"/>
        </w:rPr>
      </w:pPr>
      <w:del w:id="775" w:author="Victor Cameo" w:date="2017-03-24T17:42:00Z">
        <w:r w:rsidDel="00040B8E">
          <w:delText>4.8</w:delText>
        </w:r>
        <w:r w:rsidDel="00040B8E">
          <w:rPr>
            <w:rFonts w:asciiTheme="minorHAnsi" w:eastAsiaTheme="minorEastAsia" w:hAnsiTheme="minorHAnsi" w:cstheme="minorBidi"/>
            <w:b w:val="0"/>
            <w:bCs w:val="0"/>
            <w:sz w:val="24"/>
            <w:szCs w:val="24"/>
            <w:lang w:val="en-US" w:eastAsia="en-US"/>
          </w:rPr>
          <w:tab/>
        </w:r>
        <w:r w:rsidDel="00040B8E">
          <w:delText>QCD</w:delText>
        </w:r>
        <w:r w:rsidDel="00040B8E">
          <w:tab/>
          <w:delText>35</w:delText>
        </w:r>
      </w:del>
    </w:p>
    <w:p w14:paraId="59E1B17E" w14:textId="77777777" w:rsidR="00DF49EA" w:rsidDel="00040B8E" w:rsidRDefault="00DF49EA">
      <w:pPr>
        <w:pStyle w:val="TOC3"/>
        <w:rPr>
          <w:del w:id="776" w:author="Victor Cameo" w:date="2017-03-24T17:42:00Z"/>
          <w:rFonts w:asciiTheme="minorHAnsi" w:eastAsiaTheme="minorEastAsia" w:hAnsiTheme="minorHAnsi" w:cstheme="minorBidi"/>
          <w:i w:val="0"/>
          <w:noProof/>
          <w:sz w:val="24"/>
          <w:szCs w:val="24"/>
          <w:lang w:val="en-US" w:eastAsia="en-US"/>
        </w:rPr>
      </w:pPr>
      <w:del w:id="777" w:author="Victor Cameo" w:date="2017-03-24T17:42:00Z">
        <w:r w:rsidRPr="00B322F7" w:rsidDel="00040B8E">
          <w:rPr>
            <w:i w:val="0"/>
            <w:noProof/>
            <w:color w:val="000000"/>
          </w:rPr>
          <w:delText>4.8.1</w:delText>
        </w:r>
        <w:r w:rsidDel="00040B8E">
          <w:rPr>
            <w:rFonts w:asciiTheme="minorHAnsi" w:eastAsiaTheme="minorEastAsia" w:hAnsiTheme="minorHAnsi" w:cstheme="minorBidi"/>
            <w:i w:val="0"/>
            <w:noProof/>
            <w:sz w:val="24"/>
            <w:szCs w:val="24"/>
            <w:lang w:val="en-US" w:eastAsia="en-US"/>
          </w:rPr>
          <w:tab/>
        </w:r>
        <w:r w:rsidDel="00040B8E">
          <w:rPr>
            <w:noProof/>
          </w:rPr>
          <w:delText>First implementation</w:delText>
        </w:r>
        <w:r w:rsidDel="00040B8E">
          <w:rPr>
            <w:noProof/>
          </w:rPr>
          <w:tab/>
          <w:delText>36</w:delText>
        </w:r>
      </w:del>
    </w:p>
    <w:p w14:paraId="42631EA4" w14:textId="77777777" w:rsidR="00DF49EA" w:rsidDel="00040B8E" w:rsidRDefault="00DF49EA">
      <w:pPr>
        <w:pStyle w:val="TOC3"/>
        <w:rPr>
          <w:del w:id="778" w:author="Victor Cameo" w:date="2017-03-24T17:42:00Z"/>
          <w:rFonts w:asciiTheme="minorHAnsi" w:eastAsiaTheme="minorEastAsia" w:hAnsiTheme="minorHAnsi" w:cstheme="minorBidi"/>
          <w:i w:val="0"/>
          <w:noProof/>
          <w:sz w:val="24"/>
          <w:szCs w:val="24"/>
          <w:lang w:val="en-US" w:eastAsia="en-US"/>
        </w:rPr>
      </w:pPr>
      <w:del w:id="779" w:author="Victor Cameo" w:date="2017-03-24T17:42:00Z">
        <w:r w:rsidRPr="00B322F7" w:rsidDel="00040B8E">
          <w:rPr>
            <w:i w:val="0"/>
            <w:noProof/>
            <w:color w:val="000000"/>
          </w:rPr>
          <w:delText>4.8.2</w:delText>
        </w:r>
        <w:r w:rsidDel="00040B8E">
          <w:rPr>
            <w:rFonts w:asciiTheme="minorHAnsi" w:eastAsiaTheme="minorEastAsia" w:hAnsiTheme="minorHAnsi" w:cstheme="minorBidi"/>
            <w:i w:val="0"/>
            <w:noProof/>
            <w:sz w:val="24"/>
            <w:szCs w:val="24"/>
            <w:lang w:val="en-US" w:eastAsia="en-US"/>
          </w:rPr>
          <w:tab/>
        </w:r>
        <w:r w:rsidDel="00040B8E">
          <w:rPr>
            <w:noProof/>
          </w:rPr>
          <w:delText>Second implementation</w:delText>
        </w:r>
        <w:r w:rsidDel="00040B8E">
          <w:rPr>
            <w:noProof/>
          </w:rPr>
          <w:tab/>
          <w:delText>37</w:delText>
        </w:r>
      </w:del>
    </w:p>
    <w:p w14:paraId="6F9B5AAF" w14:textId="77777777" w:rsidR="00DF49EA" w:rsidDel="00040B8E" w:rsidRDefault="00DF49EA">
      <w:pPr>
        <w:pStyle w:val="TOC2"/>
        <w:rPr>
          <w:del w:id="780" w:author="Victor Cameo" w:date="2017-03-24T17:42:00Z"/>
          <w:rFonts w:asciiTheme="minorHAnsi" w:eastAsiaTheme="minorEastAsia" w:hAnsiTheme="minorHAnsi" w:cstheme="minorBidi"/>
          <w:b w:val="0"/>
          <w:bCs w:val="0"/>
          <w:sz w:val="24"/>
          <w:szCs w:val="24"/>
          <w:lang w:val="en-US" w:eastAsia="en-US"/>
        </w:rPr>
      </w:pPr>
      <w:del w:id="781" w:author="Victor Cameo" w:date="2017-03-24T17:42:00Z">
        <w:r w:rsidDel="00040B8E">
          <w:delText>4.9</w:delText>
        </w:r>
        <w:r w:rsidDel="00040B8E">
          <w:rPr>
            <w:rFonts w:asciiTheme="minorHAnsi" w:eastAsiaTheme="minorEastAsia" w:hAnsiTheme="minorHAnsi" w:cstheme="minorBidi"/>
            <w:b w:val="0"/>
            <w:bCs w:val="0"/>
            <w:sz w:val="24"/>
            <w:szCs w:val="24"/>
            <w:lang w:val="en-US" w:eastAsia="en-US"/>
          </w:rPr>
          <w:tab/>
        </w:r>
        <w:r w:rsidDel="00040B8E">
          <w:delText>Quantum Espresso</w:delText>
        </w:r>
        <w:r w:rsidDel="00040B8E">
          <w:tab/>
          <w:delText>43</w:delText>
        </w:r>
      </w:del>
    </w:p>
    <w:p w14:paraId="35F2D500" w14:textId="77777777" w:rsidR="00DF49EA" w:rsidDel="00040B8E" w:rsidRDefault="00DF49EA">
      <w:pPr>
        <w:pStyle w:val="TOC2"/>
        <w:rPr>
          <w:del w:id="782" w:author="Victor Cameo" w:date="2017-03-24T17:42:00Z"/>
          <w:rFonts w:asciiTheme="minorHAnsi" w:eastAsiaTheme="minorEastAsia" w:hAnsiTheme="minorHAnsi" w:cstheme="minorBidi"/>
          <w:b w:val="0"/>
          <w:bCs w:val="0"/>
          <w:sz w:val="24"/>
          <w:szCs w:val="24"/>
          <w:lang w:val="en-US" w:eastAsia="en-US"/>
        </w:rPr>
      </w:pPr>
      <w:del w:id="783" w:author="Victor Cameo" w:date="2017-03-24T17:42:00Z">
        <w:r w:rsidDel="00040B8E">
          <w:delText>4.10</w:delText>
        </w:r>
        <w:r w:rsidDel="00040B8E">
          <w:rPr>
            <w:rFonts w:asciiTheme="minorHAnsi" w:eastAsiaTheme="minorEastAsia" w:hAnsiTheme="minorHAnsi" w:cstheme="minorBidi"/>
            <w:b w:val="0"/>
            <w:bCs w:val="0"/>
            <w:sz w:val="24"/>
            <w:szCs w:val="24"/>
            <w:lang w:val="en-US" w:eastAsia="en-US"/>
          </w:rPr>
          <w:tab/>
        </w:r>
        <w:r w:rsidDel="00040B8E">
          <w:delText>Synthetic benchmarks (SHOC)</w:delText>
        </w:r>
        <w:r w:rsidDel="00040B8E">
          <w:tab/>
          <w:delText>46</w:delText>
        </w:r>
      </w:del>
    </w:p>
    <w:p w14:paraId="3FE22A5B" w14:textId="77777777" w:rsidR="00DF49EA" w:rsidDel="00040B8E" w:rsidRDefault="00DF49EA">
      <w:pPr>
        <w:pStyle w:val="TOC2"/>
        <w:rPr>
          <w:del w:id="784" w:author="Victor Cameo" w:date="2017-03-24T17:42:00Z"/>
          <w:rFonts w:asciiTheme="minorHAnsi" w:eastAsiaTheme="minorEastAsia" w:hAnsiTheme="minorHAnsi" w:cstheme="minorBidi"/>
          <w:b w:val="0"/>
          <w:bCs w:val="0"/>
          <w:sz w:val="24"/>
          <w:szCs w:val="24"/>
          <w:lang w:val="en-US" w:eastAsia="en-US"/>
        </w:rPr>
      </w:pPr>
      <w:del w:id="785" w:author="Victor Cameo" w:date="2017-03-24T17:42:00Z">
        <w:r w:rsidDel="00040B8E">
          <w:delText>4.11</w:delText>
        </w:r>
        <w:r w:rsidDel="00040B8E">
          <w:rPr>
            <w:rFonts w:asciiTheme="minorHAnsi" w:eastAsiaTheme="minorEastAsia" w:hAnsiTheme="minorHAnsi" w:cstheme="minorBidi"/>
            <w:b w:val="0"/>
            <w:bCs w:val="0"/>
            <w:sz w:val="24"/>
            <w:szCs w:val="24"/>
            <w:lang w:val="en-US" w:eastAsia="en-US"/>
          </w:rPr>
          <w:tab/>
        </w:r>
        <w:r w:rsidDel="00040B8E">
          <w:delText>SPECFEM3D</w:delText>
        </w:r>
        <w:r w:rsidDel="00040B8E">
          <w:tab/>
          <w:delText>48</w:delText>
        </w:r>
      </w:del>
    </w:p>
    <w:p w14:paraId="627FB83A" w14:textId="77777777" w:rsidR="00DF49EA" w:rsidDel="00040B8E" w:rsidRDefault="00DF49EA">
      <w:pPr>
        <w:pStyle w:val="TOC1"/>
        <w:tabs>
          <w:tab w:val="left" w:pos="442"/>
        </w:tabs>
        <w:rPr>
          <w:del w:id="786" w:author="Victor Cameo" w:date="2017-03-24T17:42:00Z"/>
          <w:rFonts w:asciiTheme="minorHAnsi" w:eastAsiaTheme="minorEastAsia" w:hAnsiTheme="minorHAnsi" w:cstheme="minorBidi"/>
          <w:b w:val="0"/>
          <w:noProof/>
          <w:sz w:val="24"/>
          <w:lang w:val="en-US" w:eastAsia="en-US"/>
        </w:rPr>
      </w:pPr>
      <w:del w:id="787" w:author="Victor Cameo" w:date="2017-03-24T17:42:00Z">
        <w:r w:rsidDel="00040B8E">
          <w:rPr>
            <w:noProof/>
          </w:rPr>
          <w:delText>5</w:delText>
        </w:r>
        <w:r w:rsidDel="00040B8E">
          <w:rPr>
            <w:rFonts w:asciiTheme="minorHAnsi" w:eastAsiaTheme="minorEastAsia" w:hAnsiTheme="minorHAnsi" w:cstheme="minorBidi"/>
            <w:b w:val="0"/>
            <w:noProof/>
            <w:sz w:val="24"/>
            <w:lang w:val="en-US" w:eastAsia="en-US"/>
          </w:rPr>
          <w:tab/>
        </w:r>
        <w:r w:rsidDel="00040B8E">
          <w:rPr>
            <w:noProof/>
          </w:rPr>
          <w:delText>Conclusion and future work</w:delText>
        </w:r>
        <w:r w:rsidDel="00040B8E">
          <w:rPr>
            <w:noProof/>
          </w:rPr>
          <w:tab/>
          <w:delText>48</w:delText>
        </w:r>
      </w:del>
    </w:p>
    <w:p w14:paraId="35508ABC" w14:textId="77777777" w:rsidR="00EB2EE0" w:rsidDel="00DF49EA" w:rsidRDefault="00EB2EE0">
      <w:pPr>
        <w:pStyle w:val="TOC1"/>
        <w:rPr>
          <w:del w:id="788" w:author="Victor Cameo" w:date="2017-03-24T17:39:00Z"/>
          <w:rFonts w:asciiTheme="minorHAnsi" w:eastAsiaTheme="minorEastAsia" w:hAnsiTheme="minorHAnsi" w:cstheme="minorBidi"/>
          <w:b w:val="0"/>
          <w:noProof/>
          <w:sz w:val="24"/>
          <w:lang w:val="en-US" w:eastAsia="en-US"/>
        </w:rPr>
      </w:pPr>
      <w:del w:id="789" w:author="Victor Cameo" w:date="2017-03-24T17:39:00Z">
        <w:r w:rsidDel="00DF49EA">
          <w:rPr>
            <w:noProof/>
          </w:rPr>
          <w:delText>Project and Deliverable Information Sheet</w:delText>
        </w:r>
        <w:r w:rsidDel="00DF49EA">
          <w:rPr>
            <w:noProof/>
          </w:rPr>
          <w:tab/>
          <w:delText>i</w:delText>
        </w:r>
      </w:del>
    </w:p>
    <w:p w14:paraId="6DE72416" w14:textId="77777777" w:rsidR="00EB2EE0" w:rsidDel="00DF49EA" w:rsidRDefault="00EB2EE0">
      <w:pPr>
        <w:pStyle w:val="TOC1"/>
        <w:rPr>
          <w:del w:id="790" w:author="Victor Cameo" w:date="2017-03-24T17:39:00Z"/>
          <w:rFonts w:asciiTheme="minorHAnsi" w:eastAsiaTheme="minorEastAsia" w:hAnsiTheme="minorHAnsi" w:cstheme="minorBidi"/>
          <w:b w:val="0"/>
          <w:noProof/>
          <w:sz w:val="24"/>
          <w:lang w:val="en-US" w:eastAsia="en-US"/>
        </w:rPr>
      </w:pPr>
      <w:del w:id="791" w:author="Victor Cameo" w:date="2017-03-24T17:39:00Z">
        <w:r w:rsidDel="00DF49EA">
          <w:rPr>
            <w:noProof/>
          </w:rPr>
          <w:delText>Document Control Sheet</w:delText>
        </w:r>
        <w:r w:rsidDel="00DF49EA">
          <w:rPr>
            <w:noProof/>
          </w:rPr>
          <w:tab/>
          <w:delText>i</w:delText>
        </w:r>
      </w:del>
    </w:p>
    <w:p w14:paraId="57605F5F" w14:textId="77777777" w:rsidR="00EB2EE0" w:rsidDel="00DF49EA" w:rsidRDefault="00EB2EE0">
      <w:pPr>
        <w:pStyle w:val="TOC1"/>
        <w:rPr>
          <w:del w:id="792" w:author="Victor Cameo" w:date="2017-03-24T17:39:00Z"/>
          <w:rFonts w:asciiTheme="minorHAnsi" w:eastAsiaTheme="minorEastAsia" w:hAnsiTheme="minorHAnsi" w:cstheme="minorBidi"/>
          <w:b w:val="0"/>
          <w:noProof/>
          <w:sz w:val="24"/>
          <w:lang w:val="en-US" w:eastAsia="en-US"/>
        </w:rPr>
      </w:pPr>
      <w:del w:id="793" w:author="Victor Cameo" w:date="2017-03-24T17:39:00Z">
        <w:r w:rsidDel="00DF49EA">
          <w:rPr>
            <w:noProof/>
          </w:rPr>
          <w:delText>Document Status Sheet</w:delText>
        </w:r>
        <w:r w:rsidDel="00DF49EA">
          <w:rPr>
            <w:noProof/>
          </w:rPr>
          <w:tab/>
          <w:delText>ii</w:delText>
        </w:r>
      </w:del>
    </w:p>
    <w:p w14:paraId="27379143" w14:textId="77777777" w:rsidR="00EB2EE0" w:rsidDel="00DF49EA" w:rsidRDefault="00EB2EE0">
      <w:pPr>
        <w:pStyle w:val="TOC1"/>
        <w:rPr>
          <w:del w:id="794" w:author="Victor Cameo" w:date="2017-03-24T17:39:00Z"/>
          <w:rFonts w:asciiTheme="minorHAnsi" w:eastAsiaTheme="minorEastAsia" w:hAnsiTheme="minorHAnsi" w:cstheme="minorBidi"/>
          <w:b w:val="0"/>
          <w:noProof/>
          <w:sz w:val="24"/>
          <w:lang w:val="en-US" w:eastAsia="en-US"/>
        </w:rPr>
      </w:pPr>
      <w:del w:id="795" w:author="Victor Cameo" w:date="2017-03-24T17:39:00Z">
        <w:r w:rsidDel="00DF49EA">
          <w:rPr>
            <w:noProof/>
          </w:rPr>
          <w:delText>Document Keywords</w:delText>
        </w:r>
        <w:r w:rsidDel="00DF49EA">
          <w:rPr>
            <w:noProof/>
          </w:rPr>
          <w:tab/>
          <w:delText>iii</w:delText>
        </w:r>
      </w:del>
    </w:p>
    <w:p w14:paraId="19CC7156" w14:textId="77777777" w:rsidR="00EB2EE0" w:rsidDel="00DF49EA" w:rsidRDefault="00EB2EE0">
      <w:pPr>
        <w:pStyle w:val="TOC1"/>
        <w:rPr>
          <w:del w:id="796" w:author="Victor Cameo" w:date="2017-03-24T17:39:00Z"/>
          <w:rFonts w:asciiTheme="minorHAnsi" w:eastAsiaTheme="minorEastAsia" w:hAnsiTheme="minorHAnsi" w:cstheme="minorBidi"/>
          <w:b w:val="0"/>
          <w:noProof/>
          <w:sz w:val="24"/>
          <w:lang w:val="en-US" w:eastAsia="en-US"/>
        </w:rPr>
      </w:pPr>
      <w:del w:id="797" w:author="Victor Cameo" w:date="2017-03-24T17:39:00Z">
        <w:r w:rsidDel="00DF49EA">
          <w:rPr>
            <w:noProof/>
          </w:rPr>
          <w:delText>Table of Contents</w:delText>
        </w:r>
        <w:r w:rsidDel="00DF49EA">
          <w:rPr>
            <w:noProof/>
          </w:rPr>
          <w:tab/>
          <w:delText>iv</w:delText>
        </w:r>
      </w:del>
    </w:p>
    <w:p w14:paraId="5324BA58" w14:textId="77777777" w:rsidR="00EB2EE0" w:rsidDel="00DF49EA" w:rsidRDefault="00EB2EE0">
      <w:pPr>
        <w:pStyle w:val="TOC1"/>
        <w:rPr>
          <w:del w:id="798" w:author="Victor Cameo" w:date="2017-03-24T17:39:00Z"/>
          <w:rFonts w:asciiTheme="minorHAnsi" w:eastAsiaTheme="minorEastAsia" w:hAnsiTheme="minorHAnsi" w:cstheme="minorBidi"/>
          <w:b w:val="0"/>
          <w:noProof/>
          <w:sz w:val="24"/>
          <w:lang w:val="en-US" w:eastAsia="en-US"/>
        </w:rPr>
      </w:pPr>
      <w:del w:id="799" w:author="Victor Cameo" w:date="2017-03-24T17:39:00Z">
        <w:r w:rsidDel="00DF49EA">
          <w:rPr>
            <w:noProof/>
          </w:rPr>
          <w:delText>List of Figures</w:delText>
        </w:r>
        <w:r w:rsidDel="00DF49EA">
          <w:rPr>
            <w:noProof/>
          </w:rPr>
          <w:tab/>
          <w:delText>v</w:delText>
        </w:r>
      </w:del>
    </w:p>
    <w:p w14:paraId="430DB476" w14:textId="77777777" w:rsidR="00EB2EE0" w:rsidDel="00DF49EA" w:rsidRDefault="00EB2EE0">
      <w:pPr>
        <w:pStyle w:val="TOC1"/>
        <w:rPr>
          <w:del w:id="800" w:author="Victor Cameo" w:date="2017-03-24T17:39:00Z"/>
          <w:rFonts w:asciiTheme="minorHAnsi" w:eastAsiaTheme="minorEastAsia" w:hAnsiTheme="minorHAnsi" w:cstheme="minorBidi"/>
          <w:b w:val="0"/>
          <w:noProof/>
          <w:sz w:val="24"/>
          <w:lang w:val="en-US" w:eastAsia="en-US"/>
        </w:rPr>
      </w:pPr>
      <w:del w:id="801" w:author="Victor Cameo" w:date="2017-03-24T17:39:00Z">
        <w:r w:rsidDel="00DF49EA">
          <w:rPr>
            <w:noProof/>
          </w:rPr>
          <w:delText>List of Tables</w:delText>
        </w:r>
        <w:r w:rsidDel="00DF49EA">
          <w:rPr>
            <w:noProof/>
          </w:rPr>
          <w:tab/>
          <w:delText>vi</w:delText>
        </w:r>
      </w:del>
    </w:p>
    <w:p w14:paraId="7FD0DB52" w14:textId="77777777" w:rsidR="00EB2EE0" w:rsidDel="00DF49EA" w:rsidRDefault="00EB2EE0">
      <w:pPr>
        <w:pStyle w:val="TOC1"/>
        <w:rPr>
          <w:del w:id="802" w:author="Victor Cameo" w:date="2017-03-24T17:39:00Z"/>
          <w:rFonts w:asciiTheme="minorHAnsi" w:eastAsiaTheme="minorEastAsia" w:hAnsiTheme="minorHAnsi" w:cstheme="minorBidi"/>
          <w:b w:val="0"/>
          <w:noProof/>
          <w:sz w:val="24"/>
          <w:lang w:val="en-US" w:eastAsia="en-US"/>
        </w:rPr>
      </w:pPr>
      <w:del w:id="803" w:author="Victor Cameo" w:date="2017-03-24T17:39:00Z">
        <w:r w:rsidDel="00DF49EA">
          <w:rPr>
            <w:noProof/>
          </w:rPr>
          <w:delText>References and Applicable Documents</w:delText>
        </w:r>
        <w:r w:rsidDel="00DF49EA">
          <w:rPr>
            <w:noProof/>
          </w:rPr>
          <w:tab/>
          <w:delText>vi</w:delText>
        </w:r>
      </w:del>
    </w:p>
    <w:p w14:paraId="0A7ACB6F" w14:textId="77777777" w:rsidR="00EB2EE0" w:rsidDel="00DF49EA" w:rsidRDefault="00EB2EE0">
      <w:pPr>
        <w:pStyle w:val="TOC1"/>
        <w:rPr>
          <w:del w:id="804" w:author="Victor Cameo" w:date="2017-03-24T17:39:00Z"/>
          <w:rFonts w:asciiTheme="minorHAnsi" w:eastAsiaTheme="minorEastAsia" w:hAnsiTheme="minorHAnsi" w:cstheme="minorBidi"/>
          <w:b w:val="0"/>
          <w:noProof/>
          <w:sz w:val="24"/>
          <w:lang w:val="en-US" w:eastAsia="en-US"/>
        </w:rPr>
      </w:pPr>
      <w:del w:id="805" w:author="Victor Cameo" w:date="2017-03-24T17:39:00Z">
        <w:r w:rsidDel="00DF49EA">
          <w:rPr>
            <w:noProof/>
          </w:rPr>
          <w:delText>List of Acronyms and Abbreviations</w:delText>
        </w:r>
        <w:r w:rsidDel="00DF49EA">
          <w:rPr>
            <w:noProof/>
          </w:rPr>
          <w:tab/>
          <w:delText>vii</w:delText>
        </w:r>
      </w:del>
    </w:p>
    <w:p w14:paraId="23DB1181" w14:textId="77777777" w:rsidR="00EB2EE0" w:rsidDel="00DF49EA" w:rsidRDefault="00EB2EE0">
      <w:pPr>
        <w:pStyle w:val="TOC1"/>
        <w:rPr>
          <w:del w:id="806" w:author="Victor Cameo" w:date="2017-03-24T17:39:00Z"/>
          <w:rFonts w:asciiTheme="minorHAnsi" w:eastAsiaTheme="minorEastAsia" w:hAnsiTheme="minorHAnsi" w:cstheme="minorBidi"/>
          <w:b w:val="0"/>
          <w:noProof/>
          <w:sz w:val="24"/>
          <w:lang w:val="en-US" w:eastAsia="en-US"/>
        </w:rPr>
      </w:pPr>
      <w:del w:id="807" w:author="Victor Cameo" w:date="2017-03-24T17:39:00Z">
        <w:r w:rsidDel="00DF49EA">
          <w:rPr>
            <w:noProof/>
          </w:rPr>
          <w:delText>List of Project Partner Acronyms</w:delText>
        </w:r>
        <w:r w:rsidDel="00DF49EA">
          <w:rPr>
            <w:noProof/>
          </w:rPr>
          <w:tab/>
          <w:delText>ix</w:delText>
        </w:r>
      </w:del>
    </w:p>
    <w:p w14:paraId="263B53D6" w14:textId="77777777" w:rsidR="00EB2EE0" w:rsidDel="00DF49EA" w:rsidRDefault="00EB2EE0">
      <w:pPr>
        <w:pStyle w:val="TOC1"/>
        <w:rPr>
          <w:del w:id="808" w:author="Victor Cameo" w:date="2017-03-24T17:39:00Z"/>
          <w:rFonts w:asciiTheme="minorHAnsi" w:eastAsiaTheme="minorEastAsia" w:hAnsiTheme="minorHAnsi" w:cstheme="minorBidi"/>
          <w:b w:val="0"/>
          <w:noProof/>
          <w:sz w:val="24"/>
          <w:lang w:val="en-US" w:eastAsia="en-US"/>
        </w:rPr>
      </w:pPr>
      <w:del w:id="809" w:author="Victor Cameo" w:date="2017-03-24T17:39:00Z">
        <w:r w:rsidRPr="00861CFC" w:rsidDel="00DF49EA">
          <w:rPr>
            <w:noProof/>
          </w:rPr>
          <w:delText>Executive Summary</w:delText>
        </w:r>
        <w:r w:rsidDel="00DF49EA">
          <w:rPr>
            <w:noProof/>
          </w:rPr>
          <w:tab/>
          <w:delText>1</w:delText>
        </w:r>
      </w:del>
    </w:p>
    <w:p w14:paraId="4D0C07A4" w14:textId="77777777" w:rsidR="00EB2EE0" w:rsidDel="00DF49EA" w:rsidRDefault="00EB2EE0">
      <w:pPr>
        <w:pStyle w:val="TOC1"/>
        <w:tabs>
          <w:tab w:val="left" w:pos="442"/>
        </w:tabs>
        <w:rPr>
          <w:del w:id="810" w:author="Victor Cameo" w:date="2017-03-24T17:39:00Z"/>
          <w:rFonts w:asciiTheme="minorHAnsi" w:eastAsiaTheme="minorEastAsia" w:hAnsiTheme="minorHAnsi" w:cstheme="minorBidi"/>
          <w:b w:val="0"/>
          <w:noProof/>
          <w:sz w:val="24"/>
          <w:lang w:val="en-US" w:eastAsia="en-US"/>
        </w:rPr>
      </w:pPr>
      <w:del w:id="811" w:author="Victor Cameo" w:date="2017-03-24T17:39:00Z">
        <w:r w:rsidDel="00DF49EA">
          <w:rPr>
            <w:noProof/>
          </w:rPr>
          <w:delText>1</w:delText>
        </w:r>
        <w:r w:rsidDel="00DF49EA">
          <w:rPr>
            <w:rFonts w:asciiTheme="minorHAnsi" w:eastAsiaTheme="minorEastAsia" w:hAnsiTheme="minorHAnsi" w:cstheme="minorBidi"/>
            <w:b w:val="0"/>
            <w:noProof/>
            <w:sz w:val="24"/>
            <w:lang w:val="en-US" w:eastAsia="en-US"/>
          </w:rPr>
          <w:tab/>
        </w:r>
        <w:r w:rsidDel="00DF49EA">
          <w:rPr>
            <w:noProof/>
          </w:rPr>
          <w:delText>Introduction</w:delText>
        </w:r>
        <w:r w:rsidDel="00DF49EA">
          <w:rPr>
            <w:noProof/>
          </w:rPr>
          <w:tab/>
          <w:delText>1</w:delText>
        </w:r>
      </w:del>
    </w:p>
    <w:p w14:paraId="618E02AE" w14:textId="77777777" w:rsidR="00EB2EE0" w:rsidDel="00DF49EA" w:rsidRDefault="00EB2EE0">
      <w:pPr>
        <w:pStyle w:val="TOC1"/>
        <w:tabs>
          <w:tab w:val="left" w:pos="442"/>
        </w:tabs>
        <w:rPr>
          <w:del w:id="812" w:author="Victor Cameo" w:date="2017-03-24T17:39:00Z"/>
          <w:rFonts w:asciiTheme="minorHAnsi" w:eastAsiaTheme="minorEastAsia" w:hAnsiTheme="minorHAnsi" w:cstheme="minorBidi"/>
          <w:b w:val="0"/>
          <w:noProof/>
          <w:sz w:val="24"/>
          <w:lang w:val="en-US" w:eastAsia="en-US"/>
        </w:rPr>
      </w:pPr>
      <w:del w:id="813" w:author="Victor Cameo" w:date="2017-03-24T17:39:00Z">
        <w:r w:rsidDel="00DF49EA">
          <w:rPr>
            <w:noProof/>
          </w:rPr>
          <w:delText>2</w:delText>
        </w:r>
        <w:r w:rsidDel="00DF49EA">
          <w:rPr>
            <w:rFonts w:asciiTheme="minorHAnsi" w:eastAsiaTheme="minorEastAsia" w:hAnsiTheme="minorHAnsi" w:cstheme="minorBidi"/>
            <w:b w:val="0"/>
            <w:noProof/>
            <w:sz w:val="24"/>
            <w:lang w:val="en-US" w:eastAsia="en-US"/>
          </w:rPr>
          <w:tab/>
        </w:r>
        <w:r w:rsidDel="00DF49EA">
          <w:rPr>
            <w:noProof/>
          </w:rPr>
          <w:delText>Targeted architectures</w:delText>
        </w:r>
        <w:r w:rsidDel="00DF49EA">
          <w:rPr>
            <w:noProof/>
          </w:rPr>
          <w:tab/>
          <w:delText>1</w:delText>
        </w:r>
      </w:del>
    </w:p>
    <w:p w14:paraId="2009C0D4" w14:textId="77777777" w:rsidR="00EB2EE0" w:rsidDel="00DF49EA" w:rsidRDefault="00EB2EE0">
      <w:pPr>
        <w:pStyle w:val="TOC2"/>
        <w:rPr>
          <w:del w:id="814" w:author="Victor Cameo" w:date="2017-03-24T17:39:00Z"/>
          <w:rFonts w:asciiTheme="minorHAnsi" w:eastAsiaTheme="minorEastAsia" w:hAnsiTheme="minorHAnsi" w:cstheme="minorBidi"/>
          <w:b w:val="0"/>
          <w:bCs w:val="0"/>
          <w:sz w:val="24"/>
          <w:szCs w:val="24"/>
          <w:lang w:val="en-US" w:eastAsia="en-US"/>
        </w:rPr>
      </w:pPr>
      <w:del w:id="815" w:author="Victor Cameo" w:date="2017-03-24T17:39:00Z">
        <w:r w:rsidDel="00DF49EA">
          <w:delText>2.1</w:delText>
        </w:r>
        <w:r w:rsidDel="00DF49EA">
          <w:rPr>
            <w:rFonts w:asciiTheme="minorHAnsi" w:eastAsiaTheme="minorEastAsia" w:hAnsiTheme="minorHAnsi" w:cstheme="minorBidi"/>
            <w:b w:val="0"/>
            <w:bCs w:val="0"/>
            <w:sz w:val="24"/>
            <w:szCs w:val="24"/>
            <w:lang w:val="en-US" w:eastAsia="en-US"/>
          </w:rPr>
          <w:tab/>
        </w:r>
        <w:r w:rsidDel="00DF49EA">
          <w:delText>Co-processor description</w:delText>
        </w:r>
        <w:r w:rsidDel="00DF49EA">
          <w:tab/>
          <w:delText>1</w:delText>
        </w:r>
      </w:del>
    </w:p>
    <w:p w14:paraId="313742E8" w14:textId="77777777" w:rsidR="00EB2EE0" w:rsidDel="00DF49EA" w:rsidRDefault="00EB2EE0">
      <w:pPr>
        <w:pStyle w:val="TOC2"/>
        <w:rPr>
          <w:del w:id="816" w:author="Victor Cameo" w:date="2017-03-24T17:39:00Z"/>
          <w:rFonts w:asciiTheme="minorHAnsi" w:eastAsiaTheme="minorEastAsia" w:hAnsiTheme="minorHAnsi" w:cstheme="minorBidi"/>
          <w:b w:val="0"/>
          <w:bCs w:val="0"/>
          <w:sz w:val="24"/>
          <w:szCs w:val="24"/>
          <w:lang w:val="en-US" w:eastAsia="en-US"/>
        </w:rPr>
      </w:pPr>
      <w:del w:id="817" w:author="Victor Cameo" w:date="2017-03-24T17:39:00Z">
        <w:r w:rsidDel="00DF49EA">
          <w:delText>2.2</w:delText>
        </w:r>
        <w:r w:rsidDel="00DF49EA">
          <w:rPr>
            <w:rFonts w:asciiTheme="minorHAnsi" w:eastAsiaTheme="minorEastAsia" w:hAnsiTheme="minorHAnsi" w:cstheme="minorBidi"/>
            <w:b w:val="0"/>
            <w:bCs w:val="0"/>
            <w:sz w:val="24"/>
            <w:szCs w:val="24"/>
            <w:lang w:val="en-US" w:eastAsia="en-US"/>
          </w:rPr>
          <w:tab/>
        </w:r>
        <w:r w:rsidDel="00DF49EA">
          <w:delText>Systems description</w:delText>
        </w:r>
        <w:r w:rsidDel="00DF49EA">
          <w:tab/>
          <w:delText>2</w:delText>
        </w:r>
      </w:del>
    </w:p>
    <w:p w14:paraId="300E9978" w14:textId="77777777" w:rsidR="00EB2EE0" w:rsidRPr="00DF49EA" w:rsidDel="00DF49EA" w:rsidRDefault="00EB2EE0">
      <w:pPr>
        <w:pStyle w:val="TOC3"/>
        <w:rPr>
          <w:del w:id="818" w:author="Victor Cameo" w:date="2017-03-24T17:39:00Z"/>
          <w:rFonts w:asciiTheme="minorHAnsi" w:eastAsiaTheme="minorEastAsia" w:hAnsiTheme="minorHAnsi" w:cstheme="minorBidi"/>
          <w:i w:val="0"/>
          <w:noProof/>
          <w:sz w:val="24"/>
          <w:szCs w:val="24"/>
          <w:lang w:val="en-US" w:eastAsia="en-US"/>
        </w:rPr>
      </w:pPr>
      <w:del w:id="819" w:author="Victor Cameo" w:date="2017-03-24T17:39:00Z">
        <w:r w:rsidRPr="00DF49EA" w:rsidDel="00DF49EA">
          <w:rPr>
            <w:i w:val="0"/>
            <w:noProof/>
            <w:color w:val="000000"/>
            <w:lang w:val="en-US"/>
            <w:rPrChange w:id="820" w:author="Victor Cameo" w:date="2017-03-24T17:39:00Z">
              <w:rPr>
                <w:i w:val="0"/>
                <w:noProof/>
                <w:color w:val="000000"/>
              </w:rPr>
            </w:rPrChange>
          </w:rPr>
          <w:delText>2.2.1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21" w:author="Victor Cameo" w:date="2017-03-24T17:39:00Z">
              <w:rPr>
                <w:noProof/>
              </w:rPr>
            </w:rPrChange>
          </w:rPr>
          <w:delText>Cartesius K40</w:delText>
        </w:r>
        <w:r w:rsidRPr="00DF49EA" w:rsidDel="00DF49EA">
          <w:rPr>
            <w:noProof/>
            <w:lang w:val="en-US"/>
            <w:rPrChange w:id="822" w:author="Victor Cameo" w:date="2017-03-24T17:39:00Z">
              <w:rPr>
                <w:noProof/>
              </w:rPr>
            </w:rPrChange>
          </w:rPr>
          <w:tab/>
          <w:delText>2</w:delText>
        </w:r>
      </w:del>
    </w:p>
    <w:p w14:paraId="3B226C9B" w14:textId="77777777" w:rsidR="00EB2EE0" w:rsidRPr="00DF49EA" w:rsidDel="00DF49EA" w:rsidRDefault="00EB2EE0">
      <w:pPr>
        <w:pStyle w:val="TOC3"/>
        <w:rPr>
          <w:del w:id="823" w:author="Victor Cameo" w:date="2017-03-24T17:39:00Z"/>
          <w:rFonts w:asciiTheme="minorHAnsi" w:eastAsiaTheme="minorEastAsia" w:hAnsiTheme="minorHAnsi" w:cstheme="minorBidi"/>
          <w:i w:val="0"/>
          <w:noProof/>
          <w:sz w:val="24"/>
          <w:szCs w:val="24"/>
          <w:lang w:val="en-US" w:eastAsia="en-US"/>
        </w:rPr>
      </w:pPr>
      <w:del w:id="824" w:author="Victor Cameo" w:date="2017-03-24T17:39:00Z">
        <w:r w:rsidRPr="00DF49EA" w:rsidDel="00DF49EA">
          <w:rPr>
            <w:i w:val="0"/>
            <w:noProof/>
            <w:color w:val="000000"/>
            <w:lang w:val="en-US"/>
            <w:rPrChange w:id="825" w:author="Victor Cameo" w:date="2017-03-24T17:39:00Z">
              <w:rPr>
                <w:i w:val="0"/>
                <w:noProof/>
                <w:color w:val="000000"/>
              </w:rPr>
            </w:rPrChange>
          </w:rPr>
          <w:delText>2.2.2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26" w:author="Victor Cameo" w:date="2017-03-24T17:39:00Z">
              <w:rPr>
                <w:noProof/>
              </w:rPr>
            </w:rPrChange>
          </w:rPr>
          <w:delText>MareNostrum KNC</w:delText>
        </w:r>
        <w:r w:rsidRPr="00DF49EA" w:rsidDel="00DF49EA">
          <w:rPr>
            <w:noProof/>
            <w:lang w:val="en-US"/>
            <w:rPrChange w:id="827" w:author="Victor Cameo" w:date="2017-03-24T17:39:00Z">
              <w:rPr>
                <w:noProof/>
              </w:rPr>
            </w:rPrChange>
          </w:rPr>
          <w:tab/>
          <w:delText>3</w:delText>
        </w:r>
      </w:del>
    </w:p>
    <w:p w14:paraId="32AD523F" w14:textId="77777777" w:rsidR="00EB2EE0" w:rsidRPr="00DF49EA" w:rsidDel="00DF49EA" w:rsidRDefault="00EB2EE0">
      <w:pPr>
        <w:pStyle w:val="TOC3"/>
        <w:rPr>
          <w:del w:id="828" w:author="Victor Cameo" w:date="2017-03-24T17:39:00Z"/>
          <w:rFonts w:asciiTheme="minorHAnsi" w:eastAsiaTheme="minorEastAsia" w:hAnsiTheme="minorHAnsi" w:cstheme="minorBidi"/>
          <w:i w:val="0"/>
          <w:noProof/>
          <w:sz w:val="24"/>
          <w:szCs w:val="24"/>
          <w:lang w:val="en-US" w:eastAsia="en-US"/>
        </w:rPr>
      </w:pPr>
      <w:del w:id="829" w:author="Victor Cameo" w:date="2017-03-24T17:39:00Z">
        <w:r w:rsidRPr="00DF49EA" w:rsidDel="00DF49EA">
          <w:rPr>
            <w:i w:val="0"/>
            <w:noProof/>
            <w:color w:val="000000"/>
            <w:lang w:val="en-US"/>
            <w:rPrChange w:id="830" w:author="Victor Cameo" w:date="2017-03-24T17:39:00Z">
              <w:rPr>
                <w:i w:val="0"/>
                <w:noProof/>
                <w:color w:val="000000"/>
              </w:rPr>
            </w:rPrChange>
          </w:rPr>
          <w:delText>2.2.3</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31" w:author="Victor Cameo" w:date="2017-03-24T17:39:00Z">
              <w:rPr>
                <w:noProof/>
              </w:rPr>
            </w:rPrChange>
          </w:rPr>
          <w:delText>Ouessant P100</w:delText>
        </w:r>
        <w:r w:rsidRPr="00DF49EA" w:rsidDel="00DF49EA">
          <w:rPr>
            <w:noProof/>
            <w:lang w:val="en-US"/>
            <w:rPrChange w:id="832" w:author="Victor Cameo" w:date="2017-03-24T17:39:00Z">
              <w:rPr>
                <w:noProof/>
              </w:rPr>
            </w:rPrChange>
          </w:rPr>
          <w:tab/>
          <w:delText>3</w:delText>
        </w:r>
      </w:del>
    </w:p>
    <w:p w14:paraId="3E390FDB" w14:textId="77777777" w:rsidR="00EB2EE0" w:rsidRPr="00DF49EA" w:rsidDel="00DF49EA" w:rsidRDefault="00EB2EE0">
      <w:pPr>
        <w:pStyle w:val="TOC3"/>
        <w:rPr>
          <w:del w:id="833" w:author="Victor Cameo" w:date="2017-03-24T17:39:00Z"/>
          <w:rFonts w:asciiTheme="minorHAnsi" w:eastAsiaTheme="minorEastAsia" w:hAnsiTheme="minorHAnsi" w:cstheme="minorBidi"/>
          <w:i w:val="0"/>
          <w:noProof/>
          <w:sz w:val="24"/>
          <w:szCs w:val="24"/>
          <w:lang w:val="en-US" w:eastAsia="en-US"/>
        </w:rPr>
      </w:pPr>
      <w:del w:id="834" w:author="Victor Cameo" w:date="2017-03-24T17:39:00Z">
        <w:r w:rsidRPr="00DF49EA" w:rsidDel="00DF49EA">
          <w:rPr>
            <w:i w:val="0"/>
            <w:noProof/>
            <w:color w:val="000000"/>
            <w:lang w:val="en-US"/>
            <w:rPrChange w:id="835" w:author="Victor Cameo" w:date="2017-03-24T17:39:00Z">
              <w:rPr>
                <w:i w:val="0"/>
                <w:noProof/>
                <w:color w:val="000000"/>
              </w:rPr>
            </w:rPrChange>
          </w:rPr>
          <w:delText>2.2.4</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36" w:author="Victor Cameo" w:date="2017-03-24T17:39:00Z">
              <w:rPr>
                <w:noProof/>
              </w:rPr>
            </w:rPrChange>
          </w:rPr>
          <w:delText>Frioul KNL</w:delText>
        </w:r>
        <w:r w:rsidRPr="00DF49EA" w:rsidDel="00DF49EA">
          <w:rPr>
            <w:noProof/>
            <w:lang w:val="en-US"/>
            <w:rPrChange w:id="837" w:author="Victor Cameo" w:date="2017-03-24T17:39:00Z">
              <w:rPr>
                <w:noProof/>
              </w:rPr>
            </w:rPrChange>
          </w:rPr>
          <w:tab/>
          <w:delText>3</w:delText>
        </w:r>
      </w:del>
    </w:p>
    <w:p w14:paraId="2E221DA6" w14:textId="77777777" w:rsidR="00EB2EE0" w:rsidRPr="00DF49EA" w:rsidDel="00DF49EA" w:rsidRDefault="00EB2EE0">
      <w:pPr>
        <w:pStyle w:val="TOC1"/>
        <w:tabs>
          <w:tab w:val="left" w:pos="442"/>
        </w:tabs>
        <w:rPr>
          <w:del w:id="838" w:author="Victor Cameo" w:date="2017-03-24T17:39:00Z"/>
          <w:rFonts w:asciiTheme="minorHAnsi" w:eastAsiaTheme="minorEastAsia" w:hAnsiTheme="minorHAnsi" w:cstheme="minorBidi"/>
          <w:b w:val="0"/>
          <w:noProof/>
          <w:sz w:val="24"/>
          <w:lang w:val="en-US" w:eastAsia="en-US"/>
        </w:rPr>
      </w:pPr>
      <w:del w:id="839" w:author="Victor Cameo" w:date="2017-03-24T17:39:00Z">
        <w:r w:rsidRPr="00DF49EA" w:rsidDel="00DF49EA">
          <w:rPr>
            <w:noProof/>
            <w:lang w:val="en-US"/>
            <w:rPrChange w:id="840" w:author="Victor Cameo" w:date="2017-03-24T17:39:00Z">
              <w:rPr>
                <w:noProof/>
              </w:rPr>
            </w:rPrChange>
          </w:rPr>
          <w:delText>3</w:delText>
        </w:r>
        <w:r w:rsidRPr="00DF49EA" w:rsidDel="00DF49EA">
          <w:rPr>
            <w:rFonts w:asciiTheme="minorHAnsi" w:eastAsiaTheme="minorEastAsia" w:hAnsiTheme="minorHAnsi" w:cstheme="minorBidi"/>
            <w:b w:val="0"/>
            <w:noProof/>
            <w:sz w:val="24"/>
            <w:lang w:val="en-US" w:eastAsia="en-US"/>
          </w:rPr>
          <w:tab/>
        </w:r>
        <w:r w:rsidRPr="00DF49EA" w:rsidDel="00DF49EA">
          <w:rPr>
            <w:noProof/>
            <w:lang w:val="en-US"/>
            <w:rPrChange w:id="841" w:author="Victor Cameo" w:date="2017-03-24T17:39:00Z">
              <w:rPr>
                <w:noProof/>
              </w:rPr>
            </w:rPrChange>
          </w:rPr>
          <w:delText>Benchmark suite description</w:delText>
        </w:r>
        <w:r w:rsidRPr="00DF49EA" w:rsidDel="00DF49EA">
          <w:rPr>
            <w:noProof/>
            <w:lang w:val="en-US"/>
            <w:rPrChange w:id="842" w:author="Victor Cameo" w:date="2017-03-24T17:39:00Z">
              <w:rPr>
                <w:noProof/>
              </w:rPr>
            </w:rPrChange>
          </w:rPr>
          <w:tab/>
          <w:delText>4</w:delText>
        </w:r>
      </w:del>
    </w:p>
    <w:p w14:paraId="6DD84204" w14:textId="1CB56D95" w:rsidR="00EB2EE0" w:rsidRPr="00040B8E" w:rsidDel="00DF49EA" w:rsidRDefault="00EB2EE0">
      <w:pPr>
        <w:pStyle w:val="TOC2"/>
        <w:rPr>
          <w:del w:id="843" w:author="Victor Cameo" w:date="2017-03-24T17:39:00Z"/>
          <w:rFonts w:asciiTheme="minorHAnsi" w:eastAsiaTheme="minorEastAsia" w:hAnsiTheme="minorHAnsi" w:cstheme="minorBidi"/>
          <w:b w:val="0"/>
          <w:bCs w:val="0"/>
          <w:sz w:val="24"/>
          <w:szCs w:val="24"/>
          <w:lang w:val="en-US" w:eastAsia="en-US"/>
        </w:rPr>
      </w:pPr>
      <w:del w:id="844" w:author="Victor Cameo" w:date="2017-03-24T17:39:00Z">
        <w:r w:rsidRPr="00DF49EA" w:rsidDel="00DF49EA">
          <w:rPr>
            <w:lang w:val="en-US"/>
            <w:rPrChange w:id="845" w:author="Victor Cameo" w:date="2017-03-24T17:39:00Z">
              <w:rPr/>
            </w:rPrChange>
          </w:rPr>
          <w:delText>3.1</w:delText>
        </w:r>
        <w:r w:rsidRPr="00040B8E" w:rsidDel="00DF49EA">
          <w:rPr>
            <w:rFonts w:asciiTheme="minorHAnsi" w:eastAsiaTheme="minorEastAsia" w:hAnsiTheme="minorHAnsi" w:cstheme="minorBidi"/>
            <w:b w:val="0"/>
            <w:bCs w:val="0"/>
            <w:sz w:val="24"/>
            <w:szCs w:val="24"/>
            <w:lang w:val="en-US" w:eastAsia="en-US"/>
          </w:rPr>
          <w:tab/>
        </w:r>
        <w:r w:rsidR="00771EAC" w:rsidRPr="00DF49EA" w:rsidDel="00DF49EA">
          <w:rPr>
            <w:lang w:val="en-US"/>
            <w:rPrChange w:id="846" w:author="Victor Cameo" w:date="2017-03-24T17:39:00Z">
              <w:rPr>
                <w:lang w:val="fr-FR"/>
              </w:rPr>
            </w:rPrChange>
          </w:rPr>
          <w:delText>Alya</w:delText>
        </w:r>
        <w:r w:rsidRPr="00DF49EA" w:rsidDel="00DF49EA">
          <w:rPr>
            <w:lang w:val="en-US"/>
            <w:rPrChange w:id="847" w:author="Victor Cameo" w:date="2017-03-24T17:39:00Z">
              <w:rPr/>
            </w:rPrChange>
          </w:rPr>
          <w:tab/>
          <w:delText>4</w:delText>
        </w:r>
      </w:del>
    </w:p>
    <w:p w14:paraId="1C69960E" w14:textId="77777777" w:rsidR="00EB2EE0" w:rsidRPr="00DF49EA" w:rsidDel="00DF49EA" w:rsidRDefault="00EB2EE0">
      <w:pPr>
        <w:pStyle w:val="TOC3"/>
        <w:rPr>
          <w:del w:id="848" w:author="Victor Cameo" w:date="2017-03-24T17:39:00Z"/>
          <w:rFonts w:asciiTheme="minorHAnsi" w:eastAsiaTheme="minorEastAsia" w:hAnsiTheme="minorHAnsi" w:cstheme="minorBidi"/>
          <w:i w:val="0"/>
          <w:noProof/>
          <w:sz w:val="24"/>
          <w:szCs w:val="24"/>
          <w:lang w:val="en-US" w:eastAsia="en-US"/>
        </w:rPr>
      </w:pPr>
      <w:del w:id="849" w:author="Victor Cameo" w:date="2017-03-24T17:39:00Z">
        <w:r w:rsidRPr="00DF49EA" w:rsidDel="00DF49EA">
          <w:rPr>
            <w:i w:val="0"/>
            <w:noProof/>
            <w:color w:val="000000"/>
            <w:lang w:val="en-US"/>
            <w:rPrChange w:id="850" w:author="Victor Cameo" w:date="2017-03-24T17:39:00Z">
              <w:rPr>
                <w:i w:val="0"/>
                <w:noProof/>
                <w:color w:val="000000"/>
              </w:rPr>
            </w:rPrChange>
          </w:rPr>
          <w:delText>3.1.1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51" w:author="Victor Cameo" w:date="2017-03-24T17:39:00Z">
              <w:rPr>
                <w:noProof/>
              </w:rPr>
            </w:rPrChange>
          </w:rPr>
          <w:delText>Code description</w:delText>
        </w:r>
        <w:r w:rsidRPr="00DF49EA" w:rsidDel="00DF49EA">
          <w:rPr>
            <w:noProof/>
            <w:lang w:val="en-US"/>
            <w:rPrChange w:id="852" w:author="Victor Cameo" w:date="2017-03-24T17:39:00Z">
              <w:rPr>
                <w:noProof/>
              </w:rPr>
            </w:rPrChange>
          </w:rPr>
          <w:tab/>
          <w:delText>4</w:delText>
        </w:r>
      </w:del>
    </w:p>
    <w:p w14:paraId="19AE61A4" w14:textId="77777777" w:rsidR="00EB2EE0" w:rsidRPr="00DF49EA" w:rsidDel="00DF49EA" w:rsidRDefault="00EB2EE0">
      <w:pPr>
        <w:pStyle w:val="TOC3"/>
        <w:rPr>
          <w:del w:id="853" w:author="Victor Cameo" w:date="2017-03-24T17:39:00Z"/>
          <w:rFonts w:asciiTheme="minorHAnsi" w:eastAsiaTheme="minorEastAsia" w:hAnsiTheme="minorHAnsi" w:cstheme="minorBidi"/>
          <w:i w:val="0"/>
          <w:noProof/>
          <w:sz w:val="24"/>
          <w:szCs w:val="24"/>
          <w:lang w:val="en-US" w:eastAsia="en-US"/>
        </w:rPr>
      </w:pPr>
      <w:del w:id="854" w:author="Victor Cameo" w:date="2017-03-24T17:39:00Z">
        <w:r w:rsidRPr="00DF49EA" w:rsidDel="00DF49EA">
          <w:rPr>
            <w:i w:val="0"/>
            <w:noProof/>
            <w:color w:val="000000"/>
            <w:lang w:val="en-US"/>
            <w:rPrChange w:id="855" w:author="Victor Cameo" w:date="2017-03-24T17:39:00Z">
              <w:rPr>
                <w:i w:val="0"/>
                <w:noProof/>
                <w:color w:val="000000"/>
              </w:rPr>
            </w:rPrChange>
          </w:rPr>
          <w:delText>3.1.2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56" w:author="Victor Cameo" w:date="2017-03-24T17:39:00Z">
              <w:rPr>
                <w:noProof/>
              </w:rPr>
            </w:rPrChange>
          </w:rPr>
          <w:delText>Test cases description</w:delText>
        </w:r>
        <w:r w:rsidRPr="00DF49EA" w:rsidDel="00DF49EA">
          <w:rPr>
            <w:noProof/>
            <w:lang w:val="en-US"/>
            <w:rPrChange w:id="857" w:author="Victor Cameo" w:date="2017-03-24T17:39:00Z">
              <w:rPr>
                <w:noProof/>
              </w:rPr>
            </w:rPrChange>
          </w:rPr>
          <w:tab/>
          <w:delText>4</w:delText>
        </w:r>
      </w:del>
    </w:p>
    <w:p w14:paraId="51E4A027" w14:textId="77777777" w:rsidR="00EB2EE0" w:rsidRPr="00040B8E" w:rsidDel="00DF49EA" w:rsidRDefault="00EB2EE0">
      <w:pPr>
        <w:pStyle w:val="TOC2"/>
        <w:rPr>
          <w:del w:id="858" w:author="Victor Cameo" w:date="2017-03-24T17:39:00Z"/>
          <w:rFonts w:asciiTheme="minorHAnsi" w:eastAsiaTheme="minorEastAsia" w:hAnsiTheme="minorHAnsi" w:cstheme="minorBidi"/>
          <w:b w:val="0"/>
          <w:bCs w:val="0"/>
          <w:sz w:val="24"/>
          <w:szCs w:val="24"/>
          <w:lang w:val="en-US" w:eastAsia="en-US"/>
        </w:rPr>
      </w:pPr>
      <w:del w:id="859" w:author="Victor Cameo" w:date="2017-03-24T17:39:00Z">
        <w:r w:rsidRPr="00DF49EA" w:rsidDel="00DF49EA">
          <w:rPr>
            <w:lang w:val="en-US"/>
            <w:rPrChange w:id="860" w:author="Victor Cameo" w:date="2017-03-24T17:39:00Z">
              <w:rPr/>
            </w:rPrChange>
          </w:rPr>
          <w:delText>3.2</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861" w:author="Victor Cameo" w:date="2017-03-24T17:39:00Z">
              <w:rPr/>
            </w:rPrChange>
          </w:rPr>
          <w:delText>Code_Saturne</w:delText>
        </w:r>
        <w:r w:rsidRPr="00DF49EA" w:rsidDel="00DF49EA">
          <w:rPr>
            <w:lang w:val="en-US"/>
            <w:rPrChange w:id="862" w:author="Victor Cameo" w:date="2017-03-24T17:39:00Z">
              <w:rPr/>
            </w:rPrChange>
          </w:rPr>
          <w:tab/>
          <w:delText>5</w:delText>
        </w:r>
      </w:del>
    </w:p>
    <w:p w14:paraId="4AE0CE43" w14:textId="77777777" w:rsidR="00EB2EE0" w:rsidRPr="00DF49EA" w:rsidDel="00DF49EA" w:rsidRDefault="00EB2EE0">
      <w:pPr>
        <w:pStyle w:val="TOC3"/>
        <w:rPr>
          <w:del w:id="863" w:author="Victor Cameo" w:date="2017-03-24T17:39:00Z"/>
          <w:rFonts w:asciiTheme="minorHAnsi" w:eastAsiaTheme="minorEastAsia" w:hAnsiTheme="minorHAnsi" w:cstheme="minorBidi"/>
          <w:i w:val="0"/>
          <w:noProof/>
          <w:sz w:val="24"/>
          <w:szCs w:val="24"/>
          <w:lang w:val="en-US" w:eastAsia="en-US"/>
        </w:rPr>
      </w:pPr>
      <w:del w:id="864" w:author="Victor Cameo" w:date="2017-03-24T17:39:00Z">
        <w:r w:rsidRPr="00040B8E"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65" w:author="Victor Cameo" w:date="2017-03-24T17:39:00Z">
              <w:rPr>
                <w:noProof/>
              </w:rPr>
            </w:rPrChange>
          </w:rPr>
          <w:delText>Code description</w:delText>
        </w:r>
        <w:r w:rsidRPr="00DF49EA" w:rsidDel="00DF49EA">
          <w:rPr>
            <w:noProof/>
            <w:lang w:val="en-US"/>
            <w:rPrChange w:id="866" w:author="Victor Cameo" w:date="2017-03-24T17:39:00Z">
              <w:rPr>
                <w:noProof/>
              </w:rPr>
            </w:rPrChange>
          </w:rPr>
          <w:tab/>
          <w:delText>5</w:delText>
        </w:r>
      </w:del>
    </w:p>
    <w:p w14:paraId="2D55AEDE" w14:textId="77777777" w:rsidR="00EB2EE0" w:rsidRPr="00DF49EA" w:rsidDel="00DF49EA" w:rsidRDefault="00EB2EE0">
      <w:pPr>
        <w:pStyle w:val="TOC3"/>
        <w:rPr>
          <w:del w:id="867" w:author="Victor Cameo" w:date="2017-03-24T17:39:00Z"/>
          <w:rFonts w:asciiTheme="minorHAnsi" w:eastAsiaTheme="minorEastAsia" w:hAnsiTheme="minorHAnsi" w:cstheme="minorBidi"/>
          <w:i w:val="0"/>
          <w:noProof/>
          <w:sz w:val="24"/>
          <w:szCs w:val="24"/>
          <w:lang w:val="en-US" w:eastAsia="en-US"/>
        </w:rPr>
      </w:pPr>
      <w:del w:id="868" w:author="Victor Cameo" w:date="2017-03-24T17:39:00Z">
        <w:r w:rsidRPr="00DF49EA" w:rsidDel="00DF49EA">
          <w:rPr>
            <w:i w:val="0"/>
            <w:noProof/>
            <w:color w:val="000000"/>
            <w:lang w:val="en-US"/>
            <w:rPrChange w:id="869" w:author="Victor Cameo" w:date="2017-03-24T17:39:00Z">
              <w:rPr>
                <w:i w:val="0"/>
                <w:noProof/>
                <w:color w:val="000000"/>
              </w:rPr>
            </w:rPrChange>
          </w:rPr>
          <w:delText>3.2.1</w:delText>
        </w:r>
        <w:r w:rsidRPr="00DF49EA" w:rsidDel="00DF49EA">
          <w:rPr>
            <w:noProof/>
            <w:lang w:val="en-US"/>
            <w:rPrChange w:id="870" w:author="Victor Cameo" w:date="2017-03-24T17:39:00Z">
              <w:rPr>
                <w:noProof/>
              </w:rPr>
            </w:rPrChange>
          </w:rPr>
          <w:tab/>
          <w:delText>5</w:delText>
        </w:r>
      </w:del>
    </w:p>
    <w:p w14:paraId="4B223BE9" w14:textId="77777777" w:rsidR="00EB2EE0" w:rsidRPr="00DF49EA" w:rsidDel="00DF49EA" w:rsidRDefault="00EB2EE0">
      <w:pPr>
        <w:pStyle w:val="TOC3"/>
        <w:rPr>
          <w:del w:id="871" w:author="Victor Cameo" w:date="2017-03-24T17:39:00Z"/>
          <w:rFonts w:asciiTheme="minorHAnsi" w:eastAsiaTheme="minorEastAsia" w:hAnsiTheme="minorHAnsi" w:cstheme="minorBidi"/>
          <w:i w:val="0"/>
          <w:noProof/>
          <w:sz w:val="24"/>
          <w:szCs w:val="24"/>
          <w:lang w:val="en-US" w:eastAsia="en-US"/>
        </w:rPr>
      </w:pPr>
      <w:del w:id="872" w:author="Victor Cameo" w:date="2017-03-24T17:39:00Z">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73" w:author="Victor Cameo" w:date="2017-03-24T17:39:00Z">
              <w:rPr>
                <w:noProof/>
              </w:rPr>
            </w:rPrChange>
          </w:rPr>
          <w:delText>Test cases description</w:delText>
        </w:r>
        <w:r w:rsidRPr="00DF49EA" w:rsidDel="00DF49EA">
          <w:rPr>
            <w:noProof/>
            <w:lang w:val="en-US"/>
            <w:rPrChange w:id="874" w:author="Victor Cameo" w:date="2017-03-24T17:39:00Z">
              <w:rPr>
                <w:noProof/>
              </w:rPr>
            </w:rPrChange>
          </w:rPr>
          <w:tab/>
          <w:delText>5</w:delText>
        </w:r>
      </w:del>
    </w:p>
    <w:p w14:paraId="7B613B7F" w14:textId="77777777" w:rsidR="00EB2EE0" w:rsidRPr="00DF49EA" w:rsidDel="00DF49EA" w:rsidRDefault="00EB2EE0">
      <w:pPr>
        <w:pStyle w:val="TOC3"/>
        <w:rPr>
          <w:del w:id="875" w:author="Victor Cameo" w:date="2017-03-24T17:39:00Z"/>
          <w:rFonts w:asciiTheme="minorHAnsi" w:eastAsiaTheme="minorEastAsia" w:hAnsiTheme="minorHAnsi" w:cstheme="minorBidi"/>
          <w:i w:val="0"/>
          <w:noProof/>
          <w:sz w:val="24"/>
          <w:szCs w:val="24"/>
          <w:lang w:val="en-US" w:eastAsia="en-US"/>
        </w:rPr>
      </w:pPr>
      <w:del w:id="876" w:author="Victor Cameo" w:date="2017-03-24T17:39:00Z">
        <w:r w:rsidRPr="00DF49EA" w:rsidDel="00DF49EA">
          <w:rPr>
            <w:i w:val="0"/>
            <w:noProof/>
            <w:color w:val="000000"/>
            <w:lang w:val="en-US"/>
            <w:rPrChange w:id="877" w:author="Victor Cameo" w:date="2017-03-24T17:39:00Z">
              <w:rPr>
                <w:i w:val="0"/>
                <w:noProof/>
                <w:color w:val="000000"/>
              </w:rPr>
            </w:rPrChange>
          </w:rPr>
          <w:delText>3.2.2</w:delText>
        </w:r>
        <w:r w:rsidRPr="00DF49EA" w:rsidDel="00DF49EA">
          <w:rPr>
            <w:noProof/>
            <w:lang w:val="en-US"/>
            <w:rPrChange w:id="878" w:author="Victor Cameo" w:date="2017-03-24T17:39:00Z">
              <w:rPr>
                <w:noProof/>
              </w:rPr>
            </w:rPrChange>
          </w:rPr>
          <w:tab/>
          <w:delText>5</w:delText>
        </w:r>
      </w:del>
    </w:p>
    <w:p w14:paraId="5C347FE1" w14:textId="77777777" w:rsidR="00EB2EE0" w:rsidRPr="00040B8E" w:rsidDel="00DF49EA" w:rsidRDefault="00EB2EE0">
      <w:pPr>
        <w:pStyle w:val="TOC2"/>
        <w:rPr>
          <w:del w:id="879" w:author="Victor Cameo" w:date="2017-03-24T17:39:00Z"/>
          <w:rFonts w:asciiTheme="minorHAnsi" w:eastAsiaTheme="minorEastAsia" w:hAnsiTheme="minorHAnsi" w:cstheme="minorBidi"/>
          <w:b w:val="0"/>
          <w:bCs w:val="0"/>
          <w:sz w:val="24"/>
          <w:szCs w:val="24"/>
          <w:lang w:val="en-US" w:eastAsia="en-US"/>
        </w:rPr>
      </w:pPr>
      <w:del w:id="880" w:author="Victor Cameo" w:date="2017-03-24T17:39:00Z">
        <w:r w:rsidRPr="00DF49EA" w:rsidDel="00DF49EA">
          <w:rPr>
            <w:lang w:val="en-US"/>
            <w:rPrChange w:id="881" w:author="Victor Cameo" w:date="2017-03-24T17:39:00Z">
              <w:rPr/>
            </w:rPrChange>
          </w:rPr>
          <w:delText>3.3</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882" w:author="Victor Cameo" w:date="2017-03-24T17:39:00Z">
              <w:rPr/>
            </w:rPrChange>
          </w:rPr>
          <w:delText>CP2K</w:delText>
        </w:r>
        <w:r w:rsidRPr="00DF49EA" w:rsidDel="00DF49EA">
          <w:rPr>
            <w:lang w:val="en-US"/>
            <w:rPrChange w:id="883" w:author="Victor Cameo" w:date="2017-03-24T17:39:00Z">
              <w:rPr/>
            </w:rPrChange>
          </w:rPr>
          <w:tab/>
          <w:delText>6</w:delText>
        </w:r>
      </w:del>
    </w:p>
    <w:p w14:paraId="651AC79B" w14:textId="77777777" w:rsidR="00EB2EE0" w:rsidRPr="00DF49EA" w:rsidDel="00DF49EA" w:rsidRDefault="00EB2EE0">
      <w:pPr>
        <w:pStyle w:val="TOC3"/>
        <w:rPr>
          <w:del w:id="884" w:author="Victor Cameo" w:date="2017-03-24T17:39:00Z"/>
          <w:rFonts w:asciiTheme="minorHAnsi" w:eastAsiaTheme="minorEastAsia" w:hAnsiTheme="minorHAnsi" w:cstheme="minorBidi"/>
          <w:i w:val="0"/>
          <w:noProof/>
          <w:sz w:val="24"/>
          <w:szCs w:val="24"/>
          <w:lang w:val="en-US" w:eastAsia="en-US"/>
        </w:rPr>
      </w:pPr>
      <w:del w:id="885" w:author="Victor Cameo" w:date="2017-03-24T17:39:00Z">
        <w:r w:rsidRPr="00DF49EA" w:rsidDel="00DF49EA">
          <w:rPr>
            <w:i w:val="0"/>
            <w:noProof/>
            <w:color w:val="000000"/>
            <w:lang w:val="en-US"/>
            <w:rPrChange w:id="886" w:author="Victor Cameo" w:date="2017-03-24T17:39:00Z">
              <w:rPr>
                <w:i w:val="0"/>
                <w:noProof/>
                <w:color w:val="000000"/>
              </w:rPr>
            </w:rPrChange>
          </w:rPr>
          <w:delText>3.3.1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87" w:author="Victor Cameo" w:date="2017-03-24T17:39:00Z">
              <w:rPr>
                <w:noProof/>
              </w:rPr>
            </w:rPrChange>
          </w:rPr>
          <w:delText>Code description</w:delText>
        </w:r>
        <w:r w:rsidRPr="00DF49EA" w:rsidDel="00DF49EA">
          <w:rPr>
            <w:noProof/>
            <w:lang w:val="en-US"/>
            <w:rPrChange w:id="888" w:author="Victor Cameo" w:date="2017-03-24T17:39:00Z">
              <w:rPr>
                <w:noProof/>
              </w:rPr>
            </w:rPrChange>
          </w:rPr>
          <w:tab/>
          <w:delText>6</w:delText>
        </w:r>
      </w:del>
    </w:p>
    <w:p w14:paraId="4F688297" w14:textId="77777777" w:rsidR="00EB2EE0" w:rsidRPr="00DF49EA" w:rsidDel="00DF49EA" w:rsidRDefault="00EB2EE0">
      <w:pPr>
        <w:pStyle w:val="TOC3"/>
        <w:rPr>
          <w:del w:id="889" w:author="Victor Cameo" w:date="2017-03-24T17:39:00Z"/>
          <w:rFonts w:asciiTheme="minorHAnsi" w:eastAsiaTheme="minorEastAsia" w:hAnsiTheme="minorHAnsi" w:cstheme="minorBidi"/>
          <w:i w:val="0"/>
          <w:noProof/>
          <w:sz w:val="24"/>
          <w:szCs w:val="24"/>
          <w:lang w:val="en-US" w:eastAsia="en-US"/>
        </w:rPr>
      </w:pPr>
      <w:del w:id="890" w:author="Victor Cameo" w:date="2017-03-24T17:39:00Z">
        <w:r w:rsidRPr="00DF49EA" w:rsidDel="00DF49EA">
          <w:rPr>
            <w:i w:val="0"/>
            <w:noProof/>
            <w:color w:val="000000"/>
            <w:lang w:val="en-US"/>
            <w:rPrChange w:id="891" w:author="Victor Cameo" w:date="2017-03-24T17:39:00Z">
              <w:rPr>
                <w:i w:val="0"/>
                <w:noProof/>
                <w:color w:val="000000"/>
              </w:rPr>
            </w:rPrChange>
          </w:rPr>
          <w:delText>3.3.2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892" w:author="Victor Cameo" w:date="2017-03-24T17:39:00Z">
              <w:rPr>
                <w:noProof/>
              </w:rPr>
            </w:rPrChange>
          </w:rPr>
          <w:delText>Test cases description</w:delText>
        </w:r>
        <w:r w:rsidRPr="00DF49EA" w:rsidDel="00DF49EA">
          <w:rPr>
            <w:noProof/>
            <w:lang w:val="en-US"/>
            <w:rPrChange w:id="893" w:author="Victor Cameo" w:date="2017-03-24T17:39:00Z">
              <w:rPr>
                <w:noProof/>
              </w:rPr>
            </w:rPrChange>
          </w:rPr>
          <w:tab/>
          <w:delText>6</w:delText>
        </w:r>
      </w:del>
    </w:p>
    <w:p w14:paraId="7766A94D" w14:textId="77777777" w:rsidR="00EB2EE0" w:rsidRPr="00040B8E" w:rsidDel="00DF49EA" w:rsidRDefault="00EB2EE0">
      <w:pPr>
        <w:pStyle w:val="TOC2"/>
        <w:rPr>
          <w:del w:id="894" w:author="Victor Cameo" w:date="2017-03-24T17:39:00Z"/>
          <w:rFonts w:asciiTheme="minorHAnsi" w:eastAsiaTheme="minorEastAsia" w:hAnsiTheme="minorHAnsi" w:cstheme="minorBidi"/>
          <w:b w:val="0"/>
          <w:bCs w:val="0"/>
          <w:sz w:val="24"/>
          <w:szCs w:val="24"/>
          <w:lang w:val="en-US" w:eastAsia="en-US"/>
        </w:rPr>
      </w:pPr>
      <w:del w:id="895" w:author="Victor Cameo" w:date="2017-03-24T17:39:00Z">
        <w:r w:rsidRPr="00DF49EA" w:rsidDel="00DF49EA">
          <w:rPr>
            <w:lang w:val="en-US"/>
            <w:rPrChange w:id="896" w:author="Victor Cameo" w:date="2017-03-24T17:39:00Z">
              <w:rPr/>
            </w:rPrChange>
          </w:rPr>
          <w:delText>3.4</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897" w:author="Victor Cameo" w:date="2017-03-24T17:39:00Z">
              <w:rPr/>
            </w:rPrChange>
          </w:rPr>
          <w:delText>GPAW</w:delText>
        </w:r>
        <w:r w:rsidRPr="00DF49EA" w:rsidDel="00DF49EA">
          <w:rPr>
            <w:lang w:val="en-US"/>
            <w:rPrChange w:id="898" w:author="Victor Cameo" w:date="2017-03-24T17:39:00Z">
              <w:rPr/>
            </w:rPrChange>
          </w:rPr>
          <w:tab/>
          <w:delText>7</w:delText>
        </w:r>
      </w:del>
    </w:p>
    <w:p w14:paraId="3879F5FF" w14:textId="77777777" w:rsidR="00EB2EE0" w:rsidRPr="00DF49EA" w:rsidDel="00DF49EA" w:rsidRDefault="00EB2EE0">
      <w:pPr>
        <w:pStyle w:val="TOC3"/>
        <w:rPr>
          <w:del w:id="899" w:author="Victor Cameo" w:date="2017-03-24T17:39:00Z"/>
          <w:rFonts w:asciiTheme="minorHAnsi" w:eastAsiaTheme="minorEastAsia" w:hAnsiTheme="minorHAnsi" w:cstheme="minorBidi"/>
          <w:i w:val="0"/>
          <w:noProof/>
          <w:sz w:val="24"/>
          <w:szCs w:val="24"/>
          <w:lang w:val="en-US" w:eastAsia="en-US"/>
        </w:rPr>
      </w:pPr>
      <w:del w:id="900" w:author="Victor Cameo" w:date="2017-03-24T17:39:00Z">
        <w:r w:rsidRPr="00DF49EA" w:rsidDel="00DF49EA">
          <w:rPr>
            <w:i w:val="0"/>
            <w:noProof/>
            <w:color w:val="000000"/>
            <w:lang w:val="en-US"/>
            <w:rPrChange w:id="901" w:author="Victor Cameo" w:date="2017-03-24T17:39:00Z">
              <w:rPr>
                <w:i w:val="0"/>
                <w:noProof/>
                <w:color w:val="000000"/>
              </w:rPr>
            </w:rPrChange>
          </w:rPr>
          <w:delText>3.4.1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02" w:author="Victor Cameo" w:date="2017-03-24T17:39:00Z">
              <w:rPr>
                <w:noProof/>
              </w:rPr>
            </w:rPrChange>
          </w:rPr>
          <w:delText>Code description</w:delText>
        </w:r>
        <w:r w:rsidRPr="00DF49EA" w:rsidDel="00DF49EA">
          <w:rPr>
            <w:noProof/>
            <w:lang w:val="en-US"/>
            <w:rPrChange w:id="903" w:author="Victor Cameo" w:date="2017-03-24T17:39:00Z">
              <w:rPr>
                <w:noProof/>
              </w:rPr>
            </w:rPrChange>
          </w:rPr>
          <w:tab/>
          <w:delText>7</w:delText>
        </w:r>
      </w:del>
    </w:p>
    <w:p w14:paraId="39DEF767" w14:textId="77777777" w:rsidR="00EB2EE0" w:rsidRPr="00DF49EA" w:rsidDel="00DF49EA" w:rsidRDefault="00EB2EE0">
      <w:pPr>
        <w:pStyle w:val="TOC3"/>
        <w:rPr>
          <w:del w:id="904" w:author="Victor Cameo" w:date="2017-03-24T17:39:00Z"/>
          <w:rFonts w:asciiTheme="minorHAnsi" w:eastAsiaTheme="minorEastAsia" w:hAnsiTheme="minorHAnsi" w:cstheme="minorBidi"/>
          <w:i w:val="0"/>
          <w:noProof/>
          <w:sz w:val="24"/>
          <w:szCs w:val="24"/>
          <w:lang w:val="en-US" w:eastAsia="en-US"/>
        </w:rPr>
      </w:pPr>
      <w:del w:id="905" w:author="Victor Cameo" w:date="2017-03-24T17:39:00Z">
        <w:r w:rsidRPr="00DF49EA" w:rsidDel="00DF49EA">
          <w:rPr>
            <w:i w:val="0"/>
            <w:noProof/>
            <w:color w:val="000000"/>
            <w:lang w:val="en-US"/>
            <w:rPrChange w:id="906" w:author="Victor Cameo" w:date="2017-03-24T17:39:00Z">
              <w:rPr>
                <w:i w:val="0"/>
                <w:noProof/>
                <w:color w:val="000000"/>
              </w:rPr>
            </w:rPrChange>
          </w:rPr>
          <w:delText>3.4.2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07" w:author="Victor Cameo" w:date="2017-03-24T17:39:00Z">
              <w:rPr>
                <w:noProof/>
              </w:rPr>
            </w:rPrChange>
          </w:rPr>
          <w:delText>Test cases description</w:delText>
        </w:r>
        <w:r w:rsidRPr="00DF49EA" w:rsidDel="00DF49EA">
          <w:rPr>
            <w:noProof/>
            <w:lang w:val="en-US"/>
            <w:rPrChange w:id="908" w:author="Victor Cameo" w:date="2017-03-24T17:39:00Z">
              <w:rPr>
                <w:noProof/>
              </w:rPr>
            </w:rPrChange>
          </w:rPr>
          <w:tab/>
          <w:delText>7</w:delText>
        </w:r>
      </w:del>
    </w:p>
    <w:p w14:paraId="39C5F400" w14:textId="77777777" w:rsidR="00EB2EE0" w:rsidRPr="00040B8E" w:rsidDel="00DF49EA" w:rsidRDefault="00EB2EE0">
      <w:pPr>
        <w:pStyle w:val="TOC2"/>
        <w:rPr>
          <w:del w:id="909" w:author="Victor Cameo" w:date="2017-03-24T17:39:00Z"/>
          <w:rFonts w:asciiTheme="minorHAnsi" w:eastAsiaTheme="minorEastAsia" w:hAnsiTheme="minorHAnsi" w:cstheme="minorBidi"/>
          <w:b w:val="0"/>
          <w:bCs w:val="0"/>
          <w:sz w:val="24"/>
          <w:szCs w:val="24"/>
          <w:lang w:val="en-US" w:eastAsia="en-US"/>
        </w:rPr>
      </w:pPr>
      <w:del w:id="910" w:author="Victor Cameo" w:date="2017-03-24T17:39:00Z">
        <w:r w:rsidRPr="00DF49EA" w:rsidDel="00DF49EA">
          <w:rPr>
            <w:lang w:val="en-US"/>
            <w:rPrChange w:id="911" w:author="Victor Cameo" w:date="2017-03-24T17:39:00Z">
              <w:rPr/>
            </w:rPrChange>
          </w:rPr>
          <w:delText>3.5</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912" w:author="Victor Cameo" w:date="2017-03-24T17:39:00Z">
              <w:rPr/>
            </w:rPrChange>
          </w:rPr>
          <w:delText>GROMACS</w:delText>
        </w:r>
        <w:r w:rsidRPr="00DF49EA" w:rsidDel="00DF49EA">
          <w:rPr>
            <w:lang w:val="en-US"/>
            <w:rPrChange w:id="913" w:author="Victor Cameo" w:date="2017-03-24T17:39:00Z">
              <w:rPr/>
            </w:rPrChange>
          </w:rPr>
          <w:tab/>
          <w:delText>7</w:delText>
        </w:r>
      </w:del>
    </w:p>
    <w:p w14:paraId="7A2E65B5" w14:textId="77777777" w:rsidR="00EB2EE0" w:rsidRPr="00DF49EA" w:rsidDel="00DF49EA" w:rsidRDefault="00EB2EE0">
      <w:pPr>
        <w:pStyle w:val="TOC3"/>
        <w:rPr>
          <w:del w:id="914" w:author="Victor Cameo" w:date="2017-03-24T17:39:00Z"/>
          <w:rFonts w:asciiTheme="minorHAnsi" w:eastAsiaTheme="minorEastAsia" w:hAnsiTheme="minorHAnsi" w:cstheme="minorBidi"/>
          <w:i w:val="0"/>
          <w:noProof/>
          <w:sz w:val="24"/>
          <w:szCs w:val="24"/>
          <w:lang w:val="en-US" w:eastAsia="en-US"/>
        </w:rPr>
      </w:pPr>
      <w:del w:id="915" w:author="Victor Cameo" w:date="2017-03-24T17:39:00Z">
        <w:r w:rsidRPr="00DF49EA" w:rsidDel="00DF49EA">
          <w:rPr>
            <w:i w:val="0"/>
            <w:noProof/>
            <w:color w:val="000000"/>
            <w:lang w:val="en-US"/>
            <w:rPrChange w:id="916" w:author="Victor Cameo" w:date="2017-03-24T17:39:00Z">
              <w:rPr>
                <w:i w:val="0"/>
                <w:noProof/>
                <w:color w:val="000000"/>
              </w:rPr>
            </w:rPrChange>
          </w:rPr>
          <w:delText>3.5.1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17" w:author="Victor Cameo" w:date="2017-03-24T17:39:00Z">
              <w:rPr>
                <w:noProof/>
              </w:rPr>
            </w:rPrChange>
          </w:rPr>
          <w:delText>Code description</w:delText>
        </w:r>
        <w:r w:rsidRPr="00DF49EA" w:rsidDel="00DF49EA">
          <w:rPr>
            <w:noProof/>
            <w:lang w:val="en-US"/>
            <w:rPrChange w:id="918" w:author="Victor Cameo" w:date="2017-03-24T17:39:00Z">
              <w:rPr>
                <w:noProof/>
              </w:rPr>
            </w:rPrChange>
          </w:rPr>
          <w:tab/>
          <w:delText>8</w:delText>
        </w:r>
      </w:del>
    </w:p>
    <w:p w14:paraId="6100DC6B" w14:textId="77777777" w:rsidR="00EB2EE0" w:rsidRPr="00DF49EA" w:rsidDel="00DF49EA" w:rsidRDefault="00EB2EE0">
      <w:pPr>
        <w:pStyle w:val="TOC3"/>
        <w:rPr>
          <w:del w:id="919" w:author="Victor Cameo" w:date="2017-03-24T17:39:00Z"/>
          <w:rFonts w:asciiTheme="minorHAnsi" w:eastAsiaTheme="minorEastAsia" w:hAnsiTheme="minorHAnsi" w:cstheme="minorBidi"/>
          <w:i w:val="0"/>
          <w:noProof/>
          <w:sz w:val="24"/>
          <w:szCs w:val="24"/>
          <w:lang w:val="en-US" w:eastAsia="en-US"/>
        </w:rPr>
      </w:pPr>
      <w:del w:id="920" w:author="Victor Cameo" w:date="2017-03-24T17:39:00Z">
        <w:r w:rsidRPr="00DF49EA" w:rsidDel="00DF49EA">
          <w:rPr>
            <w:i w:val="0"/>
            <w:noProof/>
            <w:color w:val="000000"/>
            <w:lang w:val="en-US"/>
            <w:rPrChange w:id="921" w:author="Victor Cameo" w:date="2017-03-24T17:39:00Z">
              <w:rPr>
                <w:i w:val="0"/>
                <w:noProof/>
                <w:color w:val="000000"/>
              </w:rPr>
            </w:rPrChange>
          </w:rPr>
          <w:delText>3.5.2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22" w:author="Victor Cameo" w:date="2017-03-24T17:39:00Z">
              <w:rPr>
                <w:noProof/>
              </w:rPr>
            </w:rPrChange>
          </w:rPr>
          <w:delText>Test cases description</w:delText>
        </w:r>
        <w:r w:rsidRPr="00DF49EA" w:rsidDel="00DF49EA">
          <w:rPr>
            <w:noProof/>
            <w:lang w:val="en-US"/>
            <w:rPrChange w:id="923" w:author="Victor Cameo" w:date="2017-03-24T17:39:00Z">
              <w:rPr>
                <w:noProof/>
              </w:rPr>
            </w:rPrChange>
          </w:rPr>
          <w:tab/>
          <w:delText>8</w:delText>
        </w:r>
      </w:del>
    </w:p>
    <w:p w14:paraId="7914E4E3" w14:textId="77777777" w:rsidR="00EB2EE0" w:rsidRPr="00040B8E" w:rsidDel="00DF49EA" w:rsidRDefault="00EB2EE0">
      <w:pPr>
        <w:pStyle w:val="TOC2"/>
        <w:rPr>
          <w:del w:id="924" w:author="Victor Cameo" w:date="2017-03-24T17:39:00Z"/>
          <w:rFonts w:asciiTheme="minorHAnsi" w:eastAsiaTheme="minorEastAsia" w:hAnsiTheme="minorHAnsi" w:cstheme="minorBidi"/>
          <w:b w:val="0"/>
          <w:bCs w:val="0"/>
          <w:sz w:val="24"/>
          <w:szCs w:val="24"/>
          <w:lang w:val="en-US" w:eastAsia="en-US"/>
        </w:rPr>
      </w:pPr>
      <w:del w:id="925" w:author="Victor Cameo" w:date="2017-03-24T17:39:00Z">
        <w:r w:rsidRPr="00DF49EA" w:rsidDel="00DF49EA">
          <w:rPr>
            <w:lang w:val="en-US"/>
            <w:rPrChange w:id="926" w:author="Victor Cameo" w:date="2017-03-24T17:39:00Z">
              <w:rPr/>
            </w:rPrChange>
          </w:rPr>
          <w:delText>3.6</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927" w:author="Victor Cameo" w:date="2017-03-24T17:39:00Z">
              <w:rPr/>
            </w:rPrChange>
          </w:rPr>
          <w:delText>NAMD</w:delText>
        </w:r>
        <w:r w:rsidRPr="00DF49EA" w:rsidDel="00DF49EA">
          <w:rPr>
            <w:lang w:val="en-US"/>
            <w:rPrChange w:id="928" w:author="Victor Cameo" w:date="2017-03-24T17:39:00Z">
              <w:rPr/>
            </w:rPrChange>
          </w:rPr>
          <w:tab/>
          <w:delText>8</w:delText>
        </w:r>
      </w:del>
    </w:p>
    <w:p w14:paraId="319DC783" w14:textId="77777777" w:rsidR="00EB2EE0" w:rsidRPr="00DF49EA" w:rsidDel="00DF49EA" w:rsidRDefault="00EB2EE0">
      <w:pPr>
        <w:pStyle w:val="TOC3"/>
        <w:rPr>
          <w:del w:id="929" w:author="Victor Cameo" w:date="2017-03-24T17:39:00Z"/>
          <w:rFonts w:asciiTheme="minorHAnsi" w:eastAsiaTheme="minorEastAsia" w:hAnsiTheme="minorHAnsi" w:cstheme="minorBidi"/>
          <w:i w:val="0"/>
          <w:noProof/>
          <w:sz w:val="24"/>
          <w:szCs w:val="24"/>
          <w:lang w:val="en-US" w:eastAsia="en-US"/>
        </w:rPr>
      </w:pPr>
      <w:del w:id="930" w:author="Victor Cameo" w:date="2017-03-24T17:39:00Z">
        <w:r w:rsidRPr="00DF49EA" w:rsidDel="00DF49EA">
          <w:rPr>
            <w:i w:val="0"/>
            <w:noProof/>
            <w:color w:val="000000"/>
            <w:lang w:val="en-US"/>
            <w:rPrChange w:id="931" w:author="Victor Cameo" w:date="2017-03-24T17:39:00Z">
              <w:rPr>
                <w:i w:val="0"/>
                <w:noProof/>
                <w:color w:val="000000"/>
              </w:rPr>
            </w:rPrChange>
          </w:rPr>
          <w:delText>3.6.1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32" w:author="Victor Cameo" w:date="2017-03-24T17:39:00Z">
              <w:rPr>
                <w:noProof/>
              </w:rPr>
            </w:rPrChange>
          </w:rPr>
          <w:delText>Code description</w:delText>
        </w:r>
        <w:r w:rsidRPr="00DF49EA" w:rsidDel="00DF49EA">
          <w:rPr>
            <w:noProof/>
            <w:lang w:val="en-US"/>
            <w:rPrChange w:id="933" w:author="Victor Cameo" w:date="2017-03-24T17:39:00Z">
              <w:rPr>
                <w:noProof/>
              </w:rPr>
            </w:rPrChange>
          </w:rPr>
          <w:tab/>
          <w:delText>9</w:delText>
        </w:r>
      </w:del>
    </w:p>
    <w:p w14:paraId="0CFBA790" w14:textId="77777777" w:rsidR="00EB2EE0" w:rsidRPr="00DF49EA" w:rsidDel="00DF49EA" w:rsidRDefault="00EB2EE0">
      <w:pPr>
        <w:pStyle w:val="TOC3"/>
        <w:rPr>
          <w:del w:id="934" w:author="Victor Cameo" w:date="2017-03-24T17:39:00Z"/>
          <w:rFonts w:asciiTheme="minorHAnsi" w:eastAsiaTheme="minorEastAsia" w:hAnsiTheme="minorHAnsi" w:cstheme="minorBidi"/>
          <w:i w:val="0"/>
          <w:noProof/>
          <w:sz w:val="24"/>
          <w:szCs w:val="24"/>
          <w:lang w:val="en-US" w:eastAsia="en-US"/>
        </w:rPr>
      </w:pPr>
      <w:del w:id="935" w:author="Victor Cameo" w:date="2017-03-24T17:39:00Z">
        <w:r w:rsidRPr="00DF49EA" w:rsidDel="00DF49EA">
          <w:rPr>
            <w:i w:val="0"/>
            <w:noProof/>
            <w:color w:val="000000"/>
            <w:lang w:val="en-US"/>
            <w:rPrChange w:id="936" w:author="Victor Cameo" w:date="2017-03-24T17:39:00Z">
              <w:rPr>
                <w:i w:val="0"/>
                <w:noProof/>
                <w:color w:val="000000"/>
              </w:rPr>
            </w:rPrChange>
          </w:rPr>
          <w:delText>3.6.2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37" w:author="Victor Cameo" w:date="2017-03-24T17:39:00Z">
              <w:rPr>
                <w:noProof/>
              </w:rPr>
            </w:rPrChange>
          </w:rPr>
          <w:delText>Test cases description</w:delText>
        </w:r>
        <w:r w:rsidRPr="00DF49EA" w:rsidDel="00DF49EA">
          <w:rPr>
            <w:noProof/>
            <w:lang w:val="en-US"/>
            <w:rPrChange w:id="938" w:author="Victor Cameo" w:date="2017-03-24T17:39:00Z">
              <w:rPr>
                <w:noProof/>
              </w:rPr>
            </w:rPrChange>
          </w:rPr>
          <w:tab/>
          <w:delText>9</w:delText>
        </w:r>
      </w:del>
    </w:p>
    <w:p w14:paraId="2D57F0EB" w14:textId="77777777" w:rsidR="00EB2EE0" w:rsidRPr="00040B8E" w:rsidDel="00DF49EA" w:rsidRDefault="00EB2EE0">
      <w:pPr>
        <w:pStyle w:val="TOC2"/>
        <w:rPr>
          <w:del w:id="939" w:author="Victor Cameo" w:date="2017-03-24T17:39:00Z"/>
          <w:rFonts w:asciiTheme="minorHAnsi" w:eastAsiaTheme="minorEastAsia" w:hAnsiTheme="minorHAnsi" w:cstheme="minorBidi"/>
          <w:b w:val="0"/>
          <w:bCs w:val="0"/>
          <w:sz w:val="24"/>
          <w:szCs w:val="24"/>
          <w:lang w:val="en-US" w:eastAsia="en-US"/>
        </w:rPr>
      </w:pPr>
      <w:del w:id="940" w:author="Victor Cameo" w:date="2017-03-24T17:39:00Z">
        <w:r w:rsidRPr="00DF49EA" w:rsidDel="00DF49EA">
          <w:rPr>
            <w:lang w:val="en-US"/>
            <w:rPrChange w:id="941" w:author="Victor Cameo" w:date="2017-03-24T17:39:00Z">
              <w:rPr/>
            </w:rPrChange>
          </w:rPr>
          <w:delText>3.7</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942" w:author="Victor Cameo" w:date="2017-03-24T17:39:00Z">
              <w:rPr/>
            </w:rPrChange>
          </w:rPr>
          <w:delText>PFARM</w:delText>
        </w:r>
        <w:r w:rsidRPr="00DF49EA" w:rsidDel="00DF49EA">
          <w:rPr>
            <w:lang w:val="en-US"/>
            <w:rPrChange w:id="943" w:author="Victor Cameo" w:date="2017-03-24T17:39:00Z">
              <w:rPr/>
            </w:rPrChange>
          </w:rPr>
          <w:tab/>
          <w:delText>9</w:delText>
        </w:r>
      </w:del>
    </w:p>
    <w:p w14:paraId="21C2244A" w14:textId="77777777" w:rsidR="00EB2EE0" w:rsidRPr="00DF49EA" w:rsidDel="00DF49EA" w:rsidRDefault="00EB2EE0">
      <w:pPr>
        <w:pStyle w:val="TOC3"/>
        <w:rPr>
          <w:del w:id="944" w:author="Victor Cameo" w:date="2017-03-24T17:39:00Z"/>
          <w:rFonts w:asciiTheme="minorHAnsi" w:eastAsiaTheme="minorEastAsia" w:hAnsiTheme="minorHAnsi" w:cstheme="minorBidi"/>
          <w:i w:val="0"/>
          <w:noProof/>
          <w:sz w:val="24"/>
          <w:szCs w:val="24"/>
          <w:lang w:val="en-US" w:eastAsia="en-US"/>
        </w:rPr>
      </w:pPr>
      <w:del w:id="945" w:author="Victor Cameo" w:date="2017-03-24T17:39:00Z">
        <w:r w:rsidRPr="00DF49EA" w:rsidDel="00DF49EA">
          <w:rPr>
            <w:i w:val="0"/>
            <w:noProof/>
            <w:color w:val="000000"/>
            <w:lang w:val="en-US"/>
            <w:rPrChange w:id="946" w:author="Victor Cameo" w:date="2017-03-24T17:39:00Z">
              <w:rPr>
                <w:i w:val="0"/>
                <w:noProof/>
                <w:color w:val="000000"/>
              </w:rPr>
            </w:rPrChange>
          </w:rPr>
          <w:delText>3.7.1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47" w:author="Victor Cameo" w:date="2017-03-24T17:39:00Z">
              <w:rPr>
                <w:noProof/>
              </w:rPr>
            </w:rPrChange>
          </w:rPr>
          <w:delText>Code description</w:delText>
        </w:r>
        <w:r w:rsidRPr="00DF49EA" w:rsidDel="00DF49EA">
          <w:rPr>
            <w:noProof/>
            <w:lang w:val="en-US"/>
            <w:rPrChange w:id="948" w:author="Victor Cameo" w:date="2017-03-24T17:39:00Z">
              <w:rPr>
                <w:noProof/>
              </w:rPr>
            </w:rPrChange>
          </w:rPr>
          <w:tab/>
          <w:delText>9</w:delText>
        </w:r>
      </w:del>
    </w:p>
    <w:p w14:paraId="2FF6F836" w14:textId="77777777" w:rsidR="00EB2EE0" w:rsidRPr="00DF49EA" w:rsidDel="00DF49EA" w:rsidRDefault="00EB2EE0">
      <w:pPr>
        <w:pStyle w:val="TOC3"/>
        <w:rPr>
          <w:del w:id="949" w:author="Victor Cameo" w:date="2017-03-24T17:39:00Z"/>
          <w:rFonts w:asciiTheme="minorHAnsi" w:eastAsiaTheme="minorEastAsia" w:hAnsiTheme="minorHAnsi" w:cstheme="minorBidi"/>
          <w:i w:val="0"/>
          <w:noProof/>
          <w:sz w:val="24"/>
          <w:szCs w:val="24"/>
          <w:lang w:val="en-US" w:eastAsia="en-US"/>
        </w:rPr>
      </w:pPr>
      <w:del w:id="950" w:author="Victor Cameo" w:date="2017-03-24T17:39:00Z">
        <w:r w:rsidRPr="00DF49EA" w:rsidDel="00DF49EA">
          <w:rPr>
            <w:i w:val="0"/>
            <w:noProof/>
            <w:color w:val="000000"/>
            <w:lang w:val="en-US"/>
            <w:rPrChange w:id="951" w:author="Victor Cameo" w:date="2017-03-24T17:39:00Z">
              <w:rPr>
                <w:i w:val="0"/>
                <w:noProof/>
                <w:color w:val="000000"/>
              </w:rPr>
            </w:rPrChange>
          </w:rPr>
          <w:delText>3.7.2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52" w:author="Victor Cameo" w:date="2017-03-24T17:39:00Z">
              <w:rPr>
                <w:noProof/>
              </w:rPr>
            </w:rPrChange>
          </w:rPr>
          <w:delText>Test cases description</w:delText>
        </w:r>
        <w:r w:rsidRPr="00DF49EA" w:rsidDel="00DF49EA">
          <w:rPr>
            <w:noProof/>
            <w:lang w:val="en-US"/>
            <w:rPrChange w:id="953" w:author="Victor Cameo" w:date="2017-03-24T17:39:00Z">
              <w:rPr>
                <w:noProof/>
              </w:rPr>
            </w:rPrChange>
          </w:rPr>
          <w:tab/>
          <w:delText>10</w:delText>
        </w:r>
      </w:del>
    </w:p>
    <w:p w14:paraId="309CF47A" w14:textId="77777777" w:rsidR="00EB2EE0" w:rsidRPr="00040B8E" w:rsidDel="00DF49EA" w:rsidRDefault="00EB2EE0">
      <w:pPr>
        <w:pStyle w:val="TOC2"/>
        <w:rPr>
          <w:del w:id="954" w:author="Victor Cameo" w:date="2017-03-24T17:39:00Z"/>
          <w:rFonts w:asciiTheme="minorHAnsi" w:eastAsiaTheme="minorEastAsia" w:hAnsiTheme="minorHAnsi" w:cstheme="minorBidi"/>
          <w:b w:val="0"/>
          <w:bCs w:val="0"/>
          <w:sz w:val="24"/>
          <w:szCs w:val="24"/>
          <w:lang w:val="en-US" w:eastAsia="en-US"/>
        </w:rPr>
      </w:pPr>
      <w:del w:id="955" w:author="Victor Cameo" w:date="2017-03-24T17:39:00Z">
        <w:r w:rsidRPr="00DF49EA" w:rsidDel="00DF49EA">
          <w:rPr>
            <w:lang w:val="en-US"/>
            <w:rPrChange w:id="956" w:author="Victor Cameo" w:date="2017-03-24T17:39:00Z">
              <w:rPr/>
            </w:rPrChange>
          </w:rPr>
          <w:delText>3.8</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957" w:author="Victor Cameo" w:date="2017-03-24T17:39:00Z">
              <w:rPr/>
            </w:rPrChange>
          </w:rPr>
          <w:delText>QCD</w:delText>
        </w:r>
        <w:r w:rsidRPr="00DF49EA" w:rsidDel="00DF49EA">
          <w:rPr>
            <w:lang w:val="en-US"/>
            <w:rPrChange w:id="958" w:author="Victor Cameo" w:date="2017-03-24T17:39:00Z">
              <w:rPr/>
            </w:rPrChange>
          </w:rPr>
          <w:tab/>
          <w:delText>11</w:delText>
        </w:r>
      </w:del>
    </w:p>
    <w:p w14:paraId="105BC364" w14:textId="77777777" w:rsidR="00EB2EE0" w:rsidRPr="00DF49EA" w:rsidDel="00DF49EA" w:rsidRDefault="00EB2EE0">
      <w:pPr>
        <w:pStyle w:val="TOC3"/>
        <w:rPr>
          <w:del w:id="959" w:author="Victor Cameo" w:date="2017-03-24T17:39:00Z"/>
          <w:rFonts w:asciiTheme="minorHAnsi" w:eastAsiaTheme="minorEastAsia" w:hAnsiTheme="minorHAnsi" w:cstheme="minorBidi"/>
          <w:i w:val="0"/>
          <w:noProof/>
          <w:sz w:val="24"/>
          <w:szCs w:val="24"/>
          <w:lang w:val="en-US" w:eastAsia="en-US"/>
        </w:rPr>
      </w:pPr>
      <w:del w:id="960" w:author="Victor Cameo" w:date="2017-03-24T17:39:00Z">
        <w:r w:rsidRPr="00DF49EA" w:rsidDel="00DF49EA">
          <w:rPr>
            <w:i w:val="0"/>
            <w:noProof/>
            <w:color w:val="000000"/>
            <w:lang w:val="en-US"/>
            <w:rPrChange w:id="961" w:author="Victor Cameo" w:date="2017-03-24T17:39:00Z">
              <w:rPr>
                <w:i w:val="0"/>
                <w:noProof/>
                <w:color w:val="000000"/>
              </w:rPr>
            </w:rPrChange>
          </w:rPr>
          <w:delText>3.8.1</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62" w:author="Victor Cameo" w:date="2017-03-24T17:39:00Z">
              <w:rPr>
                <w:noProof/>
              </w:rPr>
            </w:rPrChange>
          </w:rPr>
          <w:delText>Code description</w:delText>
        </w:r>
        <w:r w:rsidRPr="00DF49EA" w:rsidDel="00DF49EA">
          <w:rPr>
            <w:noProof/>
            <w:lang w:val="en-US"/>
            <w:rPrChange w:id="963" w:author="Victor Cameo" w:date="2017-03-24T17:39:00Z">
              <w:rPr>
                <w:noProof/>
              </w:rPr>
            </w:rPrChange>
          </w:rPr>
          <w:tab/>
          <w:delText>11</w:delText>
        </w:r>
      </w:del>
    </w:p>
    <w:p w14:paraId="2B63895A" w14:textId="77777777" w:rsidR="00EB2EE0" w:rsidRPr="00DF49EA" w:rsidDel="00DF49EA" w:rsidRDefault="00EB2EE0">
      <w:pPr>
        <w:pStyle w:val="TOC3"/>
        <w:rPr>
          <w:del w:id="964" w:author="Victor Cameo" w:date="2017-03-24T17:39:00Z"/>
          <w:rFonts w:asciiTheme="minorHAnsi" w:eastAsiaTheme="minorEastAsia" w:hAnsiTheme="minorHAnsi" w:cstheme="minorBidi"/>
          <w:i w:val="0"/>
          <w:noProof/>
          <w:sz w:val="24"/>
          <w:szCs w:val="24"/>
          <w:lang w:val="en-US" w:eastAsia="en-US"/>
        </w:rPr>
      </w:pPr>
      <w:del w:id="965" w:author="Victor Cameo" w:date="2017-03-24T17:39:00Z">
        <w:r w:rsidRPr="00DF49EA" w:rsidDel="00DF49EA">
          <w:rPr>
            <w:i w:val="0"/>
            <w:noProof/>
            <w:color w:val="000000"/>
            <w:lang w:val="en-US"/>
            <w:rPrChange w:id="966" w:author="Victor Cameo" w:date="2017-03-24T17:39:00Z">
              <w:rPr>
                <w:i w:val="0"/>
                <w:noProof/>
                <w:color w:val="000000"/>
              </w:rPr>
            </w:rPrChange>
          </w:rPr>
          <w:delText>3.8.2</w:delText>
        </w:r>
        <w:r w:rsidRPr="00DF49EA" w:rsidDel="00DF49EA">
          <w:rPr>
            <w:rFonts w:asciiTheme="minorHAnsi" w:eastAsiaTheme="minorEastAsia" w:hAnsiTheme="minorHAnsi" w:cstheme="minorBidi"/>
            <w:i w:val="0"/>
            <w:noProof/>
            <w:sz w:val="24"/>
            <w:szCs w:val="24"/>
            <w:lang w:val="en-US" w:eastAsia="en-US"/>
          </w:rPr>
          <w:tab/>
        </w:r>
        <w:r w:rsidRPr="00DF49EA" w:rsidDel="00DF49EA">
          <w:rPr>
            <w:noProof/>
            <w:lang w:val="en-US"/>
            <w:rPrChange w:id="967" w:author="Victor Cameo" w:date="2017-03-24T17:39:00Z">
              <w:rPr>
                <w:noProof/>
              </w:rPr>
            </w:rPrChange>
          </w:rPr>
          <w:delText>Test cases description</w:delText>
        </w:r>
        <w:r w:rsidRPr="00DF49EA" w:rsidDel="00DF49EA">
          <w:rPr>
            <w:noProof/>
            <w:lang w:val="en-US"/>
            <w:rPrChange w:id="968" w:author="Victor Cameo" w:date="2017-03-24T17:39:00Z">
              <w:rPr>
                <w:noProof/>
              </w:rPr>
            </w:rPrChange>
          </w:rPr>
          <w:tab/>
          <w:delText>11</w:delText>
        </w:r>
      </w:del>
    </w:p>
    <w:p w14:paraId="24991A1D" w14:textId="77777777" w:rsidR="00EB2EE0" w:rsidRPr="00040B8E" w:rsidDel="00DF49EA" w:rsidRDefault="00EB2EE0">
      <w:pPr>
        <w:pStyle w:val="TOC2"/>
        <w:rPr>
          <w:del w:id="969" w:author="Victor Cameo" w:date="2017-03-24T17:39:00Z"/>
          <w:rFonts w:asciiTheme="minorHAnsi" w:eastAsiaTheme="minorEastAsia" w:hAnsiTheme="minorHAnsi" w:cstheme="minorBidi"/>
          <w:b w:val="0"/>
          <w:bCs w:val="0"/>
          <w:sz w:val="24"/>
          <w:szCs w:val="24"/>
          <w:lang w:val="en-US" w:eastAsia="en-US"/>
        </w:rPr>
      </w:pPr>
      <w:del w:id="970" w:author="Victor Cameo" w:date="2017-03-24T17:39:00Z">
        <w:r w:rsidRPr="00DF49EA" w:rsidDel="00DF49EA">
          <w:rPr>
            <w:lang w:val="en-US"/>
            <w:rPrChange w:id="971" w:author="Victor Cameo" w:date="2017-03-24T17:39:00Z">
              <w:rPr/>
            </w:rPrChange>
          </w:rPr>
          <w:delText>3.9</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972" w:author="Victor Cameo" w:date="2017-03-24T17:39:00Z">
              <w:rPr/>
            </w:rPrChange>
          </w:rPr>
          <w:delText>Quantum Espresso</w:delText>
        </w:r>
        <w:r w:rsidRPr="00DF49EA" w:rsidDel="00DF49EA">
          <w:rPr>
            <w:lang w:val="en-US"/>
            <w:rPrChange w:id="973" w:author="Victor Cameo" w:date="2017-03-24T17:39:00Z">
              <w:rPr/>
            </w:rPrChange>
          </w:rPr>
          <w:tab/>
          <w:delText>12</w:delText>
        </w:r>
      </w:del>
    </w:p>
    <w:p w14:paraId="208B8AE7" w14:textId="77777777" w:rsidR="00EB2EE0" w:rsidDel="00DF49EA" w:rsidRDefault="00EB2EE0">
      <w:pPr>
        <w:pStyle w:val="TOC3"/>
        <w:rPr>
          <w:del w:id="974" w:author="Victor Cameo" w:date="2017-03-24T17:39:00Z"/>
          <w:rFonts w:asciiTheme="minorHAnsi" w:eastAsiaTheme="minorEastAsia" w:hAnsiTheme="minorHAnsi" w:cstheme="minorBidi"/>
          <w:i w:val="0"/>
          <w:noProof/>
          <w:sz w:val="24"/>
          <w:szCs w:val="24"/>
          <w:lang w:val="en-US" w:eastAsia="en-US"/>
        </w:rPr>
      </w:pPr>
      <w:del w:id="975" w:author="Victor Cameo" w:date="2017-03-24T17:39:00Z">
        <w:r w:rsidRPr="00861CFC" w:rsidDel="00DF49EA">
          <w:rPr>
            <w:i w:val="0"/>
            <w:noProof/>
            <w:color w:val="000000"/>
          </w:rPr>
          <w:delText>3.9.1</w:delText>
        </w:r>
        <w:r w:rsidDel="00DF49EA">
          <w:rPr>
            <w:rFonts w:asciiTheme="minorHAnsi" w:eastAsiaTheme="minorEastAsia" w:hAnsiTheme="minorHAnsi" w:cstheme="minorBidi"/>
            <w:i w:val="0"/>
            <w:noProof/>
            <w:sz w:val="24"/>
            <w:szCs w:val="24"/>
            <w:lang w:val="en-US" w:eastAsia="en-US"/>
          </w:rPr>
          <w:tab/>
        </w:r>
        <w:r w:rsidDel="00DF49EA">
          <w:rPr>
            <w:noProof/>
          </w:rPr>
          <w:delText>Code description</w:delText>
        </w:r>
        <w:r w:rsidDel="00DF49EA">
          <w:rPr>
            <w:noProof/>
          </w:rPr>
          <w:tab/>
          <w:delText>12</w:delText>
        </w:r>
      </w:del>
    </w:p>
    <w:p w14:paraId="245C7485" w14:textId="77777777" w:rsidR="00EB2EE0" w:rsidDel="00DF49EA" w:rsidRDefault="00EB2EE0">
      <w:pPr>
        <w:pStyle w:val="TOC3"/>
        <w:rPr>
          <w:del w:id="976" w:author="Victor Cameo" w:date="2017-03-24T17:39:00Z"/>
          <w:rFonts w:asciiTheme="minorHAnsi" w:eastAsiaTheme="minorEastAsia" w:hAnsiTheme="minorHAnsi" w:cstheme="minorBidi"/>
          <w:i w:val="0"/>
          <w:noProof/>
          <w:sz w:val="24"/>
          <w:szCs w:val="24"/>
          <w:lang w:val="en-US" w:eastAsia="en-US"/>
        </w:rPr>
      </w:pPr>
      <w:del w:id="977" w:author="Victor Cameo" w:date="2017-03-24T17:39:00Z">
        <w:r w:rsidRPr="00861CFC" w:rsidDel="00DF49EA">
          <w:rPr>
            <w:i w:val="0"/>
            <w:noProof/>
            <w:color w:val="000000"/>
          </w:rPr>
          <w:delText>3.9.2</w:delText>
        </w:r>
        <w:r w:rsidDel="00DF49EA">
          <w:rPr>
            <w:rFonts w:asciiTheme="minorHAnsi" w:eastAsiaTheme="minorEastAsia" w:hAnsiTheme="minorHAnsi" w:cstheme="minorBidi"/>
            <w:i w:val="0"/>
            <w:noProof/>
            <w:sz w:val="24"/>
            <w:szCs w:val="24"/>
            <w:lang w:val="en-US" w:eastAsia="en-US"/>
          </w:rPr>
          <w:tab/>
        </w:r>
        <w:r w:rsidDel="00DF49EA">
          <w:rPr>
            <w:noProof/>
          </w:rPr>
          <w:delText>Test cases description</w:delText>
        </w:r>
        <w:r w:rsidDel="00DF49EA">
          <w:rPr>
            <w:noProof/>
          </w:rPr>
          <w:tab/>
          <w:delText>12</w:delText>
        </w:r>
      </w:del>
    </w:p>
    <w:p w14:paraId="09EED96D" w14:textId="77777777" w:rsidR="00EB2EE0" w:rsidDel="00DF49EA" w:rsidRDefault="00EB2EE0">
      <w:pPr>
        <w:pStyle w:val="TOC2"/>
        <w:rPr>
          <w:del w:id="978" w:author="Victor Cameo" w:date="2017-03-24T17:39:00Z"/>
          <w:rFonts w:asciiTheme="minorHAnsi" w:eastAsiaTheme="minorEastAsia" w:hAnsiTheme="minorHAnsi" w:cstheme="minorBidi"/>
          <w:b w:val="0"/>
          <w:bCs w:val="0"/>
          <w:sz w:val="24"/>
          <w:szCs w:val="24"/>
          <w:lang w:val="en-US" w:eastAsia="en-US"/>
        </w:rPr>
      </w:pPr>
      <w:del w:id="979" w:author="Victor Cameo" w:date="2017-03-24T17:39:00Z">
        <w:r w:rsidDel="00DF49EA">
          <w:delText>3.10</w:delText>
        </w:r>
        <w:r w:rsidDel="00DF49EA">
          <w:rPr>
            <w:rFonts w:asciiTheme="minorHAnsi" w:eastAsiaTheme="minorEastAsia" w:hAnsiTheme="minorHAnsi" w:cstheme="minorBidi"/>
            <w:b w:val="0"/>
            <w:bCs w:val="0"/>
            <w:sz w:val="24"/>
            <w:szCs w:val="24"/>
            <w:lang w:val="en-US" w:eastAsia="en-US"/>
          </w:rPr>
          <w:tab/>
        </w:r>
        <w:r w:rsidDel="00DF49EA">
          <w:delText>Synthetic benchmarks – SHOC</w:delText>
        </w:r>
        <w:r w:rsidDel="00DF49EA">
          <w:tab/>
          <w:delText>13</w:delText>
        </w:r>
      </w:del>
    </w:p>
    <w:p w14:paraId="2B17EC89" w14:textId="77777777" w:rsidR="00EB2EE0" w:rsidDel="00DF49EA" w:rsidRDefault="00EB2EE0">
      <w:pPr>
        <w:pStyle w:val="TOC3"/>
        <w:tabs>
          <w:tab w:val="left" w:pos="1680"/>
        </w:tabs>
        <w:rPr>
          <w:del w:id="980" w:author="Victor Cameo" w:date="2017-03-24T17:39:00Z"/>
          <w:rFonts w:asciiTheme="minorHAnsi" w:eastAsiaTheme="minorEastAsia" w:hAnsiTheme="minorHAnsi" w:cstheme="minorBidi"/>
          <w:i w:val="0"/>
          <w:noProof/>
          <w:sz w:val="24"/>
          <w:szCs w:val="24"/>
          <w:lang w:val="en-US" w:eastAsia="en-US"/>
        </w:rPr>
      </w:pPr>
      <w:del w:id="981" w:author="Victor Cameo" w:date="2017-03-24T17:39:00Z">
        <w:r w:rsidRPr="00861CFC" w:rsidDel="00DF49EA">
          <w:rPr>
            <w:i w:val="0"/>
            <w:noProof/>
            <w:color w:val="000000"/>
          </w:rPr>
          <w:delText>3.10.1</w:delText>
        </w:r>
        <w:r w:rsidDel="00DF49EA">
          <w:rPr>
            <w:rFonts w:asciiTheme="minorHAnsi" w:eastAsiaTheme="minorEastAsia" w:hAnsiTheme="minorHAnsi" w:cstheme="minorBidi"/>
            <w:i w:val="0"/>
            <w:noProof/>
            <w:sz w:val="24"/>
            <w:szCs w:val="24"/>
            <w:lang w:val="en-US" w:eastAsia="en-US"/>
          </w:rPr>
          <w:tab/>
        </w:r>
        <w:r w:rsidDel="00DF49EA">
          <w:rPr>
            <w:noProof/>
          </w:rPr>
          <w:delText>Code description</w:delText>
        </w:r>
        <w:r w:rsidDel="00DF49EA">
          <w:rPr>
            <w:noProof/>
          </w:rPr>
          <w:tab/>
          <w:delText>13</w:delText>
        </w:r>
      </w:del>
    </w:p>
    <w:p w14:paraId="4FDA179D" w14:textId="77777777" w:rsidR="00EB2EE0" w:rsidDel="00DF49EA" w:rsidRDefault="00EB2EE0">
      <w:pPr>
        <w:pStyle w:val="TOC3"/>
        <w:tabs>
          <w:tab w:val="left" w:pos="1680"/>
        </w:tabs>
        <w:rPr>
          <w:del w:id="982" w:author="Victor Cameo" w:date="2017-03-24T17:39:00Z"/>
          <w:rFonts w:asciiTheme="minorHAnsi" w:eastAsiaTheme="minorEastAsia" w:hAnsiTheme="minorHAnsi" w:cstheme="minorBidi"/>
          <w:i w:val="0"/>
          <w:noProof/>
          <w:sz w:val="24"/>
          <w:szCs w:val="24"/>
          <w:lang w:val="en-US" w:eastAsia="en-US"/>
        </w:rPr>
      </w:pPr>
      <w:del w:id="983" w:author="Victor Cameo" w:date="2017-03-24T17:39:00Z">
        <w:r w:rsidRPr="00861CFC" w:rsidDel="00DF49EA">
          <w:rPr>
            <w:i w:val="0"/>
            <w:noProof/>
            <w:color w:val="000000"/>
          </w:rPr>
          <w:delText>3.10.2</w:delText>
        </w:r>
        <w:r w:rsidDel="00DF49EA">
          <w:rPr>
            <w:rFonts w:asciiTheme="minorHAnsi" w:eastAsiaTheme="minorEastAsia" w:hAnsiTheme="minorHAnsi" w:cstheme="minorBidi"/>
            <w:i w:val="0"/>
            <w:noProof/>
            <w:sz w:val="24"/>
            <w:szCs w:val="24"/>
            <w:lang w:val="en-US" w:eastAsia="en-US"/>
          </w:rPr>
          <w:tab/>
        </w:r>
        <w:r w:rsidDel="00DF49EA">
          <w:rPr>
            <w:noProof/>
          </w:rPr>
          <w:delText>Test cases description</w:delText>
        </w:r>
        <w:r w:rsidDel="00DF49EA">
          <w:rPr>
            <w:noProof/>
          </w:rPr>
          <w:tab/>
          <w:delText>13</w:delText>
        </w:r>
      </w:del>
    </w:p>
    <w:p w14:paraId="7CC8C5B0" w14:textId="77777777" w:rsidR="00EB2EE0" w:rsidDel="00DF49EA" w:rsidRDefault="00EB2EE0">
      <w:pPr>
        <w:pStyle w:val="TOC2"/>
        <w:rPr>
          <w:del w:id="984" w:author="Victor Cameo" w:date="2017-03-24T17:39:00Z"/>
          <w:rFonts w:asciiTheme="minorHAnsi" w:eastAsiaTheme="minorEastAsia" w:hAnsiTheme="minorHAnsi" w:cstheme="minorBidi"/>
          <w:b w:val="0"/>
          <w:bCs w:val="0"/>
          <w:sz w:val="24"/>
          <w:szCs w:val="24"/>
          <w:lang w:val="en-US" w:eastAsia="en-US"/>
        </w:rPr>
      </w:pPr>
      <w:del w:id="985" w:author="Victor Cameo" w:date="2017-03-24T17:39:00Z">
        <w:r w:rsidDel="00DF49EA">
          <w:delText>3.11</w:delText>
        </w:r>
        <w:r w:rsidDel="00DF49EA">
          <w:rPr>
            <w:rFonts w:asciiTheme="minorHAnsi" w:eastAsiaTheme="minorEastAsia" w:hAnsiTheme="minorHAnsi" w:cstheme="minorBidi"/>
            <w:b w:val="0"/>
            <w:bCs w:val="0"/>
            <w:sz w:val="24"/>
            <w:szCs w:val="24"/>
            <w:lang w:val="en-US" w:eastAsia="en-US"/>
          </w:rPr>
          <w:tab/>
        </w:r>
        <w:r w:rsidDel="00DF49EA">
          <w:delText>SPECFEM3D</w:delText>
        </w:r>
        <w:r w:rsidDel="00DF49EA">
          <w:tab/>
          <w:delText>14</w:delText>
        </w:r>
      </w:del>
    </w:p>
    <w:p w14:paraId="3D54E11B" w14:textId="77777777" w:rsidR="00EB2EE0" w:rsidDel="00DF49EA" w:rsidRDefault="00EB2EE0">
      <w:pPr>
        <w:pStyle w:val="TOC3"/>
        <w:tabs>
          <w:tab w:val="left" w:pos="1680"/>
        </w:tabs>
        <w:rPr>
          <w:del w:id="986" w:author="Victor Cameo" w:date="2017-03-24T17:39:00Z"/>
          <w:rFonts w:asciiTheme="minorHAnsi" w:eastAsiaTheme="minorEastAsia" w:hAnsiTheme="minorHAnsi" w:cstheme="minorBidi"/>
          <w:i w:val="0"/>
          <w:noProof/>
          <w:sz w:val="24"/>
          <w:szCs w:val="24"/>
          <w:lang w:val="en-US" w:eastAsia="en-US"/>
        </w:rPr>
      </w:pPr>
      <w:del w:id="987" w:author="Victor Cameo" w:date="2017-03-24T17:39:00Z">
        <w:r w:rsidRPr="00861CFC" w:rsidDel="00DF49EA">
          <w:rPr>
            <w:i w:val="0"/>
            <w:noProof/>
            <w:color w:val="000000"/>
          </w:rPr>
          <w:delText>3.11.1</w:delText>
        </w:r>
        <w:r w:rsidDel="00DF49EA">
          <w:rPr>
            <w:rFonts w:asciiTheme="minorHAnsi" w:eastAsiaTheme="minorEastAsia" w:hAnsiTheme="minorHAnsi" w:cstheme="minorBidi"/>
            <w:i w:val="0"/>
            <w:noProof/>
            <w:sz w:val="24"/>
            <w:szCs w:val="24"/>
            <w:lang w:val="en-US" w:eastAsia="en-US"/>
          </w:rPr>
          <w:tab/>
        </w:r>
        <w:r w:rsidDel="00DF49EA">
          <w:rPr>
            <w:noProof/>
          </w:rPr>
          <w:delText>Test cases definition</w:delText>
        </w:r>
        <w:r w:rsidDel="00DF49EA">
          <w:rPr>
            <w:noProof/>
          </w:rPr>
          <w:tab/>
          <w:delText>14</w:delText>
        </w:r>
      </w:del>
    </w:p>
    <w:p w14:paraId="7C4C9F7F" w14:textId="77777777" w:rsidR="00EB2EE0" w:rsidRPr="00DF49EA" w:rsidDel="00DF49EA" w:rsidRDefault="00EB2EE0">
      <w:pPr>
        <w:pStyle w:val="TOC1"/>
        <w:tabs>
          <w:tab w:val="left" w:pos="442"/>
        </w:tabs>
        <w:rPr>
          <w:del w:id="988" w:author="Victor Cameo" w:date="2017-03-24T17:39:00Z"/>
          <w:rFonts w:asciiTheme="minorHAnsi" w:eastAsiaTheme="minorEastAsia" w:hAnsiTheme="minorHAnsi" w:cstheme="minorBidi"/>
          <w:b w:val="0"/>
          <w:noProof/>
          <w:sz w:val="24"/>
          <w:lang w:val="en-US" w:eastAsia="en-US"/>
        </w:rPr>
      </w:pPr>
      <w:del w:id="989" w:author="Victor Cameo" w:date="2017-03-24T17:39:00Z">
        <w:r w:rsidRPr="00DF49EA" w:rsidDel="00DF49EA">
          <w:rPr>
            <w:noProof/>
            <w:lang w:val="en-US"/>
            <w:rPrChange w:id="990" w:author="Victor Cameo" w:date="2017-03-24T17:39:00Z">
              <w:rPr>
                <w:noProof/>
              </w:rPr>
            </w:rPrChange>
          </w:rPr>
          <w:delText>4</w:delText>
        </w:r>
        <w:r w:rsidRPr="00DF49EA" w:rsidDel="00DF49EA">
          <w:rPr>
            <w:rFonts w:asciiTheme="minorHAnsi" w:eastAsiaTheme="minorEastAsia" w:hAnsiTheme="minorHAnsi" w:cstheme="minorBidi"/>
            <w:b w:val="0"/>
            <w:noProof/>
            <w:sz w:val="24"/>
            <w:lang w:val="en-US" w:eastAsia="en-US"/>
          </w:rPr>
          <w:tab/>
        </w:r>
        <w:r w:rsidRPr="00DF49EA" w:rsidDel="00DF49EA">
          <w:rPr>
            <w:noProof/>
            <w:lang w:val="en-US"/>
            <w:rPrChange w:id="991" w:author="Victor Cameo" w:date="2017-03-24T17:39:00Z">
              <w:rPr>
                <w:noProof/>
              </w:rPr>
            </w:rPrChange>
          </w:rPr>
          <w:delText>Applications performances</w:delText>
        </w:r>
        <w:r w:rsidRPr="00DF49EA" w:rsidDel="00DF49EA">
          <w:rPr>
            <w:noProof/>
            <w:lang w:val="en-US"/>
            <w:rPrChange w:id="992" w:author="Victor Cameo" w:date="2017-03-24T17:39:00Z">
              <w:rPr>
                <w:noProof/>
              </w:rPr>
            </w:rPrChange>
          </w:rPr>
          <w:tab/>
          <w:delText>15</w:delText>
        </w:r>
      </w:del>
    </w:p>
    <w:p w14:paraId="228FD169" w14:textId="79E9FF6F" w:rsidR="00EB2EE0" w:rsidRPr="00040B8E" w:rsidDel="00DF49EA" w:rsidRDefault="00EB2EE0">
      <w:pPr>
        <w:pStyle w:val="TOC2"/>
        <w:rPr>
          <w:del w:id="993" w:author="Victor Cameo" w:date="2017-03-24T17:39:00Z"/>
          <w:rFonts w:asciiTheme="minorHAnsi" w:eastAsiaTheme="minorEastAsia" w:hAnsiTheme="minorHAnsi" w:cstheme="minorBidi"/>
          <w:b w:val="0"/>
          <w:bCs w:val="0"/>
          <w:sz w:val="24"/>
          <w:szCs w:val="24"/>
          <w:lang w:val="en-US" w:eastAsia="en-US"/>
        </w:rPr>
      </w:pPr>
      <w:del w:id="994" w:author="Victor Cameo" w:date="2017-03-24T17:39:00Z">
        <w:r w:rsidRPr="00DF49EA" w:rsidDel="00DF49EA">
          <w:rPr>
            <w:lang w:val="en-US"/>
            <w:rPrChange w:id="995" w:author="Victor Cameo" w:date="2017-03-24T17:39:00Z">
              <w:rPr/>
            </w:rPrChange>
          </w:rPr>
          <w:delText>4.1</w:delText>
        </w:r>
        <w:r w:rsidRPr="00040B8E" w:rsidDel="00DF49EA">
          <w:rPr>
            <w:rFonts w:asciiTheme="minorHAnsi" w:eastAsiaTheme="minorEastAsia" w:hAnsiTheme="minorHAnsi" w:cstheme="minorBidi"/>
            <w:b w:val="0"/>
            <w:bCs w:val="0"/>
            <w:sz w:val="24"/>
            <w:szCs w:val="24"/>
            <w:lang w:val="en-US" w:eastAsia="en-US"/>
          </w:rPr>
          <w:tab/>
        </w:r>
        <w:r w:rsidR="00771EAC" w:rsidRPr="00DF49EA" w:rsidDel="00DF49EA">
          <w:rPr>
            <w:lang w:val="en-US"/>
            <w:rPrChange w:id="996" w:author="Victor Cameo" w:date="2017-03-24T17:39:00Z">
              <w:rPr>
                <w:lang w:val="fr-FR"/>
              </w:rPr>
            </w:rPrChange>
          </w:rPr>
          <w:delText>ALYA</w:delText>
        </w:r>
        <w:r w:rsidRPr="00DF49EA" w:rsidDel="00DF49EA">
          <w:rPr>
            <w:lang w:val="en-US"/>
            <w:rPrChange w:id="997" w:author="Victor Cameo" w:date="2017-03-24T17:39:00Z">
              <w:rPr/>
            </w:rPrChange>
          </w:rPr>
          <w:tab/>
          <w:delText>16</w:delText>
        </w:r>
      </w:del>
    </w:p>
    <w:p w14:paraId="02616FCE" w14:textId="77777777" w:rsidR="00EB2EE0" w:rsidRPr="00040B8E" w:rsidDel="00DF49EA" w:rsidRDefault="00EB2EE0">
      <w:pPr>
        <w:pStyle w:val="TOC2"/>
        <w:rPr>
          <w:del w:id="998" w:author="Victor Cameo" w:date="2017-03-24T17:39:00Z"/>
          <w:rFonts w:asciiTheme="minorHAnsi" w:eastAsiaTheme="minorEastAsia" w:hAnsiTheme="minorHAnsi" w:cstheme="minorBidi"/>
          <w:b w:val="0"/>
          <w:bCs w:val="0"/>
          <w:sz w:val="24"/>
          <w:szCs w:val="24"/>
          <w:lang w:val="en-US" w:eastAsia="en-US"/>
        </w:rPr>
      </w:pPr>
      <w:del w:id="999" w:author="Victor Cameo" w:date="2017-03-24T17:39:00Z">
        <w:r w:rsidRPr="00DF49EA" w:rsidDel="00DF49EA">
          <w:rPr>
            <w:lang w:val="en-US"/>
            <w:rPrChange w:id="1000" w:author="Victor Cameo" w:date="2017-03-24T17:39:00Z">
              <w:rPr/>
            </w:rPrChange>
          </w:rPr>
          <w:delText>4.2</w:delText>
        </w:r>
        <w:r w:rsidRPr="00040B8E" w:rsidDel="00DF49EA">
          <w:rPr>
            <w:rFonts w:asciiTheme="minorHAnsi" w:eastAsiaTheme="minorEastAsia" w:hAnsiTheme="minorHAnsi" w:cstheme="minorBidi"/>
            <w:b w:val="0"/>
            <w:bCs w:val="0"/>
            <w:sz w:val="24"/>
            <w:szCs w:val="24"/>
            <w:lang w:val="en-US" w:eastAsia="en-US"/>
          </w:rPr>
          <w:tab/>
        </w:r>
        <w:r w:rsidRPr="00DF49EA" w:rsidDel="00DF49EA">
          <w:rPr>
            <w:lang w:val="en-US"/>
            <w:rPrChange w:id="1001" w:author="Victor Cameo" w:date="2017-03-24T17:39:00Z">
              <w:rPr/>
            </w:rPrChange>
          </w:rPr>
          <w:delText>Code_Saturne</w:delText>
        </w:r>
        <w:r w:rsidRPr="00DF49EA" w:rsidDel="00DF49EA">
          <w:rPr>
            <w:lang w:val="en-US"/>
            <w:rPrChange w:id="1002" w:author="Victor Cameo" w:date="2017-03-24T17:39:00Z">
              <w:rPr/>
            </w:rPrChange>
          </w:rPr>
          <w:tab/>
          <w:delText>17</w:delText>
        </w:r>
      </w:del>
    </w:p>
    <w:p w14:paraId="6F0AF053" w14:textId="77777777" w:rsidR="00EB2EE0" w:rsidDel="00DF49EA" w:rsidRDefault="00EB2EE0">
      <w:pPr>
        <w:pStyle w:val="TOC2"/>
        <w:rPr>
          <w:del w:id="1003" w:author="Victor Cameo" w:date="2017-03-24T17:39:00Z"/>
          <w:rFonts w:asciiTheme="minorHAnsi" w:eastAsiaTheme="minorEastAsia" w:hAnsiTheme="minorHAnsi" w:cstheme="minorBidi"/>
          <w:b w:val="0"/>
          <w:bCs w:val="0"/>
          <w:sz w:val="24"/>
          <w:szCs w:val="24"/>
          <w:lang w:val="en-US" w:eastAsia="en-US"/>
        </w:rPr>
      </w:pPr>
      <w:del w:id="1004" w:author="Victor Cameo" w:date="2017-03-24T17:39:00Z">
        <w:r w:rsidRPr="00040B8E" w:rsidDel="00DF49EA">
          <w:rPr>
            <w:rFonts w:asciiTheme="minorHAnsi" w:eastAsiaTheme="minorEastAsia" w:hAnsiTheme="minorHAnsi" w:cstheme="minorBidi"/>
            <w:b w:val="0"/>
            <w:bCs w:val="0"/>
            <w:sz w:val="24"/>
            <w:szCs w:val="24"/>
            <w:lang w:val="en-US" w:eastAsia="en-US"/>
          </w:rPr>
          <w:tab/>
        </w:r>
        <w:r w:rsidDel="00DF49EA">
          <w:delText>CP2K</w:delText>
        </w:r>
        <w:r w:rsidDel="00DF49EA">
          <w:tab/>
          <w:delText>19</w:delText>
        </w:r>
      </w:del>
    </w:p>
    <w:p w14:paraId="11B28CBB" w14:textId="77777777" w:rsidR="00EB2EE0" w:rsidDel="00DF49EA" w:rsidRDefault="00EB2EE0">
      <w:pPr>
        <w:pStyle w:val="TOC2"/>
        <w:rPr>
          <w:del w:id="1005" w:author="Victor Cameo" w:date="2017-03-24T17:39:00Z"/>
          <w:rFonts w:asciiTheme="minorHAnsi" w:eastAsiaTheme="minorEastAsia" w:hAnsiTheme="minorHAnsi" w:cstheme="minorBidi"/>
          <w:b w:val="0"/>
          <w:bCs w:val="0"/>
          <w:sz w:val="24"/>
          <w:szCs w:val="24"/>
          <w:lang w:val="en-US" w:eastAsia="en-US"/>
        </w:rPr>
      </w:pPr>
      <w:del w:id="1006" w:author="Victor Cameo" w:date="2017-03-24T17:39:00Z">
        <w:r w:rsidDel="00DF49EA">
          <w:delText>4.3</w:delText>
        </w:r>
        <w:r w:rsidDel="00DF49EA">
          <w:tab/>
          <w:delText>19</w:delText>
        </w:r>
      </w:del>
    </w:p>
    <w:p w14:paraId="09CD8D9F" w14:textId="77777777" w:rsidR="00EB2EE0" w:rsidDel="00DF49EA" w:rsidRDefault="00EB2EE0">
      <w:pPr>
        <w:pStyle w:val="TOC2"/>
        <w:rPr>
          <w:del w:id="1007" w:author="Victor Cameo" w:date="2017-03-24T17:39:00Z"/>
          <w:rFonts w:asciiTheme="minorHAnsi" w:eastAsiaTheme="minorEastAsia" w:hAnsiTheme="minorHAnsi" w:cstheme="minorBidi"/>
          <w:b w:val="0"/>
          <w:bCs w:val="0"/>
          <w:sz w:val="24"/>
          <w:szCs w:val="24"/>
          <w:lang w:val="en-US" w:eastAsia="en-US"/>
        </w:rPr>
      </w:pPr>
      <w:del w:id="1008" w:author="Victor Cameo" w:date="2017-03-24T17:39:00Z">
        <w:r w:rsidDel="00DF49EA">
          <w:delText>4.4</w:delText>
        </w:r>
        <w:r w:rsidDel="00DF49EA">
          <w:rPr>
            <w:rFonts w:asciiTheme="minorHAnsi" w:eastAsiaTheme="minorEastAsia" w:hAnsiTheme="minorHAnsi" w:cstheme="minorBidi"/>
            <w:b w:val="0"/>
            <w:bCs w:val="0"/>
            <w:sz w:val="24"/>
            <w:szCs w:val="24"/>
            <w:lang w:val="en-US" w:eastAsia="en-US"/>
          </w:rPr>
          <w:tab/>
        </w:r>
        <w:r w:rsidDel="00DF49EA">
          <w:delText>GPAW</w:delText>
        </w:r>
        <w:r w:rsidDel="00DF49EA">
          <w:tab/>
          <w:delText>20</w:delText>
        </w:r>
      </w:del>
    </w:p>
    <w:p w14:paraId="2DBEBC45" w14:textId="77777777" w:rsidR="00EB2EE0" w:rsidDel="00DF49EA" w:rsidRDefault="00EB2EE0">
      <w:pPr>
        <w:pStyle w:val="TOC2"/>
        <w:rPr>
          <w:del w:id="1009" w:author="Victor Cameo" w:date="2017-03-24T17:39:00Z"/>
          <w:rFonts w:asciiTheme="minorHAnsi" w:eastAsiaTheme="minorEastAsia" w:hAnsiTheme="minorHAnsi" w:cstheme="minorBidi"/>
          <w:b w:val="0"/>
          <w:bCs w:val="0"/>
          <w:sz w:val="24"/>
          <w:szCs w:val="24"/>
          <w:lang w:val="en-US" w:eastAsia="en-US"/>
        </w:rPr>
      </w:pPr>
      <w:del w:id="1010" w:author="Victor Cameo" w:date="2017-03-24T17:39:00Z">
        <w:r w:rsidDel="00DF49EA">
          <w:delText>4.5</w:delText>
        </w:r>
        <w:r w:rsidDel="00DF49EA">
          <w:rPr>
            <w:rFonts w:asciiTheme="minorHAnsi" w:eastAsiaTheme="minorEastAsia" w:hAnsiTheme="minorHAnsi" w:cstheme="minorBidi"/>
            <w:b w:val="0"/>
            <w:bCs w:val="0"/>
            <w:sz w:val="24"/>
            <w:szCs w:val="24"/>
            <w:lang w:val="en-US" w:eastAsia="en-US"/>
          </w:rPr>
          <w:tab/>
        </w:r>
        <w:r w:rsidDel="00DF49EA">
          <w:delText>GROMACS</w:delText>
        </w:r>
        <w:r w:rsidDel="00DF49EA">
          <w:tab/>
          <w:delText>20</w:delText>
        </w:r>
      </w:del>
    </w:p>
    <w:p w14:paraId="09495CB1" w14:textId="77777777" w:rsidR="00EB2EE0" w:rsidDel="00DF49EA" w:rsidRDefault="00EB2EE0">
      <w:pPr>
        <w:pStyle w:val="TOC2"/>
        <w:rPr>
          <w:del w:id="1011" w:author="Victor Cameo" w:date="2017-03-24T17:39:00Z"/>
          <w:rFonts w:asciiTheme="minorHAnsi" w:eastAsiaTheme="minorEastAsia" w:hAnsiTheme="minorHAnsi" w:cstheme="minorBidi"/>
          <w:b w:val="0"/>
          <w:bCs w:val="0"/>
          <w:sz w:val="24"/>
          <w:szCs w:val="24"/>
          <w:lang w:val="en-US" w:eastAsia="en-US"/>
        </w:rPr>
      </w:pPr>
      <w:del w:id="1012" w:author="Victor Cameo" w:date="2017-03-24T17:39:00Z">
        <w:r w:rsidDel="00DF49EA">
          <w:delText>4.6</w:delText>
        </w:r>
        <w:r w:rsidDel="00DF49EA">
          <w:rPr>
            <w:rFonts w:asciiTheme="minorHAnsi" w:eastAsiaTheme="minorEastAsia" w:hAnsiTheme="minorHAnsi" w:cstheme="minorBidi"/>
            <w:b w:val="0"/>
            <w:bCs w:val="0"/>
            <w:sz w:val="24"/>
            <w:szCs w:val="24"/>
            <w:lang w:val="en-US" w:eastAsia="en-US"/>
          </w:rPr>
          <w:tab/>
        </w:r>
        <w:r w:rsidDel="00DF49EA">
          <w:delText>NAMD</w:delText>
        </w:r>
        <w:r w:rsidDel="00DF49EA">
          <w:tab/>
          <w:delText>22</w:delText>
        </w:r>
      </w:del>
    </w:p>
    <w:p w14:paraId="5E759990" w14:textId="77777777" w:rsidR="00EB2EE0" w:rsidDel="00DF49EA" w:rsidRDefault="00EB2EE0">
      <w:pPr>
        <w:pStyle w:val="TOC2"/>
        <w:rPr>
          <w:del w:id="1013" w:author="Victor Cameo" w:date="2017-03-24T17:39:00Z"/>
          <w:rFonts w:asciiTheme="minorHAnsi" w:eastAsiaTheme="minorEastAsia" w:hAnsiTheme="minorHAnsi" w:cstheme="minorBidi"/>
          <w:b w:val="0"/>
          <w:bCs w:val="0"/>
          <w:sz w:val="24"/>
          <w:szCs w:val="24"/>
          <w:lang w:val="en-US" w:eastAsia="en-US"/>
        </w:rPr>
      </w:pPr>
      <w:del w:id="1014" w:author="Victor Cameo" w:date="2017-03-24T17:39:00Z">
        <w:r w:rsidDel="00DF49EA">
          <w:delText>4.7</w:delText>
        </w:r>
        <w:r w:rsidDel="00DF49EA">
          <w:rPr>
            <w:rFonts w:asciiTheme="minorHAnsi" w:eastAsiaTheme="minorEastAsia" w:hAnsiTheme="minorHAnsi" w:cstheme="minorBidi"/>
            <w:b w:val="0"/>
            <w:bCs w:val="0"/>
            <w:sz w:val="24"/>
            <w:szCs w:val="24"/>
            <w:lang w:val="en-US" w:eastAsia="en-US"/>
          </w:rPr>
          <w:tab/>
        </w:r>
        <w:r w:rsidDel="00DF49EA">
          <w:delText>PFARM</w:delText>
        </w:r>
        <w:r w:rsidDel="00DF49EA">
          <w:tab/>
          <w:delText>24</w:delText>
        </w:r>
      </w:del>
    </w:p>
    <w:p w14:paraId="60910A0B" w14:textId="77777777" w:rsidR="00EB2EE0" w:rsidDel="00DF49EA" w:rsidRDefault="00EB2EE0">
      <w:pPr>
        <w:pStyle w:val="TOC2"/>
        <w:rPr>
          <w:del w:id="1015" w:author="Victor Cameo" w:date="2017-03-24T17:39:00Z"/>
          <w:rFonts w:asciiTheme="minorHAnsi" w:eastAsiaTheme="minorEastAsia" w:hAnsiTheme="minorHAnsi" w:cstheme="minorBidi"/>
          <w:b w:val="0"/>
          <w:bCs w:val="0"/>
          <w:sz w:val="24"/>
          <w:szCs w:val="24"/>
          <w:lang w:val="en-US" w:eastAsia="en-US"/>
        </w:rPr>
      </w:pPr>
      <w:del w:id="1016" w:author="Victor Cameo" w:date="2017-03-24T17:39:00Z">
        <w:r w:rsidDel="00DF49EA">
          <w:delText>4.8</w:delText>
        </w:r>
        <w:r w:rsidDel="00DF49EA">
          <w:rPr>
            <w:rFonts w:asciiTheme="minorHAnsi" w:eastAsiaTheme="minorEastAsia" w:hAnsiTheme="minorHAnsi" w:cstheme="minorBidi"/>
            <w:b w:val="0"/>
            <w:bCs w:val="0"/>
            <w:sz w:val="24"/>
            <w:szCs w:val="24"/>
            <w:lang w:val="en-US" w:eastAsia="en-US"/>
          </w:rPr>
          <w:tab/>
        </w:r>
        <w:r w:rsidDel="00DF49EA">
          <w:delText>QCD</w:delText>
        </w:r>
        <w:r w:rsidDel="00DF49EA">
          <w:tab/>
          <w:delText>25</w:delText>
        </w:r>
      </w:del>
    </w:p>
    <w:p w14:paraId="373B34F1" w14:textId="77777777" w:rsidR="00EB2EE0" w:rsidDel="00DF49EA" w:rsidRDefault="00EB2EE0">
      <w:pPr>
        <w:pStyle w:val="TOC3"/>
        <w:rPr>
          <w:del w:id="1017" w:author="Victor Cameo" w:date="2017-03-24T17:39:00Z"/>
          <w:rFonts w:asciiTheme="minorHAnsi" w:eastAsiaTheme="minorEastAsia" w:hAnsiTheme="minorHAnsi" w:cstheme="minorBidi"/>
          <w:i w:val="0"/>
          <w:noProof/>
          <w:sz w:val="24"/>
          <w:szCs w:val="24"/>
          <w:lang w:val="en-US" w:eastAsia="en-US"/>
        </w:rPr>
      </w:pPr>
      <w:del w:id="1018" w:author="Victor Cameo" w:date="2017-03-24T17:39:00Z">
        <w:r w:rsidRPr="00861CFC" w:rsidDel="00DF49EA">
          <w:rPr>
            <w:i w:val="0"/>
            <w:noProof/>
            <w:color w:val="000000"/>
          </w:rPr>
          <w:delText>4.8.1</w:delText>
        </w:r>
        <w:r w:rsidDel="00DF49EA">
          <w:rPr>
            <w:rFonts w:asciiTheme="minorHAnsi" w:eastAsiaTheme="minorEastAsia" w:hAnsiTheme="minorHAnsi" w:cstheme="minorBidi"/>
            <w:i w:val="0"/>
            <w:noProof/>
            <w:sz w:val="24"/>
            <w:szCs w:val="24"/>
            <w:lang w:val="en-US" w:eastAsia="en-US"/>
          </w:rPr>
          <w:tab/>
        </w:r>
        <w:r w:rsidDel="00DF49EA">
          <w:rPr>
            <w:noProof/>
          </w:rPr>
          <w:delText>First implementation</w:delText>
        </w:r>
        <w:r w:rsidDel="00DF49EA">
          <w:rPr>
            <w:noProof/>
          </w:rPr>
          <w:tab/>
          <w:delText>26</w:delText>
        </w:r>
      </w:del>
    </w:p>
    <w:p w14:paraId="756ADF6F" w14:textId="77777777" w:rsidR="00EB2EE0" w:rsidDel="00DF49EA" w:rsidRDefault="00EB2EE0">
      <w:pPr>
        <w:pStyle w:val="TOC3"/>
        <w:rPr>
          <w:del w:id="1019" w:author="Victor Cameo" w:date="2017-03-24T17:39:00Z"/>
          <w:rFonts w:asciiTheme="minorHAnsi" w:eastAsiaTheme="minorEastAsia" w:hAnsiTheme="minorHAnsi" w:cstheme="minorBidi"/>
          <w:i w:val="0"/>
          <w:noProof/>
          <w:sz w:val="24"/>
          <w:szCs w:val="24"/>
          <w:lang w:val="en-US" w:eastAsia="en-US"/>
        </w:rPr>
      </w:pPr>
      <w:del w:id="1020" w:author="Victor Cameo" w:date="2017-03-24T17:39:00Z">
        <w:r w:rsidRPr="00861CFC" w:rsidDel="00DF49EA">
          <w:rPr>
            <w:i w:val="0"/>
            <w:noProof/>
            <w:color w:val="000000"/>
          </w:rPr>
          <w:delText>4.8.2</w:delText>
        </w:r>
        <w:r w:rsidDel="00DF49EA">
          <w:rPr>
            <w:rFonts w:asciiTheme="minorHAnsi" w:eastAsiaTheme="minorEastAsia" w:hAnsiTheme="minorHAnsi" w:cstheme="minorBidi"/>
            <w:i w:val="0"/>
            <w:noProof/>
            <w:sz w:val="24"/>
            <w:szCs w:val="24"/>
            <w:lang w:val="en-US" w:eastAsia="en-US"/>
          </w:rPr>
          <w:tab/>
        </w:r>
        <w:r w:rsidDel="00DF49EA">
          <w:rPr>
            <w:noProof/>
          </w:rPr>
          <w:delText>Second implementation</w:delText>
        </w:r>
        <w:r w:rsidDel="00DF49EA">
          <w:rPr>
            <w:noProof/>
          </w:rPr>
          <w:tab/>
          <w:delText>27</w:delText>
        </w:r>
      </w:del>
    </w:p>
    <w:p w14:paraId="200A9605" w14:textId="77777777" w:rsidR="00EB2EE0" w:rsidDel="00DF49EA" w:rsidRDefault="00EB2EE0">
      <w:pPr>
        <w:pStyle w:val="TOC2"/>
        <w:rPr>
          <w:del w:id="1021" w:author="Victor Cameo" w:date="2017-03-24T17:39:00Z"/>
          <w:rFonts w:asciiTheme="minorHAnsi" w:eastAsiaTheme="minorEastAsia" w:hAnsiTheme="minorHAnsi" w:cstheme="minorBidi"/>
          <w:b w:val="0"/>
          <w:bCs w:val="0"/>
          <w:sz w:val="24"/>
          <w:szCs w:val="24"/>
          <w:lang w:val="en-US" w:eastAsia="en-US"/>
        </w:rPr>
      </w:pPr>
      <w:del w:id="1022" w:author="Victor Cameo" w:date="2017-03-24T17:39:00Z">
        <w:r w:rsidDel="00DF49EA">
          <w:delText>4.9</w:delText>
        </w:r>
        <w:r w:rsidDel="00DF49EA">
          <w:rPr>
            <w:rFonts w:asciiTheme="minorHAnsi" w:eastAsiaTheme="minorEastAsia" w:hAnsiTheme="minorHAnsi" w:cstheme="minorBidi"/>
            <w:b w:val="0"/>
            <w:bCs w:val="0"/>
            <w:sz w:val="24"/>
            <w:szCs w:val="24"/>
            <w:lang w:val="en-US" w:eastAsia="en-US"/>
          </w:rPr>
          <w:tab/>
        </w:r>
        <w:r w:rsidDel="00DF49EA">
          <w:delText>Quantum Espresso</w:delText>
        </w:r>
        <w:r w:rsidDel="00DF49EA">
          <w:tab/>
          <w:delText>33</w:delText>
        </w:r>
      </w:del>
    </w:p>
    <w:p w14:paraId="5129F87C" w14:textId="77777777" w:rsidR="00EB2EE0" w:rsidDel="00DF49EA" w:rsidRDefault="00EB2EE0">
      <w:pPr>
        <w:pStyle w:val="TOC2"/>
        <w:rPr>
          <w:del w:id="1023" w:author="Victor Cameo" w:date="2017-03-24T17:39:00Z"/>
          <w:rFonts w:asciiTheme="minorHAnsi" w:eastAsiaTheme="minorEastAsia" w:hAnsiTheme="minorHAnsi" w:cstheme="minorBidi"/>
          <w:b w:val="0"/>
          <w:bCs w:val="0"/>
          <w:sz w:val="24"/>
          <w:szCs w:val="24"/>
          <w:lang w:val="en-US" w:eastAsia="en-US"/>
        </w:rPr>
      </w:pPr>
      <w:del w:id="1024" w:author="Victor Cameo" w:date="2017-03-24T17:39:00Z">
        <w:r w:rsidDel="00DF49EA">
          <w:delText>4.10</w:delText>
        </w:r>
        <w:r w:rsidDel="00DF49EA">
          <w:rPr>
            <w:rFonts w:asciiTheme="minorHAnsi" w:eastAsiaTheme="minorEastAsia" w:hAnsiTheme="minorHAnsi" w:cstheme="minorBidi"/>
            <w:b w:val="0"/>
            <w:bCs w:val="0"/>
            <w:sz w:val="24"/>
            <w:szCs w:val="24"/>
            <w:lang w:val="en-US" w:eastAsia="en-US"/>
          </w:rPr>
          <w:tab/>
        </w:r>
        <w:r w:rsidDel="00DF49EA">
          <w:delText>Synthetic benchmarks (SHOC)</w:delText>
        </w:r>
        <w:r w:rsidDel="00DF49EA">
          <w:tab/>
          <w:delText>36</w:delText>
        </w:r>
      </w:del>
    </w:p>
    <w:p w14:paraId="522E8F80" w14:textId="77777777" w:rsidR="00EB2EE0" w:rsidDel="00DF49EA" w:rsidRDefault="00EB2EE0">
      <w:pPr>
        <w:pStyle w:val="TOC2"/>
        <w:rPr>
          <w:del w:id="1025" w:author="Victor Cameo" w:date="2017-03-24T17:39:00Z"/>
          <w:rFonts w:asciiTheme="minorHAnsi" w:eastAsiaTheme="minorEastAsia" w:hAnsiTheme="minorHAnsi" w:cstheme="minorBidi"/>
          <w:b w:val="0"/>
          <w:bCs w:val="0"/>
          <w:sz w:val="24"/>
          <w:szCs w:val="24"/>
          <w:lang w:val="en-US" w:eastAsia="en-US"/>
        </w:rPr>
      </w:pPr>
      <w:del w:id="1026" w:author="Victor Cameo" w:date="2017-03-24T17:39:00Z">
        <w:r w:rsidDel="00DF49EA">
          <w:delText>4.11</w:delText>
        </w:r>
        <w:r w:rsidDel="00DF49EA">
          <w:rPr>
            <w:rFonts w:asciiTheme="minorHAnsi" w:eastAsiaTheme="minorEastAsia" w:hAnsiTheme="minorHAnsi" w:cstheme="minorBidi"/>
            <w:b w:val="0"/>
            <w:bCs w:val="0"/>
            <w:sz w:val="24"/>
            <w:szCs w:val="24"/>
            <w:lang w:val="en-US" w:eastAsia="en-US"/>
          </w:rPr>
          <w:tab/>
        </w:r>
        <w:r w:rsidDel="00DF49EA">
          <w:delText>SPECFEM3D</w:delText>
        </w:r>
        <w:r w:rsidDel="00DF49EA">
          <w:tab/>
          <w:delText>38</w:delText>
        </w:r>
      </w:del>
    </w:p>
    <w:p w14:paraId="5F441543" w14:textId="77777777" w:rsidR="00EB2EE0" w:rsidDel="00DF49EA" w:rsidRDefault="00EB2EE0">
      <w:pPr>
        <w:pStyle w:val="TOC1"/>
        <w:tabs>
          <w:tab w:val="left" w:pos="442"/>
        </w:tabs>
        <w:rPr>
          <w:del w:id="1027" w:author="Victor Cameo" w:date="2017-03-24T17:39:00Z"/>
          <w:rFonts w:asciiTheme="minorHAnsi" w:eastAsiaTheme="minorEastAsia" w:hAnsiTheme="minorHAnsi" w:cstheme="minorBidi"/>
          <w:b w:val="0"/>
          <w:noProof/>
          <w:sz w:val="24"/>
          <w:lang w:val="en-US" w:eastAsia="en-US"/>
        </w:rPr>
      </w:pPr>
      <w:del w:id="1028" w:author="Victor Cameo" w:date="2017-03-24T17:39:00Z">
        <w:r w:rsidDel="00DF49EA">
          <w:rPr>
            <w:noProof/>
          </w:rPr>
          <w:delText>5</w:delText>
        </w:r>
        <w:r w:rsidDel="00DF49EA">
          <w:rPr>
            <w:rFonts w:asciiTheme="minorHAnsi" w:eastAsiaTheme="minorEastAsia" w:hAnsiTheme="minorHAnsi" w:cstheme="minorBidi"/>
            <w:b w:val="0"/>
            <w:noProof/>
            <w:sz w:val="24"/>
            <w:lang w:val="en-US" w:eastAsia="en-US"/>
          </w:rPr>
          <w:tab/>
        </w:r>
        <w:r w:rsidDel="00DF49EA">
          <w:rPr>
            <w:noProof/>
          </w:rPr>
          <w:delText>Conclusion and future work</w:delText>
        </w:r>
        <w:r w:rsidDel="00DF49EA">
          <w:rPr>
            <w:noProof/>
          </w:rPr>
          <w:tab/>
          <w:delText>38</w:delText>
        </w:r>
      </w:del>
    </w:p>
    <w:p w14:paraId="34EA7596" w14:textId="77777777" w:rsidR="00C56AE4" w:rsidDel="00EB2EE0" w:rsidRDefault="00C56AE4">
      <w:pPr>
        <w:pStyle w:val="TOC1"/>
        <w:rPr>
          <w:del w:id="1029" w:author="Victor Cameo" w:date="2017-03-23T09:42:00Z"/>
          <w:rFonts w:asciiTheme="minorHAnsi" w:eastAsiaTheme="minorEastAsia" w:hAnsiTheme="minorHAnsi" w:cstheme="minorBidi"/>
          <w:b w:val="0"/>
          <w:noProof/>
          <w:sz w:val="24"/>
          <w:lang w:val="en-US" w:eastAsia="en-US"/>
        </w:rPr>
      </w:pPr>
      <w:del w:id="1030" w:author="Victor Cameo" w:date="2017-03-23T09:42:00Z">
        <w:r w:rsidDel="00EB2EE0">
          <w:rPr>
            <w:noProof/>
          </w:rPr>
          <w:delText>Project and Deliverable Information Sheet</w:delText>
        </w:r>
        <w:r w:rsidDel="00EB2EE0">
          <w:rPr>
            <w:noProof/>
          </w:rPr>
          <w:tab/>
          <w:delText>i</w:delText>
        </w:r>
      </w:del>
    </w:p>
    <w:p w14:paraId="21ADDC4D" w14:textId="77777777" w:rsidR="00C56AE4" w:rsidDel="00EB2EE0" w:rsidRDefault="00C56AE4">
      <w:pPr>
        <w:pStyle w:val="TOC1"/>
        <w:rPr>
          <w:del w:id="1031" w:author="Victor Cameo" w:date="2017-03-23T09:42:00Z"/>
          <w:rFonts w:asciiTheme="minorHAnsi" w:eastAsiaTheme="minorEastAsia" w:hAnsiTheme="minorHAnsi" w:cstheme="minorBidi"/>
          <w:b w:val="0"/>
          <w:noProof/>
          <w:sz w:val="24"/>
          <w:lang w:val="en-US" w:eastAsia="en-US"/>
        </w:rPr>
      </w:pPr>
      <w:del w:id="1032" w:author="Victor Cameo" w:date="2017-03-23T09:42:00Z">
        <w:r w:rsidDel="00EB2EE0">
          <w:rPr>
            <w:noProof/>
          </w:rPr>
          <w:delText>Document Control Sheet</w:delText>
        </w:r>
        <w:r w:rsidDel="00EB2EE0">
          <w:rPr>
            <w:noProof/>
          </w:rPr>
          <w:tab/>
          <w:delText>i</w:delText>
        </w:r>
      </w:del>
    </w:p>
    <w:p w14:paraId="25E94386" w14:textId="77777777" w:rsidR="00C56AE4" w:rsidDel="00EB2EE0" w:rsidRDefault="00C56AE4">
      <w:pPr>
        <w:pStyle w:val="TOC1"/>
        <w:rPr>
          <w:del w:id="1033" w:author="Victor Cameo" w:date="2017-03-23T09:42:00Z"/>
          <w:rFonts w:asciiTheme="minorHAnsi" w:eastAsiaTheme="minorEastAsia" w:hAnsiTheme="minorHAnsi" w:cstheme="minorBidi"/>
          <w:b w:val="0"/>
          <w:noProof/>
          <w:sz w:val="24"/>
          <w:lang w:val="en-US" w:eastAsia="en-US"/>
        </w:rPr>
      </w:pPr>
      <w:del w:id="1034" w:author="Victor Cameo" w:date="2017-03-23T09:42:00Z">
        <w:r w:rsidDel="00EB2EE0">
          <w:rPr>
            <w:noProof/>
          </w:rPr>
          <w:delText>Document Status Sheet</w:delText>
        </w:r>
        <w:r w:rsidDel="00EB2EE0">
          <w:rPr>
            <w:noProof/>
          </w:rPr>
          <w:tab/>
          <w:delText>i</w:delText>
        </w:r>
      </w:del>
    </w:p>
    <w:p w14:paraId="00D04573" w14:textId="77777777" w:rsidR="00C56AE4" w:rsidDel="00EB2EE0" w:rsidRDefault="00C56AE4">
      <w:pPr>
        <w:pStyle w:val="TOC1"/>
        <w:rPr>
          <w:del w:id="1035" w:author="Victor Cameo" w:date="2017-03-23T09:42:00Z"/>
          <w:rFonts w:asciiTheme="minorHAnsi" w:eastAsiaTheme="minorEastAsia" w:hAnsiTheme="minorHAnsi" w:cstheme="minorBidi"/>
          <w:b w:val="0"/>
          <w:noProof/>
          <w:sz w:val="24"/>
          <w:lang w:val="en-US" w:eastAsia="en-US"/>
        </w:rPr>
      </w:pPr>
      <w:del w:id="1036" w:author="Victor Cameo" w:date="2017-03-23T09:42:00Z">
        <w:r w:rsidDel="00EB2EE0">
          <w:rPr>
            <w:noProof/>
          </w:rPr>
          <w:delText>Document Keywords</w:delText>
        </w:r>
        <w:r w:rsidDel="00EB2EE0">
          <w:rPr>
            <w:noProof/>
          </w:rPr>
          <w:tab/>
          <w:delText>iii</w:delText>
        </w:r>
      </w:del>
    </w:p>
    <w:p w14:paraId="5104F11E" w14:textId="77777777" w:rsidR="00C56AE4" w:rsidDel="00EB2EE0" w:rsidRDefault="00C56AE4">
      <w:pPr>
        <w:pStyle w:val="TOC1"/>
        <w:rPr>
          <w:del w:id="1037" w:author="Victor Cameo" w:date="2017-03-23T09:42:00Z"/>
          <w:rFonts w:asciiTheme="minorHAnsi" w:eastAsiaTheme="minorEastAsia" w:hAnsiTheme="minorHAnsi" w:cstheme="minorBidi"/>
          <w:b w:val="0"/>
          <w:noProof/>
          <w:sz w:val="24"/>
          <w:lang w:val="en-US" w:eastAsia="en-US"/>
        </w:rPr>
      </w:pPr>
      <w:del w:id="1038" w:author="Victor Cameo" w:date="2017-03-23T09:42:00Z">
        <w:r w:rsidDel="00EB2EE0">
          <w:rPr>
            <w:noProof/>
          </w:rPr>
          <w:delText>Table of Contents</w:delText>
        </w:r>
        <w:r w:rsidDel="00EB2EE0">
          <w:rPr>
            <w:noProof/>
          </w:rPr>
          <w:tab/>
          <w:delText>iv</w:delText>
        </w:r>
      </w:del>
    </w:p>
    <w:p w14:paraId="45A2E969" w14:textId="77777777" w:rsidR="00C56AE4" w:rsidDel="00EB2EE0" w:rsidRDefault="00C56AE4">
      <w:pPr>
        <w:pStyle w:val="TOC1"/>
        <w:rPr>
          <w:del w:id="1039" w:author="Victor Cameo" w:date="2017-03-23T09:42:00Z"/>
          <w:rFonts w:asciiTheme="minorHAnsi" w:eastAsiaTheme="minorEastAsia" w:hAnsiTheme="minorHAnsi" w:cstheme="minorBidi"/>
          <w:b w:val="0"/>
          <w:noProof/>
          <w:sz w:val="24"/>
          <w:lang w:val="en-US" w:eastAsia="en-US"/>
        </w:rPr>
      </w:pPr>
      <w:del w:id="1040" w:author="Victor Cameo" w:date="2017-03-23T09:42:00Z">
        <w:r w:rsidDel="00EB2EE0">
          <w:rPr>
            <w:noProof/>
          </w:rPr>
          <w:delText>List of Figures</w:delText>
        </w:r>
        <w:r w:rsidDel="00EB2EE0">
          <w:rPr>
            <w:noProof/>
          </w:rPr>
          <w:tab/>
          <w:delText>v</w:delText>
        </w:r>
      </w:del>
    </w:p>
    <w:p w14:paraId="15E13A76" w14:textId="77777777" w:rsidR="00C56AE4" w:rsidDel="00EB2EE0" w:rsidRDefault="00C56AE4">
      <w:pPr>
        <w:pStyle w:val="TOC1"/>
        <w:rPr>
          <w:del w:id="1041" w:author="Victor Cameo" w:date="2017-03-23T09:42:00Z"/>
          <w:rFonts w:asciiTheme="minorHAnsi" w:eastAsiaTheme="minorEastAsia" w:hAnsiTheme="minorHAnsi" w:cstheme="minorBidi"/>
          <w:b w:val="0"/>
          <w:noProof/>
          <w:sz w:val="24"/>
          <w:lang w:val="en-US" w:eastAsia="en-US"/>
        </w:rPr>
      </w:pPr>
      <w:del w:id="1042" w:author="Victor Cameo" w:date="2017-03-23T09:42:00Z">
        <w:r w:rsidDel="00EB2EE0">
          <w:rPr>
            <w:noProof/>
          </w:rPr>
          <w:delText>List of Tables</w:delText>
        </w:r>
        <w:r w:rsidDel="00EB2EE0">
          <w:rPr>
            <w:noProof/>
          </w:rPr>
          <w:tab/>
          <w:delText>v</w:delText>
        </w:r>
      </w:del>
    </w:p>
    <w:p w14:paraId="7C8C881F" w14:textId="77777777" w:rsidR="00C56AE4" w:rsidDel="00EB2EE0" w:rsidRDefault="00C56AE4">
      <w:pPr>
        <w:pStyle w:val="TOC1"/>
        <w:rPr>
          <w:del w:id="1043" w:author="Victor Cameo" w:date="2017-03-23T09:42:00Z"/>
          <w:rFonts w:asciiTheme="minorHAnsi" w:eastAsiaTheme="minorEastAsia" w:hAnsiTheme="minorHAnsi" w:cstheme="minorBidi"/>
          <w:b w:val="0"/>
          <w:noProof/>
          <w:sz w:val="24"/>
          <w:lang w:val="en-US" w:eastAsia="en-US"/>
        </w:rPr>
      </w:pPr>
      <w:del w:id="1044" w:author="Victor Cameo" w:date="2017-03-23T09:42:00Z">
        <w:r w:rsidDel="00EB2EE0">
          <w:rPr>
            <w:noProof/>
          </w:rPr>
          <w:delText>References and Applicable Documents</w:delText>
        </w:r>
        <w:r w:rsidDel="00EB2EE0">
          <w:rPr>
            <w:noProof/>
          </w:rPr>
          <w:tab/>
          <w:delText>vi</w:delText>
        </w:r>
      </w:del>
    </w:p>
    <w:p w14:paraId="364F0380" w14:textId="77777777" w:rsidR="00C56AE4" w:rsidDel="00EB2EE0" w:rsidRDefault="00C56AE4">
      <w:pPr>
        <w:pStyle w:val="TOC1"/>
        <w:rPr>
          <w:del w:id="1045" w:author="Victor Cameo" w:date="2017-03-23T09:42:00Z"/>
          <w:rFonts w:asciiTheme="minorHAnsi" w:eastAsiaTheme="minorEastAsia" w:hAnsiTheme="minorHAnsi" w:cstheme="minorBidi"/>
          <w:b w:val="0"/>
          <w:noProof/>
          <w:sz w:val="24"/>
          <w:lang w:val="en-US" w:eastAsia="en-US"/>
        </w:rPr>
      </w:pPr>
      <w:del w:id="1046" w:author="Victor Cameo" w:date="2017-03-23T09:42:00Z">
        <w:r w:rsidDel="00EB2EE0">
          <w:rPr>
            <w:noProof/>
          </w:rPr>
          <w:delText>List of Acronyms and Abbreviations</w:delText>
        </w:r>
        <w:r w:rsidDel="00EB2EE0">
          <w:rPr>
            <w:noProof/>
          </w:rPr>
          <w:tab/>
          <w:delText>vi</w:delText>
        </w:r>
      </w:del>
    </w:p>
    <w:p w14:paraId="10461141" w14:textId="77777777" w:rsidR="00C56AE4" w:rsidDel="00EB2EE0" w:rsidRDefault="00C56AE4">
      <w:pPr>
        <w:pStyle w:val="TOC1"/>
        <w:rPr>
          <w:del w:id="1047" w:author="Victor Cameo" w:date="2017-03-23T09:42:00Z"/>
          <w:rFonts w:asciiTheme="minorHAnsi" w:eastAsiaTheme="minorEastAsia" w:hAnsiTheme="minorHAnsi" w:cstheme="minorBidi"/>
          <w:b w:val="0"/>
          <w:noProof/>
          <w:sz w:val="24"/>
          <w:lang w:val="en-US" w:eastAsia="en-US"/>
        </w:rPr>
      </w:pPr>
      <w:del w:id="1048" w:author="Victor Cameo" w:date="2017-03-23T09:42:00Z">
        <w:r w:rsidDel="00EB2EE0">
          <w:rPr>
            <w:noProof/>
          </w:rPr>
          <w:delText>List of Project Partner Acronyms</w:delText>
        </w:r>
        <w:r w:rsidDel="00EB2EE0">
          <w:rPr>
            <w:noProof/>
          </w:rPr>
          <w:tab/>
          <w:delText>ix</w:delText>
        </w:r>
      </w:del>
    </w:p>
    <w:p w14:paraId="6B10B697" w14:textId="77777777" w:rsidR="00C56AE4" w:rsidDel="00EB2EE0" w:rsidRDefault="00C56AE4">
      <w:pPr>
        <w:pStyle w:val="TOC1"/>
        <w:rPr>
          <w:del w:id="1049" w:author="Victor Cameo" w:date="2017-03-23T09:42:00Z"/>
          <w:rFonts w:asciiTheme="minorHAnsi" w:eastAsiaTheme="minorEastAsia" w:hAnsiTheme="minorHAnsi" w:cstheme="minorBidi"/>
          <w:b w:val="0"/>
          <w:noProof/>
          <w:sz w:val="24"/>
          <w:lang w:val="en-US" w:eastAsia="en-US"/>
        </w:rPr>
      </w:pPr>
      <w:del w:id="1050" w:author="Victor Cameo" w:date="2017-03-23T09:42:00Z">
        <w:r w:rsidRPr="006B5433" w:rsidDel="00EB2EE0">
          <w:rPr>
            <w:noProof/>
          </w:rPr>
          <w:delText>Executive Summary</w:delText>
        </w:r>
        <w:r w:rsidDel="00EB2EE0">
          <w:rPr>
            <w:noProof/>
          </w:rPr>
          <w:tab/>
          <w:delText>1</w:delText>
        </w:r>
      </w:del>
    </w:p>
    <w:p w14:paraId="7B399FBC" w14:textId="77777777" w:rsidR="00C56AE4" w:rsidDel="00EB2EE0" w:rsidRDefault="00C56AE4">
      <w:pPr>
        <w:pStyle w:val="TOC1"/>
        <w:tabs>
          <w:tab w:val="left" w:pos="442"/>
        </w:tabs>
        <w:rPr>
          <w:del w:id="1051" w:author="Victor Cameo" w:date="2017-03-23T09:42:00Z"/>
          <w:rFonts w:asciiTheme="minorHAnsi" w:eastAsiaTheme="minorEastAsia" w:hAnsiTheme="minorHAnsi" w:cstheme="minorBidi"/>
          <w:b w:val="0"/>
          <w:noProof/>
          <w:sz w:val="24"/>
          <w:lang w:val="en-US" w:eastAsia="en-US"/>
        </w:rPr>
      </w:pPr>
      <w:del w:id="1052" w:author="Victor Cameo" w:date="2017-03-23T09:42:00Z">
        <w:r w:rsidDel="00EB2EE0">
          <w:rPr>
            <w:noProof/>
          </w:rPr>
          <w:delText>1</w:delText>
        </w:r>
        <w:r w:rsidDel="00EB2EE0">
          <w:rPr>
            <w:rFonts w:asciiTheme="minorHAnsi" w:eastAsiaTheme="minorEastAsia" w:hAnsiTheme="minorHAnsi" w:cstheme="minorBidi"/>
            <w:b w:val="0"/>
            <w:noProof/>
            <w:sz w:val="24"/>
            <w:lang w:val="en-US" w:eastAsia="en-US"/>
          </w:rPr>
          <w:tab/>
        </w:r>
        <w:r w:rsidDel="00EB2EE0">
          <w:rPr>
            <w:noProof/>
          </w:rPr>
          <w:delText>Introduction</w:delText>
        </w:r>
        <w:r w:rsidDel="00EB2EE0">
          <w:rPr>
            <w:noProof/>
          </w:rPr>
          <w:tab/>
          <w:delText>1</w:delText>
        </w:r>
      </w:del>
    </w:p>
    <w:p w14:paraId="6CB1EA40" w14:textId="77777777" w:rsidR="00C56AE4" w:rsidDel="00EB2EE0" w:rsidRDefault="00C56AE4">
      <w:pPr>
        <w:pStyle w:val="TOC1"/>
        <w:tabs>
          <w:tab w:val="left" w:pos="442"/>
        </w:tabs>
        <w:rPr>
          <w:del w:id="1053" w:author="Victor Cameo" w:date="2017-03-23T09:42:00Z"/>
          <w:rFonts w:asciiTheme="minorHAnsi" w:eastAsiaTheme="minorEastAsia" w:hAnsiTheme="minorHAnsi" w:cstheme="minorBidi"/>
          <w:b w:val="0"/>
          <w:noProof/>
          <w:sz w:val="24"/>
          <w:lang w:val="en-US" w:eastAsia="en-US"/>
        </w:rPr>
      </w:pPr>
      <w:del w:id="1054" w:author="Victor Cameo" w:date="2017-03-23T09:42:00Z">
        <w:r w:rsidDel="00EB2EE0">
          <w:rPr>
            <w:noProof/>
          </w:rPr>
          <w:delText>2</w:delText>
        </w:r>
        <w:r w:rsidDel="00EB2EE0">
          <w:rPr>
            <w:rFonts w:asciiTheme="minorHAnsi" w:eastAsiaTheme="minorEastAsia" w:hAnsiTheme="minorHAnsi" w:cstheme="minorBidi"/>
            <w:b w:val="0"/>
            <w:noProof/>
            <w:sz w:val="24"/>
            <w:lang w:val="en-US" w:eastAsia="en-US"/>
          </w:rPr>
          <w:tab/>
        </w:r>
        <w:r w:rsidDel="00EB2EE0">
          <w:rPr>
            <w:noProof/>
          </w:rPr>
          <w:delText>Targeted architectures</w:delText>
        </w:r>
        <w:r w:rsidDel="00EB2EE0">
          <w:rPr>
            <w:noProof/>
          </w:rPr>
          <w:tab/>
          <w:delText>1</w:delText>
        </w:r>
      </w:del>
    </w:p>
    <w:p w14:paraId="00749C4E" w14:textId="77777777" w:rsidR="00C56AE4" w:rsidDel="00EB2EE0" w:rsidRDefault="00C56AE4">
      <w:pPr>
        <w:pStyle w:val="TOC2"/>
        <w:rPr>
          <w:del w:id="1055" w:author="Victor Cameo" w:date="2017-03-23T09:42:00Z"/>
          <w:rFonts w:asciiTheme="minorHAnsi" w:eastAsiaTheme="minorEastAsia" w:hAnsiTheme="minorHAnsi" w:cstheme="minorBidi"/>
          <w:b w:val="0"/>
          <w:bCs w:val="0"/>
          <w:sz w:val="24"/>
          <w:szCs w:val="24"/>
          <w:lang w:val="en-US" w:eastAsia="en-US"/>
        </w:rPr>
      </w:pPr>
      <w:del w:id="1056" w:author="Victor Cameo" w:date="2017-03-23T09:42:00Z">
        <w:r w:rsidDel="00EB2EE0">
          <w:delText>2.1</w:delText>
        </w:r>
        <w:r w:rsidDel="00EB2EE0">
          <w:rPr>
            <w:rFonts w:asciiTheme="minorHAnsi" w:eastAsiaTheme="minorEastAsia" w:hAnsiTheme="minorHAnsi" w:cstheme="minorBidi"/>
            <w:b w:val="0"/>
            <w:bCs w:val="0"/>
            <w:sz w:val="24"/>
            <w:szCs w:val="24"/>
            <w:lang w:val="en-US" w:eastAsia="en-US"/>
          </w:rPr>
          <w:tab/>
        </w:r>
        <w:r w:rsidDel="00EB2EE0">
          <w:delText>Co-processor description</w:delText>
        </w:r>
        <w:r w:rsidDel="00EB2EE0">
          <w:tab/>
          <w:delText>1</w:delText>
        </w:r>
      </w:del>
    </w:p>
    <w:p w14:paraId="149D03FA" w14:textId="77777777" w:rsidR="00C56AE4" w:rsidDel="00EB2EE0" w:rsidRDefault="00C56AE4">
      <w:pPr>
        <w:pStyle w:val="TOC2"/>
        <w:rPr>
          <w:del w:id="1057" w:author="Victor Cameo" w:date="2017-03-23T09:42:00Z"/>
          <w:rFonts w:asciiTheme="minorHAnsi" w:eastAsiaTheme="minorEastAsia" w:hAnsiTheme="minorHAnsi" w:cstheme="minorBidi"/>
          <w:b w:val="0"/>
          <w:bCs w:val="0"/>
          <w:sz w:val="24"/>
          <w:szCs w:val="24"/>
          <w:lang w:val="en-US" w:eastAsia="en-US"/>
        </w:rPr>
      </w:pPr>
      <w:del w:id="1058" w:author="Victor Cameo" w:date="2017-03-23T09:42:00Z">
        <w:r w:rsidDel="00EB2EE0">
          <w:delText>2.2</w:delText>
        </w:r>
        <w:r w:rsidDel="00EB2EE0">
          <w:rPr>
            <w:rFonts w:asciiTheme="minorHAnsi" w:eastAsiaTheme="minorEastAsia" w:hAnsiTheme="minorHAnsi" w:cstheme="minorBidi"/>
            <w:b w:val="0"/>
            <w:bCs w:val="0"/>
            <w:sz w:val="24"/>
            <w:szCs w:val="24"/>
            <w:lang w:val="en-US" w:eastAsia="en-US"/>
          </w:rPr>
          <w:tab/>
        </w:r>
        <w:r w:rsidDel="00EB2EE0">
          <w:delText>Systems description</w:delText>
        </w:r>
        <w:r w:rsidDel="00EB2EE0">
          <w:tab/>
          <w:delText>2</w:delText>
        </w:r>
      </w:del>
    </w:p>
    <w:p w14:paraId="66AE44AB" w14:textId="77777777" w:rsidR="00C56AE4" w:rsidDel="00EB2EE0" w:rsidRDefault="00C56AE4">
      <w:pPr>
        <w:pStyle w:val="TOC3"/>
        <w:rPr>
          <w:del w:id="1059" w:author="Victor Cameo" w:date="2017-03-23T09:42:00Z"/>
          <w:rFonts w:asciiTheme="minorHAnsi" w:eastAsiaTheme="minorEastAsia" w:hAnsiTheme="minorHAnsi" w:cstheme="minorBidi"/>
          <w:i w:val="0"/>
          <w:noProof/>
          <w:sz w:val="24"/>
          <w:szCs w:val="24"/>
          <w:lang w:val="en-US" w:eastAsia="en-US"/>
        </w:rPr>
      </w:pPr>
      <w:del w:id="1060" w:author="Victor Cameo" w:date="2017-03-23T09:42:00Z">
        <w:r w:rsidRPr="006B5433" w:rsidDel="00EB2EE0">
          <w:rPr>
            <w:i w:val="0"/>
            <w:noProof/>
            <w:color w:val="000000"/>
          </w:rPr>
          <w:delText>2.2.1</w:delText>
        </w:r>
        <w:r w:rsidDel="00EB2EE0">
          <w:rPr>
            <w:rFonts w:asciiTheme="minorHAnsi" w:eastAsiaTheme="minorEastAsia" w:hAnsiTheme="minorHAnsi" w:cstheme="minorBidi"/>
            <w:i w:val="0"/>
            <w:noProof/>
            <w:sz w:val="24"/>
            <w:szCs w:val="24"/>
            <w:lang w:val="en-US" w:eastAsia="en-US"/>
          </w:rPr>
          <w:tab/>
        </w:r>
        <w:r w:rsidDel="00EB2EE0">
          <w:rPr>
            <w:noProof/>
          </w:rPr>
          <w:delText>K40 cluster</w:delText>
        </w:r>
        <w:r w:rsidDel="00EB2EE0">
          <w:rPr>
            <w:noProof/>
          </w:rPr>
          <w:tab/>
          <w:delText>2</w:delText>
        </w:r>
      </w:del>
    </w:p>
    <w:p w14:paraId="468D37F7" w14:textId="77777777" w:rsidR="00C56AE4" w:rsidDel="00EB2EE0" w:rsidRDefault="00C56AE4">
      <w:pPr>
        <w:pStyle w:val="TOC3"/>
        <w:rPr>
          <w:del w:id="1061" w:author="Victor Cameo" w:date="2017-03-23T09:42:00Z"/>
          <w:rFonts w:asciiTheme="minorHAnsi" w:eastAsiaTheme="minorEastAsia" w:hAnsiTheme="minorHAnsi" w:cstheme="minorBidi"/>
          <w:i w:val="0"/>
          <w:noProof/>
          <w:sz w:val="24"/>
          <w:szCs w:val="24"/>
          <w:lang w:val="en-US" w:eastAsia="en-US"/>
        </w:rPr>
      </w:pPr>
      <w:del w:id="1062" w:author="Victor Cameo" w:date="2017-03-23T09:42:00Z">
        <w:r w:rsidRPr="006B5433" w:rsidDel="00EB2EE0">
          <w:rPr>
            <w:i w:val="0"/>
            <w:noProof/>
            <w:color w:val="000000"/>
          </w:rPr>
          <w:delText>2.2.2</w:delText>
        </w:r>
        <w:r w:rsidDel="00EB2EE0">
          <w:rPr>
            <w:rFonts w:asciiTheme="minorHAnsi" w:eastAsiaTheme="minorEastAsia" w:hAnsiTheme="minorHAnsi" w:cstheme="minorBidi"/>
            <w:i w:val="0"/>
            <w:noProof/>
            <w:sz w:val="24"/>
            <w:szCs w:val="24"/>
            <w:lang w:val="en-US" w:eastAsia="en-US"/>
          </w:rPr>
          <w:tab/>
        </w:r>
        <w:r w:rsidDel="00EB2EE0">
          <w:rPr>
            <w:noProof/>
          </w:rPr>
          <w:delText>Xeon Phi 5110P cluster</w:delText>
        </w:r>
        <w:r w:rsidDel="00EB2EE0">
          <w:rPr>
            <w:noProof/>
          </w:rPr>
          <w:tab/>
          <w:delText>3</w:delText>
        </w:r>
      </w:del>
    </w:p>
    <w:p w14:paraId="32A8C6D0" w14:textId="77777777" w:rsidR="00C56AE4" w:rsidRPr="00771EAC" w:rsidDel="00EB2EE0" w:rsidRDefault="00C56AE4">
      <w:pPr>
        <w:pStyle w:val="TOC3"/>
        <w:rPr>
          <w:del w:id="1063" w:author="Victor Cameo" w:date="2017-03-23T09:42:00Z"/>
          <w:rFonts w:asciiTheme="minorHAnsi" w:eastAsiaTheme="minorEastAsia" w:hAnsiTheme="minorHAnsi" w:cstheme="minorBidi"/>
          <w:i w:val="0"/>
          <w:noProof/>
          <w:sz w:val="24"/>
          <w:szCs w:val="24"/>
          <w:lang w:val="en-US" w:eastAsia="en-US"/>
          <w:rPrChange w:id="1064" w:author="Victor Cameo" w:date="2017-03-24T17:29:00Z">
            <w:rPr>
              <w:del w:id="1065" w:author="Victor Cameo" w:date="2017-03-23T09:42:00Z"/>
              <w:rFonts w:asciiTheme="minorHAnsi" w:eastAsiaTheme="minorEastAsia" w:hAnsiTheme="minorHAnsi" w:cstheme="minorBidi"/>
              <w:i w:val="0"/>
              <w:noProof/>
              <w:sz w:val="24"/>
              <w:szCs w:val="24"/>
              <w:lang w:val="fr-FR" w:eastAsia="en-US"/>
            </w:rPr>
          </w:rPrChange>
        </w:rPr>
      </w:pPr>
      <w:del w:id="1066" w:author="Victor Cameo" w:date="2017-03-23T09:42:00Z">
        <w:r w:rsidRPr="00771EAC" w:rsidDel="00EB2EE0">
          <w:rPr>
            <w:i w:val="0"/>
            <w:noProof/>
            <w:color w:val="000000"/>
            <w:lang w:val="en-US"/>
            <w:rPrChange w:id="1067" w:author="Victor Cameo" w:date="2017-03-24T17:29:00Z">
              <w:rPr>
                <w:i w:val="0"/>
                <w:noProof/>
                <w:color w:val="000000"/>
                <w:lang w:val="fr-FR"/>
              </w:rPr>
            </w:rPrChange>
          </w:rPr>
          <w:delText>2.2.3</w:delText>
        </w:r>
        <w:r w:rsidRPr="00771EAC" w:rsidDel="00EB2EE0">
          <w:rPr>
            <w:rFonts w:asciiTheme="minorHAnsi" w:eastAsiaTheme="minorEastAsia" w:hAnsiTheme="minorHAnsi" w:cstheme="minorBidi"/>
            <w:i w:val="0"/>
            <w:noProof/>
            <w:sz w:val="24"/>
            <w:szCs w:val="24"/>
            <w:lang w:val="en-US" w:eastAsia="en-US"/>
            <w:rPrChange w:id="1068"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069" w:author="Victor Cameo" w:date="2017-03-24T17:29:00Z">
              <w:rPr>
                <w:noProof/>
                <w:lang w:val="fr-FR"/>
              </w:rPr>
            </w:rPrChange>
          </w:rPr>
          <w:delText>P100 cluster</w:delText>
        </w:r>
        <w:r w:rsidRPr="00771EAC" w:rsidDel="00EB2EE0">
          <w:rPr>
            <w:noProof/>
            <w:lang w:val="en-US"/>
            <w:rPrChange w:id="1070" w:author="Victor Cameo" w:date="2017-03-24T17:29:00Z">
              <w:rPr>
                <w:noProof/>
                <w:lang w:val="fr-FR"/>
              </w:rPr>
            </w:rPrChange>
          </w:rPr>
          <w:tab/>
          <w:delText>3</w:delText>
        </w:r>
      </w:del>
    </w:p>
    <w:p w14:paraId="0FDFE95D" w14:textId="77777777" w:rsidR="00C56AE4" w:rsidRPr="00771EAC" w:rsidDel="00EB2EE0" w:rsidRDefault="00C56AE4">
      <w:pPr>
        <w:pStyle w:val="TOC3"/>
        <w:rPr>
          <w:del w:id="1071" w:author="Victor Cameo" w:date="2017-03-23T09:42:00Z"/>
          <w:rFonts w:asciiTheme="minorHAnsi" w:eastAsiaTheme="minorEastAsia" w:hAnsiTheme="minorHAnsi" w:cstheme="minorBidi"/>
          <w:i w:val="0"/>
          <w:noProof/>
          <w:sz w:val="24"/>
          <w:szCs w:val="24"/>
          <w:lang w:val="en-US" w:eastAsia="en-US"/>
          <w:rPrChange w:id="1072" w:author="Victor Cameo" w:date="2017-03-24T17:29:00Z">
            <w:rPr>
              <w:del w:id="1073" w:author="Victor Cameo" w:date="2017-03-23T09:42:00Z"/>
              <w:rFonts w:asciiTheme="minorHAnsi" w:eastAsiaTheme="minorEastAsia" w:hAnsiTheme="minorHAnsi" w:cstheme="minorBidi"/>
              <w:i w:val="0"/>
              <w:noProof/>
              <w:sz w:val="24"/>
              <w:szCs w:val="24"/>
              <w:lang w:val="fr-FR" w:eastAsia="en-US"/>
            </w:rPr>
          </w:rPrChange>
        </w:rPr>
      </w:pPr>
      <w:del w:id="1074" w:author="Victor Cameo" w:date="2017-03-23T09:42:00Z">
        <w:r w:rsidRPr="00771EAC" w:rsidDel="00EB2EE0">
          <w:rPr>
            <w:i w:val="0"/>
            <w:noProof/>
            <w:color w:val="000000"/>
            <w:lang w:val="en-US"/>
            <w:rPrChange w:id="1075" w:author="Victor Cameo" w:date="2017-03-24T17:29:00Z">
              <w:rPr>
                <w:i w:val="0"/>
                <w:noProof/>
                <w:color w:val="000000"/>
                <w:lang w:val="fr-FR"/>
              </w:rPr>
            </w:rPrChange>
          </w:rPr>
          <w:delText>2.2.4</w:delText>
        </w:r>
        <w:r w:rsidRPr="00771EAC" w:rsidDel="00EB2EE0">
          <w:rPr>
            <w:rFonts w:asciiTheme="minorHAnsi" w:eastAsiaTheme="minorEastAsia" w:hAnsiTheme="minorHAnsi" w:cstheme="minorBidi"/>
            <w:i w:val="0"/>
            <w:noProof/>
            <w:sz w:val="24"/>
            <w:szCs w:val="24"/>
            <w:lang w:val="en-US" w:eastAsia="en-US"/>
            <w:rPrChange w:id="1076"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077" w:author="Victor Cameo" w:date="2017-03-24T17:29:00Z">
              <w:rPr>
                <w:noProof/>
                <w:lang w:val="fr-FR"/>
              </w:rPr>
            </w:rPrChange>
          </w:rPr>
          <w:delText>Xeon Phi 7250 cluster</w:delText>
        </w:r>
        <w:r w:rsidRPr="00771EAC" w:rsidDel="00EB2EE0">
          <w:rPr>
            <w:noProof/>
            <w:lang w:val="en-US"/>
            <w:rPrChange w:id="1078" w:author="Victor Cameo" w:date="2017-03-24T17:29:00Z">
              <w:rPr>
                <w:noProof/>
                <w:lang w:val="fr-FR"/>
              </w:rPr>
            </w:rPrChange>
          </w:rPr>
          <w:tab/>
          <w:delText>3</w:delText>
        </w:r>
      </w:del>
    </w:p>
    <w:p w14:paraId="1C08596C" w14:textId="77777777" w:rsidR="00C56AE4" w:rsidRPr="00771EAC" w:rsidDel="00EB2EE0" w:rsidRDefault="00C56AE4">
      <w:pPr>
        <w:pStyle w:val="TOC1"/>
        <w:tabs>
          <w:tab w:val="left" w:pos="442"/>
        </w:tabs>
        <w:rPr>
          <w:del w:id="1079" w:author="Victor Cameo" w:date="2017-03-23T09:42:00Z"/>
          <w:rFonts w:asciiTheme="minorHAnsi" w:eastAsiaTheme="minorEastAsia" w:hAnsiTheme="minorHAnsi" w:cstheme="minorBidi"/>
          <w:b w:val="0"/>
          <w:noProof/>
          <w:sz w:val="24"/>
          <w:lang w:val="en-US" w:eastAsia="en-US"/>
          <w:rPrChange w:id="1080" w:author="Victor Cameo" w:date="2017-03-24T17:29:00Z">
            <w:rPr>
              <w:del w:id="1081" w:author="Victor Cameo" w:date="2017-03-23T09:42:00Z"/>
              <w:rFonts w:asciiTheme="minorHAnsi" w:eastAsiaTheme="minorEastAsia" w:hAnsiTheme="minorHAnsi" w:cstheme="minorBidi"/>
              <w:b w:val="0"/>
              <w:noProof/>
              <w:sz w:val="24"/>
              <w:lang w:val="fr-FR" w:eastAsia="en-US"/>
            </w:rPr>
          </w:rPrChange>
        </w:rPr>
      </w:pPr>
      <w:del w:id="1082" w:author="Victor Cameo" w:date="2017-03-23T09:42:00Z">
        <w:r w:rsidRPr="00771EAC" w:rsidDel="00EB2EE0">
          <w:rPr>
            <w:noProof/>
            <w:lang w:val="en-US"/>
            <w:rPrChange w:id="1083" w:author="Victor Cameo" w:date="2017-03-24T17:29:00Z">
              <w:rPr>
                <w:noProof/>
                <w:lang w:val="fr-FR"/>
              </w:rPr>
            </w:rPrChange>
          </w:rPr>
          <w:delText>3</w:delText>
        </w:r>
        <w:r w:rsidRPr="00771EAC" w:rsidDel="00EB2EE0">
          <w:rPr>
            <w:rFonts w:asciiTheme="minorHAnsi" w:eastAsiaTheme="minorEastAsia" w:hAnsiTheme="minorHAnsi" w:cstheme="minorBidi"/>
            <w:b w:val="0"/>
            <w:noProof/>
            <w:sz w:val="24"/>
            <w:lang w:val="en-US" w:eastAsia="en-US"/>
            <w:rPrChange w:id="1084" w:author="Victor Cameo" w:date="2017-03-24T17:29:00Z">
              <w:rPr>
                <w:rFonts w:asciiTheme="minorHAnsi" w:eastAsiaTheme="minorEastAsia" w:hAnsiTheme="minorHAnsi" w:cstheme="minorBidi"/>
                <w:b w:val="0"/>
                <w:noProof/>
                <w:sz w:val="24"/>
                <w:lang w:val="fr-FR" w:eastAsia="en-US"/>
              </w:rPr>
            </w:rPrChange>
          </w:rPr>
          <w:tab/>
        </w:r>
        <w:r w:rsidRPr="00771EAC" w:rsidDel="00EB2EE0">
          <w:rPr>
            <w:noProof/>
            <w:lang w:val="en-US"/>
            <w:rPrChange w:id="1085" w:author="Victor Cameo" w:date="2017-03-24T17:29:00Z">
              <w:rPr>
                <w:noProof/>
                <w:lang w:val="fr-FR"/>
              </w:rPr>
            </w:rPrChange>
          </w:rPr>
          <w:delText>Benchmark suite description</w:delText>
        </w:r>
        <w:r w:rsidRPr="00771EAC" w:rsidDel="00EB2EE0">
          <w:rPr>
            <w:noProof/>
            <w:lang w:val="en-US"/>
            <w:rPrChange w:id="1086" w:author="Victor Cameo" w:date="2017-03-24T17:29:00Z">
              <w:rPr>
                <w:noProof/>
                <w:lang w:val="fr-FR"/>
              </w:rPr>
            </w:rPrChange>
          </w:rPr>
          <w:tab/>
          <w:delText>4</w:delText>
        </w:r>
      </w:del>
    </w:p>
    <w:p w14:paraId="075B4666" w14:textId="77777777" w:rsidR="00C56AE4" w:rsidRPr="00771EAC" w:rsidDel="00EB2EE0" w:rsidRDefault="00C56AE4">
      <w:pPr>
        <w:pStyle w:val="TOC2"/>
        <w:rPr>
          <w:del w:id="1087" w:author="Victor Cameo" w:date="2017-03-23T09:42:00Z"/>
          <w:rFonts w:asciiTheme="minorHAnsi" w:eastAsiaTheme="minorEastAsia" w:hAnsiTheme="minorHAnsi" w:cstheme="minorBidi"/>
          <w:b w:val="0"/>
          <w:bCs w:val="0"/>
          <w:sz w:val="24"/>
          <w:szCs w:val="24"/>
          <w:lang w:val="en-US" w:eastAsia="en-US"/>
          <w:rPrChange w:id="1088" w:author="Victor Cameo" w:date="2017-03-24T17:29:00Z">
            <w:rPr>
              <w:del w:id="1089" w:author="Victor Cameo" w:date="2017-03-23T09:42:00Z"/>
              <w:rFonts w:asciiTheme="minorHAnsi" w:eastAsiaTheme="minorEastAsia" w:hAnsiTheme="minorHAnsi" w:cstheme="minorBidi"/>
              <w:b w:val="0"/>
              <w:bCs w:val="0"/>
              <w:sz w:val="24"/>
              <w:szCs w:val="24"/>
              <w:lang w:val="fr-FR" w:eastAsia="en-US"/>
            </w:rPr>
          </w:rPrChange>
        </w:rPr>
      </w:pPr>
      <w:del w:id="1090" w:author="Victor Cameo" w:date="2017-03-23T09:42:00Z">
        <w:r w:rsidRPr="00771EAC" w:rsidDel="00EB2EE0">
          <w:rPr>
            <w:lang w:val="en-US"/>
            <w:rPrChange w:id="1091" w:author="Victor Cameo" w:date="2017-03-24T17:29:00Z">
              <w:rPr>
                <w:lang w:val="fr-FR"/>
              </w:rPr>
            </w:rPrChange>
          </w:rPr>
          <w:delText>3.1</w:delText>
        </w:r>
        <w:r w:rsidRPr="00771EAC" w:rsidDel="00EB2EE0">
          <w:rPr>
            <w:rFonts w:asciiTheme="minorHAnsi" w:eastAsiaTheme="minorEastAsia" w:hAnsiTheme="minorHAnsi" w:cstheme="minorBidi"/>
            <w:b w:val="0"/>
            <w:bCs w:val="0"/>
            <w:sz w:val="24"/>
            <w:szCs w:val="24"/>
            <w:lang w:val="en-US" w:eastAsia="en-US"/>
            <w:rPrChange w:id="1092"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093" w:author="Victor Cameo" w:date="2017-03-24T17:29:00Z">
              <w:rPr>
                <w:lang w:val="fr-FR"/>
              </w:rPr>
            </w:rPrChange>
          </w:rPr>
          <w:delText>Alya</w:delText>
        </w:r>
        <w:r w:rsidRPr="00771EAC" w:rsidDel="00EB2EE0">
          <w:rPr>
            <w:lang w:val="en-US"/>
            <w:rPrChange w:id="1094" w:author="Victor Cameo" w:date="2017-03-24T17:29:00Z">
              <w:rPr>
                <w:lang w:val="fr-FR"/>
              </w:rPr>
            </w:rPrChange>
          </w:rPr>
          <w:tab/>
          <w:delText>4</w:delText>
        </w:r>
      </w:del>
    </w:p>
    <w:p w14:paraId="53A87971" w14:textId="77777777" w:rsidR="00C56AE4" w:rsidRPr="00771EAC" w:rsidDel="00EB2EE0" w:rsidRDefault="00C56AE4">
      <w:pPr>
        <w:pStyle w:val="TOC3"/>
        <w:rPr>
          <w:del w:id="1095" w:author="Victor Cameo" w:date="2017-03-23T09:42:00Z"/>
          <w:rFonts w:asciiTheme="minorHAnsi" w:eastAsiaTheme="minorEastAsia" w:hAnsiTheme="minorHAnsi" w:cstheme="minorBidi"/>
          <w:i w:val="0"/>
          <w:noProof/>
          <w:sz w:val="24"/>
          <w:szCs w:val="24"/>
          <w:lang w:val="en-US" w:eastAsia="en-US"/>
          <w:rPrChange w:id="1096" w:author="Victor Cameo" w:date="2017-03-24T17:29:00Z">
            <w:rPr>
              <w:del w:id="1097" w:author="Victor Cameo" w:date="2017-03-23T09:42:00Z"/>
              <w:rFonts w:asciiTheme="minorHAnsi" w:eastAsiaTheme="minorEastAsia" w:hAnsiTheme="minorHAnsi" w:cstheme="minorBidi"/>
              <w:i w:val="0"/>
              <w:noProof/>
              <w:sz w:val="24"/>
              <w:szCs w:val="24"/>
              <w:lang w:val="fr-FR" w:eastAsia="en-US"/>
            </w:rPr>
          </w:rPrChange>
        </w:rPr>
      </w:pPr>
      <w:del w:id="1098" w:author="Victor Cameo" w:date="2017-03-23T09:42:00Z">
        <w:r w:rsidRPr="00771EAC" w:rsidDel="00EB2EE0">
          <w:rPr>
            <w:i w:val="0"/>
            <w:noProof/>
            <w:color w:val="000000"/>
            <w:lang w:val="en-US"/>
            <w:rPrChange w:id="1099" w:author="Victor Cameo" w:date="2017-03-24T17:29:00Z">
              <w:rPr>
                <w:i w:val="0"/>
                <w:noProof/>
                <w:color w:val="000000"/>
                <w:lang w:val="fr-FR"/>
              </w:rPr>
            </w:rPrChange>
          </w:rPr>
          <w:delText>3.1.1</w:delText>
        </w:r>
        <w:r w:rsidRPr="00771EAC" w:rsidDel="00EB2EE0">
          <w:rPr>
            <w:rFonts w:asciiTheme="minorHAnsi" w:eastAsiaTheme="minorEastAsia" w:hAnsiTheme="minorHAnsi" w:cstheme="minorBidi"/>
            <w:i w:val="0"/>
            <w:noProof/>
            <w:sz w:val="24"/>
            <w:szCs w:val="24"/>
            <w:lang w:val="en-US" w:eastAsia="en-US"/>
            <w:rPrChange w:id="1100"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01" w:author="Victor Cameo" w:date="2017-03-24T17:29:00Z">
              <w:rPr>
                <w:noProof/>
                <w:lang w:val="fr-FR"/>
              </w:rPr>
            </w:rPrChange>
          </w:rPr>
          <w:delText>Code description</w:delText>
        </w:r>
        <w:r w:rsidRPr="00771EAC" w:rsidDel="00EB2EE0">
          <w:rPr>
            <w:noProof/>
            <w:lang w:val="en-US"/>
            <w:rPrChange w:id="1102" w:author="Victor Cameo" w:date="2017-03-24T17:29:00Z">
              <w:rPr>
                <w:noProof/>
                <w:lang w:val="fr-FR"/>
              </w:rPr>
            </w:rPrChange>
          </w:rPr>
          <w:tab/>
          <w:delText>4</w:delText>
        </w:r>
      </w:del>
    </w:p>
    <w:p w14:paraId="0147BB59" w14:textId="77777777" w:rsidR="00C56AE4" w:rsidRPr="00771EAC" w:rsidDel="00EB2EE0" w:rsidRDefault="00C56AE4">
      <w:pPr>
        <w:pStyle w:val="TOC3"/>
        <w:rPr>
          <w:del w:id="1103" w:author="Victor Cameo" w:date="2017-03-23T09:42:00Z"/>
          <w:rFonts w:asciiTheme="minorHAnsi" w:eastAsiaTheme="minorEastAsia" w:hAnsiTheme="minorHAnsi" w:cstheme="minorBidi"/>
          <w:i w:val="0"/>
          <w:noProof/>
          <w:sz w:val="24"/>
          <w:szCs w:val="24"/>
          <w:lang w:val="en-US" w:eastAsia="en-US"/>
          <w:rPrChange w:id="1104" w:author="Victor Cameo" w:date="2017-03-24T17:29:00Z">
            <w:rPr>
              <w:del w:id="1105" w:author="Victor Cameo" w:date="2017-03-23T09:42:00Z"/>
              <w:rFonts w:asciiTheme="minorHAnsi" w:eastAsiaTheme="minorEastAsia" w:hAnsiTheme="minorHAnsi" w:cstheme="minorBidi"/>
              <w:i w:val="0"/>
              <w:noProof/>
              <w:sz w:val="24"/>
              <w:szCs w:val="24"/>
              <w:lang w:val="fr-FR" w:eastAsia="en-US"/>
            </w:rPr>
          </w:rPrChange>
        </w:rPr>
      </w:pPr>
      <w:del w:id="1106" w:author="Victor Cameo" w:date="2017-03-23T09:42:00Z">
        <w:r w:rsidRPr="00771EAC" w:rsidDel="00EB2EE0">
          <w:rPr>
            <w:i w:val="0"/>
            <w:noProof/>
            <w:color w:val="000000"/>
            <w:lang w:val="en-US"/>
            <w:rPrChange w:id="1107" w:author="Victor Cameo" w:date="2017-03-24T17:29:00Z">
              <w:rPr>
                <w:i w:val="0"/>
                <w:noProof/>
                <w:color w:val="000000"/>
                <w:lang w:val="fr-FR"/>
              </w:rPr>
            </w:rPrChange>
          </w:rPr>
          <w:delText>3.1.2</w:delText>
        </w:r>
        <w:r w:rsidRPr="00771EAC" w:rsidDel="00EB2EE0">
          <w:rPr>
            <w:rFonts w:asciiTheme="minorHAnsi" w:eastAsiaTheme="minorEastAsia" w:hAnsiTheme="minorHAnsi" w:cstheme="minorBidi"/>
            <w:i w:val="0"/>
            <w:noProof/>
            <w:sz w:val="24"/>
            <w:szCs w:val="24"/>
            <w:lang w:val="en-US" w:eastAsia="en-US"/>
            <w:rPrChange w:id="1108"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09" w:author="Victor Cameo" w:date="2017-03-24T17:29:00Z">
              <w:rPr>
                <w:noProof/>
                <w:lang w:val="fr-FR"/>
              </w:rPr>
            </w:rPrChange>
          </w:rPr>
          <w:delText>Test cases description</w:delText>
        </w:r>
        <w:r w:rsidRPr="00771EAC" w:rsidDel="00EB2EE0">
          <w:rPr>
            <w:noProof/>
            <w:lang w:val="en-US"/>
            <w:rPrChange w:id="1110" w:author="Victor Cameo" w:date="2017-03-24T17:29:00Z">
              <w:rPr>
                <w:noProof/>
                <w:lang w:val="fr-FR"/>
              </w:rPr>
            </w:rPrChange>
          </w:rPr>
          <w:tab/>
          <w:delText>4</w:delText>
        </w:r>
      </w:del>
    </w:p>
    <w:p w14:paraId="37EAE9E6" w14:textId="77777777" w:rsidR="00C56AE4" w:rsidRPr="00771EAC" w:rsidDel="00EB2EE0" w:rsidRDefault="00C56AE4">
      <w:pPr>
        <w:pStyle w:val="TOC2"/>
        <w:rPr>
          <w:del w:id="1111" w:author="Victor Cameo" w:date="2017-03-23T09:42:00Z"/>
          <w:rFonts w:asciiTheme="minorHAnsi" w:eastAsiaTheme="minorEastAsia" w:hAnsiTheme="minorHAnsi" w:cstheme="minorBidi"/>
          <w:b w:val="0"/>
          <w:bCs w:val="0"/>
          <w:sz w:val="24"/>
          <w:szCs w:val="24"/>
          <w:lang w:val="en-US" w:eastAsia="en-US"/>
          <w:rPrChange w:id="1112" w:author="Victor Cameo" w:date="2017-03-24T17:29:00Z">
            <w:rPr>
              <w:del w:id="1113" w:author="Victor Cameo" w:date="2017-03-23T09:42:00Z"/>
              <w:rFonts w:asciiTheme="minorHAnsi" w:eastAsiaTheme="minorEastAsia" w:hAnsiTheme="minorHAnsi" w:cstheme="minorBidi"/>
              <w:b w:val="0"/>
              <w:bCs w:val="0"/>
              <w:sz w:val="24"/>
              <w:szCs w:val="24"/>
              <w:lang w:val="fr-FR" w:eastAsia="en-US"/>
            </w:rPr>
          </w:rPrChange>
        </w:rPr>
      </w:pPr>
      <w:del w:id="1114" w:author="Victor Cameo" w:date="2017-03-23T09:42:00Z">
        <w:r w:rsidRPr="00771EAC" w:rsidDel="00EB2EE0">
          <w:rPr>
            <w:lang w:val="en-US"/>
            <w:rPrChange w:id="1115" w:author="Victor Cameo" w:date="2017-03-24T17:29:00Z">
              <w:rPr>
                <w:lang w:val="fr-FR"/>
              </w:rPr>
            </w:rPrChange>
          </w:rPr>
          <w:delText>3.2</w:delText>
        </w:r>
        <w:r w:rsidRPr="00771EAC" w:rsidDel="00EB2EE0">
          <w:rPr>
            <w:rFonts w:asciiTheme="minorHAnsi" w:eastAsiaTheme="minorEastAsia" w:hAnsiTheme="minorHAnsi" w:cstheme="minorBidi"/>
            <w:b w:val="0"/>
            <w:bCs w:val="0"/>
            <w:sz w:val="24"/>
            <w:szCs w:val="24"/>
            <w:lang w:val="en-US" w:eastAsia="en-US"/>
            <w:rPrChange w:id="1116"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117" w:author="Victor Cameo" w:date="2017-03-24T17:29:00Z">
              <w:rPr>
                <w:lang w:val="fr-FR"/>
              </w:rPr>
            </w:rPrChange>
          </w:rPr>
          <w:delText>Code_Saturne</w:delText>
        </w:r>
        <w:r w:rsidRPr="00771EAC" w:rsidDel="00EB2EE0">
          <w:rPr>
            <w:lang w:val="en-US"/>
            <w:rPrChange w:id="1118" w:author="Victor Cameo" w:date="2017-03-24T17:29:00Z">
              <w:rPr>
                <w:lang w:val="fr-FR"/>
              </w:rPr>
            </w:rPrChange>
          </w:rPr>
          <w:tab/>
          <w:delText>5</w:delText>
        </w:r>
      </w:del>
    </w:p>
    <w:p w14:paraId="4A1BE89C" w14:textId="77777777" w:rsidR="00C56AE4" w:rsidRPr="00771EAC" w:rsidDel="00EB2EE0" w:rsidRDefault="00C56AE4">
      <w:pPr>
        <w:pStyle w:val="TOC3"/>
        <w:rPr>
          <w:del w:id="1119" w:author="Victor Cameo" w:date="2017-03-23T09:42:00Z"/>
          <w:rFonts w:asciiTheme="minorHAnsi" w:eastAsiaTheme="minorEastAsia" w:hAnsiTheme="minorHAnsi" w:cstheme="minorBidi"/>
          <w:i w:val="0"/>
          <w:noProof/>
          <w:sz w:val="24"/>
          <w:szCs w:val="24"/>
          <w:lang w:val="en-US" w:eastAsia="en-US"/>
          <w:rPrChange w:id="1120" w:author="Victor Cameo" w:date="2017-03-24T17:29:00Z">
            <w:rPr>
              <w:del w:id="1121" w:author="Victor Cameo" w:date="2017-03-23T09:42:00Z"/>
              <w:rFonts w:asciiTheme="minorHAnsi" w:eastAsiaTheme="minorEastAsia" w:hAnsiTheme="minorHAnsi" w:cstheme="minorBidi"/>
              <w:i w:val="0"/>
              <w:noProof/>
              <w:sz w:val="24"/>
              <w:szCs w:val="24"/>
              <w:lang w:val="fr-FR" w:eastAsia="en-US"/>
            </w:rPr>
          </w:rPrChange>
        </w:rPr>
      </w:pPr>
      <w:del w:id="1122" w:author="Victor Cameo" w:date="2017-03-23T09:42:00Z">
        <w:r w:rsidRPr="00771EAC" w:rsidDel="00EB2EE0">
          <w:rPr>
            <w:i w:val="0"/>
            <w:noProof/>
            <w:color w:val="000000"/>
            <w:lang w:val="en-US"/>
            <w:rPrChange w:id="1123" w:author="Victor Cameo" w:date="2017-03-24T17:29:00Z">
              <w:rPr>
                <w:i w:val="0"/>
                <w:noProof/>
                <w:color w:val="000000"/>
                <w:lang w:val="fr-FR"/>
              </w:rPr>
            </w:rPrChange>
          </w:rPr>
          <w:delText>3.2.1</w:delText>
        </w:r>
        <w:r w:rsidRPr="00771EAC" w:rsidDel="00EB2EE0">
          <w:rPr>
            <w:rFonts w:asciiTheme="minorHAnsi" w:eastAsiaTheme="minorEastAsia" w:hAnsiTheme="minorHAnsi" w:cstheme="minorBidi"/>
            <w:i w:val="0"/>
            <w:noProof/>
            <w:sz w:val="24"/>
            <w:szCs w:val="24"/>
            <w:lang w:val="en-US" w:eastAsia="en-US"/>
            <w:rPrChange w:id="1124"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25" w:author="Victor Cameo" w:date="2017-03-24T17:29:00Z">
              <w:rPr>
                <w:noProof/>
                <w:lang w:val="fr-FR"/>
              </w:rPr>
            </w:rPrChange>
          </w:rPr>
          <w:delText>Code description</w:delText>
        </w:r>
        <w:r w:rsidRPr="00771EAC" w:rsidDel="00EB2EE0">
          <w:rPr>
            <w:noProof/>
            <w:lang w:val="en-US"/>
            <w:rPrChange w:id="1126" w:author="Victor Cameo" w:date="2017-03-24T17:29:00Z">
              <w:rPr>
                <w:noProof/>
                <w:lang w:val="fr-FR"/>
              </w:rPr>
            </w:rPrChange>
          </w:rPr>
          <w:tab/>
          <w:delText>5</w:delText>
        </w:r>
      </w:del>
    </w:p>
    <w:p w14:paraId="2BB775A0" w14:textId="77777777" w:rsidR="00C56AE4" w:rsidRPr="00771EAC" w:rsidDel="00EB2EE0" w:rsidRDefault="00C56AE4">
      <w:pPr>
        <w:pStyle w:val="TOC3"/>
        <w:rPr>
          <w:del w:id="1127" w:author="Victor Cameo" w:date="2017-03-23T09:42:00Z"/>
          <w:rFonts w:asciiTheme="minorHAnsi" w:eastAsiaTheme="minorEastAsia" w:hAnsiTheme="minorHAnsi" w:cstheme="minorBidi"/>
          <w:i w:val="0"/>
          <w:noProof/>
          <w:sz w:val="24"/>
          <w:szCs w:val="24"/>
          <w:lang w:val="en-US" w:eastAsia="en-US"/>
          <w:rPrChange w:id="1128" w:author="Victor Cameo" w:date="2017-03-24T17:29:00Z">
            <w:rPr>
              <w:del w:id="1129" w:author="Victor Cameo" w:date="2017-03-23T09:42:00Z"/>
              <w:rFonts w:asciiTheme="minorHAnsi" w:eastAsiaTheme="minorEastAsia" w:hAnsiTheme="minorHAnsi" w:cstheme="minorBidi"/>
              <w:i w:val="0"/>
              <w:noProof/>
              <w:sz w:val="24"/>
              <w:szCs w:val="24"/>
              <w:lang w:val="fr-FR" w:eastAsia="en-US"/>
            </w:rPr>
          </w:rPrChange>
        </w:rPr>
      </w:pPr>
      <w:del w:id="1130" w:author="Victor Cameo" w:date="2017-03-23T09:42:00Z">
        <w:r w:rsidRPr="00771EAC" w:rsidDel="00EB2EE0">
          <w:rPr>
            <w:i w:val="0"/>
            <w:noProof/>
            <w:color w:val="000000"/>
            <w:lang w:val="en-US"/>
            <w:rPrChange w:id="1131" w:author="Victor Cameo" w:date="2017-03-24T17:29:00Z">
              <w:rPr>
                <w:i w:val="0"/>
                <w:noProof/>
                <w:color w:val="000000"/>
                <w:lang w:val="fr-FR"/>
              </w:rPr>
            </w:rPrChange>
          </w:rPr>
          <w:delText>3.2.2</w:delText>
        </w:r>
        <w:r w:rsidRPr="00771EAC" w:rsidDel="00EB2EE0">
          <w:rPr>
            <w:rFonts w:asciiTheme="minorHAnsi" w:eastAsiaTheme="minorEastAsia" w:hAnsiTheme="minorHAnsi" w:cstheme="minorBidi"/>
            <w:i w:val="0"/>
            <w:noProof/>
            <w:sz w:val="24"/>
            <w:szCs w:val="24"/>
            <w:lang w:val="en-US" w:eastAsia="en-US"/>
            <w:rPrChange w:id="1132"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33" w:author="Victor Cameo" w:date="2017-03-24T17:29:00Z">
              <w:rPr>
                <w:noProof/>
                <w:lang w:val="fr-FR"/>
              </w:rPr>
            </w:rPrChange>
          </w:rPr>
          <w:delText>Test cases description</w:delText>
        </w:r>
        <w:r w:rsidRPr="00771EAC" w:rsidDel="00EB2EE0">
          <w:rPr>
            <w:noProof/>
            <w:lang w:val="en-US"/>
            <w:rPrChange w:id="1134" w:author="Victor Cameo" w:date="2017-03-24T17:29:00Z">
              <w:rPr>
                <w:noProof/>
                <w:lang w:val="fr-FR"/>
              </w:rPr>
            </w:rPrChange>
          </w:rPr>
          <w:tab/>
          <w:delText>5</w:delText>
        </w:r>
      </w:del>
    </w:p>
    <w:p w14:paraId="38284382" w14:textId="77777777" w:rsidR="00C56AE4" w:rsidRPr="00771EAC" w:rsidDel="00EB2EE0" w:rsidRDefault="00C56AE4">
      <w:pPr>
        <w:pStyle w:val="TOC2"/>
        <w:rPr>
          <w:del w:id="1135" w:author="Victor Cameo" w:date="2017-03-23T09:42:00Z"/>
          <w:rFonts w:asciiTheme="minorHAnsi" w:eastAsiaTheme="minorEastAsia" w:hAnsiTheme="minorHAnsi" w:cstheme="minorBidi"/>
          <w:b w:val="0"/>
          <w:bCs w:val="0"/>
          <w:sz w:val="24"/>
          <w:szCs w:val="24"/>
          <w:lang w:val="en-US" w:eastAsia="en-US"/>
          <w:rPrChange w:id="1136" w:author="Victor Cameo" w:date="2017-03-24T17:29:00Z">
            <w:rPr>
              <w:del w:id="1137" w:author="Victor Cameo" w:date="2017-03-23T09:42:00Z"/>
              <w:rFonts w:asciiTheme="minorHAnsi" w:eastAsiaTheme="minorEastAsia" w:hAnsiTheme="minorHAnsi" w:cstheme="minorBidi"/>
              <w:b w:val="0"/>
              <w:bCs w:val="0"/>
              <w:sz w:val="24"/>
              <w:szCs w:val="24"/>
              <w:lang w:val="fr-FR" w:eastAsia="en-US"/>
            </w:rPr>
          </w:rPrChange>
        </w:rPr>
      </w:pPr>
      <w:del w:id="1138" w:author="Victor Cameo" w:date="2017-03-23T09:42:00Z">
        <w:r w:rsidRPr="00771EAC" w:rsidDel="00EB2EE0">
          <w:rPr>
            <w:lang w:val="en-US"/>
            <w:rPrChange w:id="1139" w:author="Victor Cameo" w:date="2017-03-24T17:29:00Z">
              <w:rPr>
                <w:lang w:val="fr-FR"/>
              </w:rPr>
            </w:rPrChange>
          </w:rPr>
          <w:delText>3.3</w:delText>
        </w:r>
        <w:r w:rsidRPr="00771EAC" w:rsidDel="00EB2EE0">
          <w:rPr>
            <w:rFonts w:asciiTheme="minorHAnsi" w:eastAsiaTheme="minorEastAsia" w:hAnsiTheme="minorHAnsi" w:cstheme="minorBidi"/>
            <w:b w:val="0"/>
            <w:bCs w:val="0"/>
            <w:sz w:val="24"/>
            <w:szCs w:val="24"/>
            <w:lang w:val="en-US" w:eastAsia="en-US"/>
            <w:rPrChange w:id="1140"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141" w:author="Victor Cameo" w:date="2017-03-24T17:29:00Z">
              <w:rPr>
                <w:lang w:val="fr-FR"/>
              </w:rPr>
            </w:rPrChange>
          </w:rPr>
          <w:delText>CP2K</w:delText>
        </w:r>
        <w:r w:rsidRPr="00771EAC" w:rsidDel="00EB2EE0">
          <w:rPr>
            <w:lang w:val="en-US"/>
            <w:rPrChange w:id="1142" w:author="Victor Cameo" w:date="2017-03-24T17:29:00Z">
              <w:rPr>
                <w:lang w:val="fr-FR"/>
              </w:rPr>
            </w:rPrChange>
          </w:rPr>
          <w:tab/>
          <w:delText>6</w:delText>
        </w:r>
      </w:del>
    </w:p>
    <w:p w14:paraId="7BB29788" w14:textId="77777777" w:rsidR="00C56AE4" w:rsidRPr="00771EAC" w:rsidDel="00EB2EE0" w:rsidRDefault="00C56AE4">
      <w:pPr>
        <w:pStyle w:val="TOC3"/>
        <w:rPr>
          <w:del w:id="1143" w:author="Victor Cameo" w:date="2017-03-23T09:42:00Z"/>
          <w:rFonts w:asciiTheme="minorHAnsi" w:eastAsiaTheme="minorEastAsia" w:hAnsiTheme="minorHAnsi" w:cstheme="minorBidi"/>
          <w:i w:val="0"/>
          <w:noProof/>
          <w:sz w:val="24"/>
          <w:szCs w:val="24"/>
          <w:lang w:val="en-US" w:eastAsia="en-US"/>
          <w:rPrChange w:id="1144" w:author="Victor Cameo" w:date="2017-03-24T17:29:00Z">
            <w:rPr>
              <w:del w:id="1145" w:author="Victor Cameo" w:date="2017-03-23T09:42:00Z"/>
              <w:rFonts w:asciiTheme="minorHAnsi" w:eastAsiaTheme="minorEastAsia" w:hAnsiTheme="minorHAnsi" w:cstheme="minorBidi"/>
              <w:i w:val="0"/>
              <w:noProof/>
              <w:sz w:val="24"/>
              <w:szCs w:val="24"/>
              <w:lang w:val="fr-FR" w:eastAsia="en-US"/>
            </w:rPr>
          </w:rPrChange>
        </w:rPr>
      </w:pPr>
      <w:del w:id="1146" w:author="Victor Cameo" w:date="2017-03-23T09:42:00Z">
        <w:r w:rsidRPr="00771EAC" w:rsidDel="00EB2EE0">
          <w:rPr>
            <w:i w:val="0"/>
            <w:noProof/>
            <w:color w:val="000000"/>
            <w:lang w:val="en-US"/>
            <w:rPrChange w:id="1147" w:author="Victor Cameo" w:date="2017-03-24T17:29:00Z">
              <w:rPr>
                <w:i w:val="0"/>
                <w:noProof/>
                <w:color w:val="000000"/>
                <w:lang w:val="fr-FR"/>
              </w:rPr>
            </w:rPrChange>
          </w:rPr>
          <w:delText>3.3.1</w:delText>
        </w:r>
        <w:r w:rsidRPr="00771EAC" w:rsidDel="00EB2EE0">
          <w:rPr>
            <w:rFonts w:asciiTheme="minorHAnsi" w:eastAsiaTheme="minorEastAsia" w:hAnsiTheme="minorHAnsi" w:cstheme="minorBidi"/>
            <w:i w:val="0"/>
            <w:noProof/>
            <w:sz w:val="24"/>
            <w:szCs w:val="24"/>
            <w:lang w:val="en-US" w:eastAsia="en-US"/>
            <w:rPrChange w:id="1148"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49" w:author="Victor Cameo" w:date="2017-03-24T17:29:00Z">
              <w:rPr>
                <w:noProof/>
                <w:lang w:val="fr-FR"/>
              </w:rPr>
            </w:rPrChange>
          </w:rPr>
          <w:delText>Code description</w:delText>
        </w:r>
        <w:r w:rsidRPr="00771EAC" w:rsidDel="00EB2EE0">
          <w:rPr>
            <w:noProof/>
            <w:lang w:val="en-US"/>
            <w:rPrChange w:id="1150" w:author="Victor Cameo" w:date="2017-03-24T17:29:00Z">
              <w:rPr>
                <w:noProof/>
                <w:lang w:val="fr-FR"/>
              </w:rPr>
            </w:rPrChange>
          </w:rPr>
          <w:tab/>
          <w:delText>6</w:delText>
        </w:r>
      </w:del>
    </w:p>
    <w:p w14:paraId="0D6C3D49" w14:textId="77777777" w:rsidR="00C56AE4" w:rsidRPr="00771EAC" w:rsidDel="00EB2EE0" w:rsidRDefault="00C56AE4">
      <w:pPr>
        <w:pStyle w:val="TOC3"/>
        <w:rPr>
          <w:del w:id="1151" w:author="Victor Cameo" w:date="2017-03-23T09:42:00Z"/>
          <w:rFonts w:asciiTheme="minorHAnsi" w:eastAsiaTheme="minorEastAsia" w:hAnsiTheme="minorHAnsi" w:cstheme="minorBidi"/>
          <w:i w:val="0"/>
          <w:noProof/>
          <w:sz w:val="24"/>
          <w:szCs w:val="24"/>
          <w:lang w:val="en-US" w:eastAsia="en-US"/>
          <w:rPrChange w:id="1152" w:author="Victor Cameo" w:date="2017-03-24T17:29:00Z">
            <w:rPr>
              <w:del w:id="1153" w:author="Victor Cameo" w:date="2017-03-23T09:42:00Z"/>
              <w:rFonts w:asciiTheme="minorHAnsi" w:eastAsiaTheme="minorEastAsia" w:hAnsiTheme="minorHAnsi" w:cstheme="minorBidi"/>
              <w:i w:val="0"/>
              <w:noProof/>
              <w:sz w:val="24"/>
              <w:szCs w:val="24"/>
              <w:lang w:val="fr-FR" w:eastAsia="en-US"/>
            </w:rPr>
          </w:rPrChange>
        </w:rPr>
      </w:pPr>
      <w:del w:id="1154" w:author="Victor Cameo" w:date="2017-03-23T09:42:00Z">
        <w:r w:rsidRPr="00771EAC" w:rsidDel="00EB2EE0">
          <w:rPr>
            <w:i w:val="0"/>
            <w:noProof/>
            <w:color w:val="000000"/>
            <w:lang w:val="en-US"/>
            <w:rPrChange w:id="1155" w:author="Victor Cameo" w:date="2017-03-24T17:29:00Z">
              <w:rPr>
                <w:i w:val="0"/>
                <w:noProof/>
                <w:color w:val="000000"/>
                <w:lang w:val="fr-FR"/>
              </w:rPr>
            </w:rPrChange>
          </w:rPr>
          <w:delText>3.3.2</w:delText>
        </w:r>
        <w:r w:rsidRPr="00771EAC" w:rsidDel="00EB2EE0">
          <w:rPr>
            <w:rFonts w:asciiTheme="minorHAnsi" w:eastAsiaTheme="minorEastAsia" w:hAnsiTheme="minorHAnsi" w:cstheme="minorBidi"/>
            <w:i w:val="0"/>
            <w:noProof/>
            <w:sz w:val="24"/>
            <w:szCs w:val="24"/>
            <w:lang w:val="en-US" w:eastAsia="en-US"/>
            <w:rPrChange w:id="1156"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57" w:author="Victor Cameo" w:date="2017-03-24T17:29:00Z">
              <w:rPr>
                <w:noProof/>
                <w:lang w:val="fr-FR"/>
              </w:rPr>
            </w:rPrChange>
          </w:rPr>
          <w:delText>Test cases description</w:delText>
        </w:r>
        <w:r w:rsidRPr="00771EAC" w:rsidDel="00EB2EE0">
          <w:rPr>
            <w:noProof/>
            <w:lang w:val="en-US"/>
            <w:rPrChange w:id="1158" w:author="Victor Cameo" w:date="2017-03-24T17:29:00Z">
              <w:rPr>
                <w:noProof/>
                <w:lang w:val="fr-FR"/>
              </w:rPr>
            </w:rPrChange>
          </w:rPr>
          <w:tab/>
          <w:delText>6</w:delText>
        </w:r>
      </w:del>
    </w:p>
    <w:p w14:paraId="0C77DD2F" w14:textId="77777777" w:rsidR="00C56AE4" w:rsidRPr="00771EAC" w:rsidDel="00EB2EE0" w:rsidRDefault="00C56AE4">
      <w:pPr>
        <w:pStyle w:val="TOC2"/>
        <w:rPr>
          <w:del w:id="1159" w:author="Victor Cameo" w:date="2017-03-23T09:42:00Z"/>
          <w:rFonts w:asciiTheme="minorHAnsi" w:eastAsiaTheme="minorEastAsia" w:hAnsiTheme="minorHAnsi" w:cstheme="minorBidi"/>
          <w:b w:val="0"/>
          <w:bCs w:val="0"/>
          <w:sz w:val="24"/>
          <w:szCs w:val="24"/>
          <w:lang w:val="en-US" w:eastAsia="en-US"/>
          <w:rPrChange w:id="1160" w:author="Victor Cameo" w:date="2017-03-24T17:29:00Z">
            <w:rPr>
              <w:del w:id="1161" w:author="Victor Cameo" w:date="2017-03-23T09:42:00Z"/>
              <w:rFonts w:asciiTheme="minorHAnsi" w:eastAsiaTheme="minorEastAsia" w:hAnsiTheme="minorHAnsi" w:cstheme="minorBidi"/>
              <w:b w:val="0"/>
              <w:bCs w:val="0"/>
              <w:sz w:val="24"/>
              <w:szCs w:val="24"/>
              <w:lang w:val="fr-FR" w:eastAsia="en-US"/>
            </w:rPr>
          </w:rPrChange>
        </w:rPr>
      </w:pPr>
      <w:del w:id="1162" w:author="Victor Cameo" w:date="2017-03-23T09:42:00Z">
        <w:r w:rsidRPr="00771EAC" w:rsidDel="00EB2EE0">
          <w:rPr>
            <w:lang w:val="en-US"/>
            <w:rPrChange w:id="1163" w:author="Victor Cameo" w:date="2017-03-24T17:29:00Z">
              <w:rPr>
                <w:lang w:val="fr-FR"/>
              </w:rPr>
            </w:rPrChange>
          </w:rPr>
          <w:delText>3.4</w:delText>
        </w:r>
        <w:r w:rsidRPr="00771EAC" w:rsidDel="00EB2EE0">
          <w:rPr>
            <w:rFonts w:asciiTheme="minorHAnsi" w:eastAsiaTheme="minorEastAsia" w:hAnsiTheme="minorHAnsi" w:cstheme="minorBidi"/>
            <w:b w:val="0"/>
            <w:bCs w:val="0"/>
            <w:sz w:val="24"/>
            <w:szCs w:val="24"/>
            <w:lang w:val="en-US" w:eastAsia="en-US"/>
            <w:rPrChange w:id="1164"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165" w:author="Victor Cameo" w:date="2017-03-24T17:29:00Z">
              <w:rPr>
                <w:lang w:val="fr-FR"/>
              </w:rPr>
            </w:rPrChange>
          </w:rPr>
          <w:delText>GPAW</w:delText>
        </w:r>
        <w:r w:rsidRPr="00771EAC" w:rsidDel="00EB2EE0">
          <w:rPr>
            <w:lang w:val="en-US"/>
            <w:rPrChange w:id="1166" w:author="Victor Cameo" w:date="2017-03-24T17:29:00Z">
              <w:rPr>
                <w:lang w:val="fr-FR"/>
              </w:rPr>
            </w:rPrChange>
          </w:rPr>
          <w:tab/>
          <w:delText>7</w:delText>
        </w:r>
      </w:del>
    </w:p>
    <w:p w14:paraId="6D6D085F" w14:textId="77777777" w:rsidR="00C56AE4" w:rsidRPr="00771EAC" w:rsidDel="00EB2EE0" w:rsidRDefault="00C56AE4">
      <w:pPr>
        <w:pStyle w:val="TOC3"/>
        <w:rPr>
          <w:del w:id="1167" w:author="Victor Cameo" w:date="2017-03-23T09:42:00Z"/>
          <w:rFonts w:asciiTheme="minorHAnsi" w:eastAsiaTheme="minorEastAsia" w:hAnsiTheme="minorHAnsi" w:cstheme="minorBidi"/>
          <w:i w:val="0"/>
          <w:noProof/>
          <w:sz w:val="24"/>
          <w:szCs w:val="24"/>
          <w:lang w:val="en-US" w:eastAsia="en-US"/>
          <w:rPrChange w:id="1168" w:author="Victor Cameo" w:date="2017-03-24T17:29:00Z">
            <w:rPr>
              <w:del w:id="1169" w:author="Victor Cameo" w:date="2017-03-23T09:42:00Z"/>
              <w:rFonts w:asciiTheme="minorHAnsi" w:eastAsiaTheme="minorEastAsia" w:hAnsiTheme="minorHAnsi" w:cstheme="minorBidi"/>
              <w:i w:val="0"/>
              <w:noProof/>
              <w:sz w:val="24"/>
              <w:szCs w:val="24"/>
              <w:lang w:val="fr-FR" w:eastAsia="en-US"/>
            </w:rPr>
          </w:rPrChange>
        </w:rPr>
      </w:pPr>
      <w:del w:id="1170" w:author="Victor Cameo" w:date="2017-03-23T09:42:00Z">
        <w:r w:rsidRPr="00771EAC" w:rsidDel="00EB2EE0">
          <w:rPr>
            <w:i w:val="0"/>
            <w:noProof/>
            <w:color w:val="000000"/>
            <w:lang w:val="en-US"/>
            <w:rPrChange w:id="1171" w:author="Victor Cameo" w:date="2017-03-24T17:29:00Z">
              <w:rPr>
                <w:i w:val="0"/>
                <w:noProof/>
                <w:color w:val="000000"/>
                <w:lang w:val="fr-FR"/>
              </w:rPr>
            </w:rPrChange>
          </w:rPr>
          <w:delText>3.4.1</w:delText>
        </w:r>
        <w:r w:rsidRPr="00771EAC" w:rsidDel="00EB2EE0">
          <w:rPr>
            <w:rFonts w:asciiTheme="minorHAnsi" w:eastAsiaTheme="minorEastAsia" w:hAnsiTheme="minorHAnsi" w:cstheme="minorBidi"/>
            <w:i w:val="0"/>
            <w:noProof/>
            <w:sz w:val="24"/>
            <w:szCs w:val="24"/>
            <w:lang w:val="en-US" w:eastAsia="en-US"/>
            <w:rPrChange w:id="1172"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73" w:author="Victor Cameo" w:date="2017-03-24T17:29:00Z">
              <w:rPr>
                <w:noProof/>
                <w:lang w:val="fr-FR"/>
              </w:rPr>
            </w:rPrChange>
          </w:rPr>
          <w:delText>Code description</w:delText>
        </w:r>
        <w:r w:rsidRPr="00771EAC" w:rsidDel="00EB2EE0">
          <w:rPr>
            <w:noProof/>
            <w:lang w:val="en-US"/>
            <w:rPrChange w:id="1174" w:author="Victor Cameo" w:date="2017-03-24T17:29:00Z">
              <w:rPr>
                <w:noProof/>
                <w:lang w:val="fr-FR"/>
              </w:rPr>
            </w:rPrChange>
          </w:rPr>
          <w:tab/>
          <w:delText>7</w:delText>
        </w:r>
      </w:del>
    </w:p>
    <w:p w14:paraId="0AE71C7A" w14:textId="77777777" w:rsidR="00C56AE4" w:rsidRPr="00771EAC" w:rsidDel="00EB2EE0" w:rsidRDefault="00C56AE4">
      <w:pPr>
        <w:pStyle w:val="TOC3"/>
        <w:rPr>
          <w:del w:id="1175" w:author="Victor Cameo" w:date="2017-03-23T09:42:00Z"/>
          <w:rFonts w:asciiTheme="minorHAnsi" w:eastAsiaTheme="minorEastAsia" w:hAnsiTheme="minorHAnsi" w:cstheme="minorBidi"/>
          <w:i w:val="0"/>
          <w:noProof/>
          <w:sz w:val="24"/>
          <w:szCs w:val="24"/>
          <w:lang w:val="en-US" w:eastAsia="en-US"/>
          <w:rPrChange w:id="1176" w:author="Victor Cameo" w:date="2017-03-24T17:29:00Z">
            <w:rPr>
              <w:del w:id="1177" w:author="Victor Cameo" w:date="2017-03-23T09:42:00Z"/>
              <w:rFonts w:asciiTheme="minorHAnsi" w:eastAsiaTheme="minorEastAsia" w:hAnsiTheme="minorHAnsi" w:cstheme="minorBidi"/>
              <w:i w:val="0"/>
              <w:noProof/>
              <w:sz w:val="24"/>
              <w:szCs w:val="24"/>
              <w:lang w:val="fr-FR" w:eastAsia="en-US"/>
            </w:rPr>
          </w:rPrChange>
        </w:rPr>
      </w:pPr>
      <w:del w:id="1178" w:author="Victor Cameo" w:date="2017-03-23T09:42:00Z">
        <w:r w:rsidRPr="00771EAC" w:rsidDel="00EB2EE0">
          <w:rPr>
            <w:i w:val="0"/>
            <w:noProof/>
            <w:color w:val="000000"/>
            <w:lang w:val="en-US"/>
            <w:rPrChange w:id="1179" w:author="Victor Cameo" w:date="2017-03-24T17:29:00Z">
              <w:rPr>
                <w:i w:val="0"/>
                <w:noProof/>
                <w:color w:val="000000"/>
                <w:lang w:val="fr-FR"/>
              </w:rPr>
            </w:rPrChange>
          </w:rPr>
          <w:delText>3.4.2</w:delText>
        </w:r>
        <w:r w:rsidRPr="00771EAC" w:rsidDel="00EB2EE0">
          <w:rPr>
            <w:rFonts w:asciiTheme="minorHAnsi" w:eastAsiaTheme="minorEastAsia" w:hAnsiTheme="minorHAnsi" w:cstheme="minorBidi"/>
            <w:i w:val="0"/>
            <w:noProof/>
            <w:sz w:val="24"/>
            <w:szCs w:val="24"/>
            <w:lang w:val="en-US" w:eastAsia="en-US"/>
            <w:rPrChange w:id="1180"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81" w:author="Victor Cameo" w:date="2017-03-24T17:29:00Z">
              <w:rPr>
                <w:noProof/>
                <w:lang w:val="fr-FR"/>
              </w:rPr>
            </w:rPrChange>
          </w:rPr>
          <w:delText>Test cases description</w:delText>
        </w:r>
        <w:r w:rsidRPr="00771EAC" w:rsidDel="00EB2EE0">
          <w:rPr>
            <w:noProof/>
            <w:lang w:val="en-US"/>
            <w:rPrChange w:id="1182" w:author="Victor Cameo" w:date="2017-03-24T17:29:00Z">
              <w:rPr>
                <w:noProof/>
                <w:lang w:val="fr-FR"/>
              </w:rPr>
            </w:rPrChange>
          </w:rPr>
          <w:tab/>
          <w:delText>7</w:delText>
        </w:r>
      </w:del>
    </w:p>
    <w:p w14:paraId="5F3C2074" w14:textId="77777777" w:rsidR="00C56AE4" w:rsidRPr="00771EAC" w:rsidDel="00EB2EE0" w:rsidRDefault="00C56AE4">
      <w:pPr>
        <w:pStyle w:val="TOC2"/>
        <w:rPr>
          <w:del w:id="1183" w:author="Victor Cameo" w:date="2017-03-23T09:42:00Z"/>
          <w:rFonts w:asciiTheme="minorHAnsi" w:eastAsiaTheme="minorEastAsia" w:hAnsiTheme="minorHAnsi" w:cstheme="minorBidi"/>
          <w:b w:val="0"/>
          <w:bCs w:val="0"/>
          <w:sz w:val="24"/>
          <w:szCs w:val="24"/>
          <w:lang w:val="en-US" w:eastAsia="en-US"/>
          <w:rPrChange w:id="1184" w:author="Victor Cameo" w:date="2017-03-24T17:29:00Z">
            <w:rPr>
              <w:del w:id="1185" w:author="Victor Cameo" w:date="2017-03-23T09:42:00Z"/>
              <w:rFonts w:asciiTheme="minorHAnsi" w:eastAsiaTheme="minorEastAsia" w:hAnsiTheme="minorHAnsi" w:cstheme="minorBidi"/>
              <w:b w:val="0"/>
              <w:bCs w:val="0"/>
              <w:sz w:val="24"/>
              <w:szCs w:val="24"/>
              <w:lang w:val="fr-FR" w:eastAsia="en-US"/>
            </w:rPr>
          </w:rPrChange>
        </w:rPr>
      </w:pPr>
      <w:del w:id="1186" w:author="Victor Cameo" w:date="2017-03-23T09:42:00Z">
        <w:r w:rsidRPr="00771EAC" w:rsidDel="00EB2EE0">
          <w:rPr>
            <w:lang w:val="en-US"/>
            <w:rPrChange w:id="1187" w:author="Victor Cameo" w:date="2017-03-24T17:29:00Z">
              <w:rPr>
                <w:lang w:val="fr-FR"/>
              </w:rPr>
            </w:rPrChange>
          </w:rPr>
          <w:delText>3.5</w:delText>
        </w:r>
        <w:r w:rsidRPr="00771EAC" w:rsidDel="00EB2EE0">
          <w:rPr>
            <w:rFonts w:asciiTheme="minorHAnsi" w:eastAsiaTheme="minorEastAsia" w:hAnsiTheme="minorHAnsi" w:cstheme="minorBidi"/>
            <w:b w:val="0"/>
            <w:bCs w:val="0"/>
            <w:sz w:val="24"/>
            <w:szCs w:val="24"/>
            <w:lang w:val="en-US" w:eastAsia="en-US"/>
            <w:rPrChange w:id="1188"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189" w:author="Victor Cameo" w:date="2017-03-24T17:29:00Z">
              <w:rPr>
                <w:lang w:val="fr-FR"/>
              </w:rPr>
            </w:rPrChange>
          </w:rPr>
          <w:delText>GROMACS</w:delText>
        </w:r>
        <w:r w:rsidRPr="00771EAC" w:rsidDel="00EB2EE0">
          <w:rPr>
            <w:lang w:val="en-US"/>
            <w:rPrChange w:id="1190" w:author="Victor Cameo" w:date="2017-03-24T17:29:00Z">
              <w:rPr>
                <w:lang w:val="fr-FR"/>
              </w:rPr>
            </w:rPrChange>
          </w:rPr>
          <w:tab/>
          <w:delText>7</w:delText>
        </w:r>
      </w:del>
    </w:p>
    <w:p w14:paraId="20B5DB75" w14:textId="77777777" w:rsidR="00C56AE4" w:rsidRPr="00771EAC" w:rsidDel="00EB2EE0" w:rsidRDefault="00C56AE4">
      <w:pPr>
        <w:pStyle w:val="TOC3"/>
        <w:rPr>
          <w:del w:id="1191" w:author="Victor Cameo" w:date="2017-03-23T09:42:00Z"/>
          <w:rFonts w:asciiTheme="minorHAnsi" w:eastAsiaTheme="minorEastAsia" w:hAnsiTheme="minorHAnsi" w:cstheme="minorBidi"/>
          <w:i w:val="0"/>
          <w:noProof/>
          <w:sz w:val="24"/>
          <w:szCs w:val="24"/>
          <w:lang w:val="en-US" w:eastAsia="en-US"/>
          <w:rPrChange w:id="1192" w:author="Victor Cameo" w:date="2017-03-24T17:29:00Z">
            <w:rPr>
              <w:del w:id="1193" w:author="Victor Cameo" w:date="2017-03-23T09:42:00Z"/>
              <w:rFonts w:asciiTheme="minorHAnsi" w:eastAsiaTheme="minorEastAsia" w:hAnsiTheme="minorHAnsi" w:cstheme="minorBidi"/>
              <w:i w:val="0"/>
              <w:noProof/>
              <w:sz w:val="24"/>
              <w:szCs w:val="24"/>
              <w:lang w:val="fr-FR" w:eastAsia="en-US"/>
            </w:rPr>
          </w:rPrChange>
        </w:rPr>
      </w:pPr>
      <w:del w:id="1194" w:author="Victor Cameo" w:date="2017-03-23T09:42:00Z">
        <w:r w:rsidRPr="00771EAC" w:rsidDel="00EB2EE0">
          <w:rPr>
            <w:i w:val="0"/>
            <w:noProof/>
            <w:color w:val="000000"/>
            <w:lang w:val="en-US"/>
            <w:rPrChange w:id="1195" w:author="Victor Cameo" w:date="2017-03-24T17:29:00Z">
              <w:rPr>
                <w:i w:val="0"/>
                <w:noProof/>
                <w:color w:val="000000"/>
                <w:lang w:val="fr-FR"/>
              </w:rPr>
            </w:rPrChange>
          </w:rPr>
          <w:delText>3.5.1</w:delText>
        </w:r>
        <w:r w:rsidRPr="00771EAC" w:rsidDel="00EB2EE0">
          <w:rPr>
            <w:rFonts w:asciiTheme="minorHAnsi" w:eastAsiaTheme="minorEastAsia" w:hAnsiTheme="minorHAnsi" w:cstheme="minorBidi"/>
            <w:i w:val="0"/>
            <w:noProof/>
            <w:sz w:val="24"/>
            <w:szCs w:val="24"/>
            <w:lang w:val="en-US" w:eastAsia="en-US"/>
            <w:rPrChange w:id="1196"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197" w:author="Victor Cameo" w:date="2017-03-24T17:29:00Z">
              <w:rPr>
                <w:noProof/>
                <w:lang w:val="fr-FR"/>
              </w:rPr>
            </w:rPrChange>
          </w:rPr>
          <w:delText>Code description</w:delText>
        </w:r>
        <w:r w:rsidRPr="00771EAC" w:rsidDel="00EB2EE0">
          <w:rPr>
            <w:noProof/>
            <w:lang w:val="en-US"/>
            <w:rPrChange w:id="1198" w:author="Victor Cameo" w:date="2017-03-24T17:29:00Z">
              <w:rPr>
                <w:noProof/>
                <w:lang w:val="fr-FR"/>
              </w:rPr>
            </w:rPrChange>
          </w:rPr>
          <w:tab/>
          <w:delText>8</w:delText>
        </w:r>
      </w:del>
    </w:p>
    <w:p w14:paraId="7BB0DEC2" w14:textId="77777777" w:rsidR="00C56AE4" w:rsidRPr="00771EAC" w:rsidDel="00EB2EE0" w:rsidRDefault="00C56AE4">
      <w:pPr>
        <w:pStyle w:val="TOC3"/>
        <w:rPr>
          <w:del w:id="1199" w:author="Victor Cameo" w:date="2017-03-23T09:42:00Z"/>
          <w:rFonts w:asciiTheme="minorHAnsi" w:eastAsiaTheme="minorEastAsia" w:hAnsiTheme="minorHAnsi" w:cstheme="minorBidi"/>
          <w:i w:val="0"/>
          <w:noProof/>
          <w:sz w:val="24"/>
          <w:szCs w:val="24"/>
          <w:lang w:val="en-US" w:eastAsia="en-US"/>
          <w:rPrChange w:id="1200" w:author="Victor Cameo" w:date="2017-03-24T17:29:00Z">
            <w:rPr>
              <w:del w:id="1201" w:author="Victor Cameo" w:date="2017-03-23T09:42:00Z"/>
              <w:rFonts w:asciiTheme="minorHAnsi" w:eastAsiaTheme="minorEastAsia" w:hAnsiTheme="minorHAnsi" w:cstheme="minorBidi"/>
              <w:i w:val="0"/>
              <w:noProof/>
              <w:sz w:val="24"/>
              <w:szCs w:val="24"/>
              <w:lang w:val="fr-FR" w:eastAsia="en-US"/>
            </w:rPr>
          </w:rPrChange>
        </w:rPr>
      </w:pPr>
      <w:del w:id="1202" w:author="Victor Cameo" w:date="2017-03-23T09:42:00Z">
        <w:r w:rsidRPr="00771EAC" w:rsidDel="00EB2EE0">
          <w:rPr>
            <w:i w:val="0"/>
            <w:noProof/>
            <w:color w:val="000000"/>
            <w:lang w:val="en-US"/>
            <w:rPrChange w:id="1203" w:author="Victor Cameo" w:date="2017-03-24T17:29:00Z">
              <w:rPr>
                <w:i w:val="0"/>
                <w:noProof/>
                <w:color w:val="000000"/>
                <w:lang w:val="fr-FR"/>
              </w:rPr>
            </w:rPrChange>
          </w:rPr>
          <w:delText>3.5.2</w:delText>
        </w:r>
        <w:r w:rsidRPr="00771EAC" w:rsidDel="00EB2EE0">
          <w:rPr>
            <w:rFonts w:asciiTheme="minorHAnsi" w:eastAsiaTheme="minorEastAsia" w:hAnsiTheme="minorHAnsi" w:cstheme="minorBidi"/>
            <w:i w:val="0"/>
            <w:noProof/>
            <w:sz w:val="24"/>
            <w:szCs w:val="24"/>
            <w:lang w:val="en-US" w:eastAsia="en-US"/>
            <w:rPrChange w:id="1204"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05" w:author="Victor Cameo" w:date="2017-03-24T17:29:00Z">
              <w:rPr>
                <w:noProof/>
                <w:lang w:val="fr-FR"/>
              </w:rPr>
            </w:rPrChange>
          </w:rPr>
          <w:delText>Test cases description</w:delText>
        </w:r>
        <w:r w:rsidRPr="00771EAC" w:rsidDel="00EB2EE0">
          <w:rPr>
            <w:noProof/>
            <w:lang w:val="en-US"/>
            <w:rPrChange w:id="1206" w:author="Victor Cameo" w:date="2017-03-24T17:29:00Z">
              <w:rPr>
                <w:noProof/>
                <w:lang w:val="fr-FR"/>
              </w:rPr>
            </w:rPrChange>
          </w:rPr>
          <w:tab/>
          <w:delText>8</w:delText>
        </w:r>
      </w:del>
    </w:p>
    <w:p w14:paraId="4B5EAEB7" w14:textId="77777777" w:rsidR="00C56AE4" w:rsidRPr="00771EAC" w:rsidDel="00EB2EE0" w:rsidRDefault="00C56AE4">
      <w:pPr>
        <w:pStyle w:val="TOC2"/>
        <w:rPr>
          <w:del w:id="1207" w:author="Victor Cameo" w:date="2017-03-23T09:42:00Z"/>
          <w:rFonts w:asciiTheme="minorHAnsi" w:eastAsiaTheme="minorEastAsia" w:hAnsiTheme="minorHAnsi" w:cstheme="minorBidi"/>
          <w:b w:val="0"/>
          <w:bCs w:val="0"/>
          <w:sz w:val="24"/>
          <w:szCs w:val="24"/>
          <w:lang w:val="en-US" w:eastAsia="en-US"/>
          <w:rPrChange w:id="1208" w:author="Victor Cameo" w:date="2017-03-24T17:29:00Z">
            <w:rPr>
              <w:del w:id="1209" w:author="Victor Cameo" w:date="2017-03-23T09:42:00Z"/>
              <w:rFonts w:asciiTheme="minorHAnsi" w:eastAsiaTheme="minorEastAsia" w:hAnsiTheme="minorHAnsi" w:cstheme="minorBidi"/>
              <w:b w:val="0"/>
              <w:bCs w:val="0"/>
              <w:sz w:val="24"/>
              <w:szCs w:val="24"/>
              <w:lang w:val="fr-FR" w:eastAsia="en-US"/>
            </w:rPr>
          </w:rPrChange>
        </w:rPr>
      </w:pPr>
      <w:del w:id="1210" w:author="Victor Cameo" w:date="2017-03-23T09:42:00Z">
        <w:r w:rsidRPr="00771EAC" w:rsidDel="00EB2EE0">
          <w:rPr>
            <w:lang w:val="en-US"/>
            <w:rPrChange w:id="1211" w:author="Victor Cameo" w:date="2017-03-24T17:29:00Z">
              <w:rPr>
                <w:lang w:val="fr-FR"/>
              </w:rPr>
            </w:rPrChange>
          </w:rPr>
          <w:delText>3.6</w:delText>
        </w:r>
        <w:r w:rsidRPr="00771EAC" w:rsidDel="00EB2EE0">
          <w:rPr>
            <w:rFonts w:asciiTheme="minorHAnsi" w:eastAsiaTheme="minorEastAsia" w:hAnsiTheme="minorHAnsi" w:cstheme="minorBidi"/>
            <w:b w:val="0"/>
            <w:bCs w:val="0"/>
            <w:sz w:val="24"/>
            <w:szCs w:val="24"/>
            <w:lang w:val="en-US" w:eastAsia="en-US"/>
            <w:rPrChange w:id="1212"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213" w:author="Victor Cameo" w:date="2017-03-24T17:29:00Z">
              <w:rPr>
                <w:lang w:val="fr-FR"/>
              </w:rPr>
            </w:rPrChange>
          </w:rPr>
          <w:delText>NAMD</w:delText>
        </w:r>
        <w:r w:rsidRPr="00771EAC" w:rsidDel="00EB2EE0">
          <w:rPr>
            <w:lang w:val="en-US"/>
            <w:rPrChange w:id="1214" w:author="Victor Cameo" w:date="2017-03-24T17:29:00Z">
              <w:rPr>
                <w:lang w:val="fr-FR"/>
              </w:rPr>
            </w:rPrChange>
          </w:rPr>
          <w:tab/>
          <w:delText>8</w:delText>
        </w:r>
      </w:del>
    </w:p>
    <w:p w14:paraId="0A616E3D" w14:textId="77777777" w:rsidR="00C56AE4" w:rsidRPr="00771EAC" w:rsidDel="00EB2EE0" w:rsidRDefault="00C56AE4">
      <w:pPr>
        <w:pStyle w:val="TOC3"/>
        <w:rPr>
          <w:del w:id="1215" w:author="Victor Cameo" w:date="2017-03-23T09:42:00Z"/>
          <w:rFonts w:asciiTheme="minorHAnsi" w:eastAsiaTheme="minorEastAsia" w:hAnsiTheme="minorHAnsi" w:cstheme="minorBidi"/>
          <w:i w:val="0"/>
          <w:noProof/>
          <w:sz w:val="24"/>
          <w:szCs w:val="24"/>
          <w:lang w:val="en-US" w:eastAsia="en-US"/>
          <w:rPrChange w:id="1216" w:author="Victor Cameo" w:date="2017-03-24T17:29:00Z">
            <w:rPr>
              <w:del w:id="1217" w:author="Victor Cameo" w:date="2017-03-23T09:42:00Z"/>
              <w:rFonts w:asciiTheme="minorHAnsi" w:eastAsiaTheme="minorEastAsia" w:hAnsiTheme="minorHAnsi" w:cstheme="minorBidi"/>
              <w:i w:val="0"/>
              <w:noProof/>
              <w:sz w:val="24"/>
              <w:szCs w:val="24"/>
              <w:lang w:val="fr-FR" w:eastAsia="en-US"/>
            </w:rPr>
          </w:rPrChange>
        </w:rPr>
      </w:pPr>
      <w:del w:id="1218" w:author="Victor Cameo" w:date="2017-03-23T09:42:00Z">
        <w:r w:rsidRPr="00771EAC" w:rsidDel="00EB2EE0">
          <w:rPr>
            <w:i w:val="0"/>
            <w:noProof/>
            <w:color w:val="000000"/>
            <w:lang w:val="en-US"/>
            <w:rPrChange w:id="1219" w:author="Victor Cameo" w:date="2017-03-24T17:29:00Z">
              <w:rPr>
                <w:i w:val="0"/>
                <w:noProof/>
                <w:color w:val="000000"/>
                <w:lang w:val="fr-FR"/>
              </w:rPr>
            </w:rPrChange>
          </w:rPr>
          <w:delText>3.6.1</w:delText>
        </w:r>
        <w:r w:rsidRPr="00771EAC" w:rsidDel="00EB2EE0">
          <w:rPr>
            <w:rFonts w:asciiTheme="minorHAnsi" w:eastAsiaTheme="minorEastAsia" w:hAnsiTheme="minorHAnsi" w:cstheme="minorBidi"/>
            <w:i w:val="0"/>
            <w:noProof/>
            <w:sz w:val="24"/>
            <w:szCs w:val="24"/>
            <w:lang w:val="en-US" w:eastAsia="en-US"/>
            <w:rPrChange w:id="1220"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21" w:author="Victor Cameo" w:date="2017-03-24T17:29:00Z">
              <w:rPr>
                <w:noProof/>
                <w:lang w:val="fr-FR"/>
              </w:rPr>
            </w:rPrChange>
          </w:rPr>
          <w:delText>Code description</w:delText>
        </w:r>
        <w:r w:rsidRPr="00771EAC" w:rsidDel="00EB2EE0">
          <w:rPr>
            <w:noProof/>
            <w:lang w:val="en-US"/>
            <w:rPrChange w:id="1222" w:author="Victor Cameo" w:date="2017-03-24T17:29:00Z">
              <w:rPr>
                <w:noProof/>
                <w:lang w:val="fr-FR"/>
              </w:rPr>
            </w:rPrChange>
          </w:rPr>
          <w:tab/>
          <w:delText>9</w:delText>
        </w:r>
      </w:del>
    </w:p>
    <w:p w14:paraId="56CEBFC6" w14:textId="77777777" w:rsidR="00C56AE4" w:rsidRPr="00771EAC" w:rsidDel="00EB2EE0" w:rsidRDefault="00C56AE4">
      <w:pPr>
        <w:pStyle w:val="TOC3"/>
        <w:rPr>
          <w:del w:id="1223" w:author="Victor Cameo" w:date="2017-03-23T09:42:00Z"/>
          <w:rFonts w:asciiTheme="minorHAnsi" w:eastAsiaTheme="minorEastAsia" w:hAnsiTheme="minorHAnsi" w:cstheme="minorBidi"/>
          <w:i w:val="0"/>
          <w:noProof/>
          <w:sz w:val="24"/>
          <w:szCs w:val="24"/>
          <w:lang w:val="en-US" w:eastAsia="en-US"/>
          <w:rPrChange w:id="1224" w:author="Victor Cameo" w:date="2017-03-24T17:29:00Z">
            <w:rPr>
              <w:del w:id="1225" w:author="Victor Cameo" w:date="2017-03-23T09:42:00Z"/>
              <w:rFonts w:asciiTheme="minorHAnsi" w:eastAsiaTheme="minorEastAsia" w:hAnsiTheme="minorHAnsi" w:cstheme="minorBidi"/>
              <w:i w:val="0"/>
              <w:noProof/>
              <w:sz w:val="24"/>
              <w:szCs w:val="24"/>
              <w:lang w:val="fr-FR" w:eastAsia="en-US"/>
            </w:rPr>
          </w:rPrChange>
        </w:rPr>
      </w:pPr>
      <w:del w:id="1226" w:author="Victor Cameo" w:date="2017-03-23T09:42:00Z">
        <w:r w:rsidRPr="00771EAC" w:rsidDel="00EB2EE0">
          <w:rPr>
            <w:i w:val="0"/>
            <w:noProof/>
            <w:color w:val="000000"/>
            <w:lang w:val="en-US"/>
            <w:rPrChange w:id="1227" w:author="Victor Cameo" w:date="2017-03-24T17:29:00Z">
              <w:rPr>
                <w:i w:val="0"/>
                <w:noProof/>
                <w:color w:val="000000"/>
                <w:lang w:val="fr-FR"/>
              </w:rPr>
            </w:rPrChange>
          </w:rPr>
          <w:delText>3.6.2</w:delText>
        </w:r>
        <w:r w:rsidRPr="00771EAC" w:rsidDel="00EB2EE0">
          <w:rPr>
            <w:rFonts w:asciiTheme="minorHAnsi" w:eastAsiaTheme="minorEastAsia" w:hAnsiTheme="minorHAnsi" w:cstheme="minorBidi"/>
            <w:i w:val="0"/>
            <w:noProof/>
            <w:sz w:val="24"/>
            <w:szCs w:val="24"/>
            <w:lang w:val="en-US" w:eastAsia="en-US"/>
            <w:rPrChange w:id="1228"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29" w:author="Victor Cameo" w:date="2017-03-24T17:29:00Z">
              <w:rPr>
                <w:noProof/>
                <w:lang w:val="fr-FR"/>
              </w:rPr>
            </w:rPrChange>
          </w:rPr>
          <w:delText>Test cases description</w:delText>
        </w:r>
        <w:r w:rsidRPr="00771EAC" w:rsidDel="00EB2EE0">
          <w:rPr>
            <w:noProof/>
            <w:lang w:val="en-US"/>
            <w:rPrChange w:id="1230" w:author="Victor Cameo" w:date="2017-03-24T17:29:00Z">
              <w:rPr>
                <w:noProof/>
                <w:lang w:val="fr-FR"/>
              </w:rPr>
            </w:rPrChange>
          </w:rPr>
          <w:tab/>
          <w:delText>9</w:delText>
        </w:r>
      </w:del>
    </w:p>
    <w:p w14:paraId="549FEFD0" w14:textId="77777777" w:rsidR="00C56AE4" w:rsidRPr="00771EAC" w:rsidDel="00EB2EE0" w:rsidRDefault="00C56AE4">
      <w:pPr>
        <w:pStyle w:val="TOC2"/>
        <w:rPr>
          <w:del w:id="1231" w:author="Victor Cameo" w:date="2017-03-23T09:42:00Z"/>
          <w:rFonts w:asciiTheme="minorHAnsi" w:eastAsiaTheme="minorEastAsia" w:hAnsiTheme="minorHAnsi" w:cstheme="minorBidi"/>
          <w:b w:val="0"/>
          <w:bCs w:val="0"/>
          <w:sz w:val="24"/>
          <w:szCs w:val="24"/>
          <w:lang w:val="en-US" w:eastAsia="en-US"/>
          <w:rPrChange w:id="1232" w:author="Victor Cameo" w:date="2017-03-24T17:29:00Z">
            <w:rPr>
              <w:del w:id="1233" w:author="Victor Cameo" w:date="2017-03-23T09:42:00Z"/>
              <w:rFonts w:asciiTheme="minorHAnsi" w:eastAsiaTheme="minorEastAsia" w:hAnsiTheme="minorHAnsi" w:cstheme="minorBidi"/>
              <w:b w:val="0"/>
              <w:bCs w:val="0"/>
              <w:sz w:val="24"/>
              <w:szCs w:val="24"/>
              <w:lang w:val="fr-FR" w:eastAsia="en-US"/>
            </w:rPr>
          </w:rPrChange>
        </w:rPr>
      </w:pPr>
      <w:del w:id="1234" w:author="Victor Cameo" w:date="2017-03-23T09:42:00Z">
        <w:r w:rsidRPr="00771EAC" w:rsidDel="00EB2EE0">
          <w:rPr>
            <w:lang w:val="en-US"/>
            <w:rPrChange w:id="1235" w:author="Victor Cameo" w:date="2017-03-24T17:29:00Z">
              <w:rPr>
                <w:lang w:val="fr-FR"/>
              </w:rPr>
            </w:rPrChange>
          </w:rPr>
          <w:delText>3.7</w:delText>
        </w:r>
        <w:r w:rsidRPr="00771EAC" w:rsidDel="00EB2EE0">
          <w:rPr>
            <w:rFonts w:asciiTheme="minorHAnsi" w:eastAsiaTheme="minorEastAsia" w:hAnsiTheme="minorHAnsi" w:cstheme="minorBidi"/>
            <w:b w:val="0"/>
            <w:bCs w:val="0"/>
            <w:sz w:val="24"/>
            <w:szCs w:val="24"/>
            <w:lang w:val="en-US" w:eastAsia="en-US"/>
            <w:rPrChange w:id="1236"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237" w:author="Victor Cameo" w:date="2017-03-24T17:29:00Z">
              <w:rPr>
                <w:lang w:val="fr-FR"/>
              </w:rPr>
            </w:rPrChange>
          </w:rPr>
          <w:delText>PFARM</w:delText>
        </w:r>
        <w:r w:rsidRPr="00771EAC" w:rsidDel="00EB2EE0">
          <w:rPr>
            <w:lang w:val="en-US"/>
            <w:rPrChange w:id="1238" w:author="Victor Cameo" w:date="2017-03-24T17:29:00Z">
              <w:rPr>
                <w:lang w:val="fr-FR"/>
              </w:rPr>
            </w:rPrChange>
          </w:rPr>
          <w:tab/>
          <w:delText>9</w:delText>
        </w:r>
      </w:del>
    </w:p>
    <w:p w14:paraId="16BFD316" w14:textId="77777777" w:rsidR="00C56AE4" w:rsidRPr="00771EAC" w:rsidDel="00EB2EE0" w:rsidRDefault="00C56AE4">
      <w:pPr>
        <w:pStyle w:val="TOC3"/>
        <w:rPr>
          <w:del w:id="1239" w:author="Victor Cameo" w:date="2017-03-23T09:42:00Z"/>
          <w:rFonts w:asciiTheme="minorHAnsi" w:eastAsiaTheme="minorEastAsia" w:hAnsiTheme="minorHAnsi" w:cstheme="minorBidi"/>
          <w:i w:val="0"/>
          <w:noProof/>
          <w:sz w:val="24"/>
          <w:szCs w:val="24"/>
          <w:lang w:val="en-US" w:eastAsia="en-US"/>
          <w:rPrChange w:id="1240" w:author="Victor Cameo" w:date="2017-03-24T17:29:00Z">
            <w:rPr>
              <w:del w:id="1241" w:author="Victor Cameo" w:date="2017-03-23T09:42:00Z"/>
              <w:rFonts w:asciiTheme="minorHAnsi" w:eastAsiaTheme="minorEastAsia" w:hAnsiTheme="minorHAnsi" w:cstheme="minorBidi"/>
              <w:i w:val="0"/>
              <w:noProof/>
              <w:sz w:val="24"/>
              <w:szCs w:val="24"/>
              <w:lang w:val="fr-FR" w:eastAsia="en-US"/>
            </w:rPr>
          </w:rPrChange>
        </w:rPr>
      </w:pPr>
      <w:del w:id="1242" w:author="Victor Cameo" w:date="2017-03-23T09:42:00Z">
        <w:r w:rsidRPr="00771EAC" w:rsidDel="00EB2EE0">
          <w:rPr>
            <w:i w:val="0"/>
            <w:noProof/>
            <w:color w:val="000000"/>
            <w:lang w:val="en-US"/>
            <w:rPrChange w:id="1243" w:author="Victor Cameo" w:date="2017-03-24T17:29:00Z">
              <w:rPr>
                <w:i w:val="0"/>
                <w:noProof/>
                <w:color w:val="000000"/>
                <w:lang w:val="fr-FR"/>
              </w:rPr>
            </w:rPrChange>
          </w:rPr>
          <w:delText>3.7.1</w:delText>
        </w:r>
        <w:r w:rsidRPr="00771EAC" w:rsidDel="00EB2EE0">
          <w:rPr>
            <w:rFonts w:asciiTheme="minorHAnsi" w:eastAsiaTheme="minorEastAsia" w:hAnsiTheme="minorHAnsi" w:cstheme="minorBidi"/>
            <w:i w:val="0"/>
            <w:noProof/>
            <w:sz w:val="24"/>
            <w:szCs w:val="24"/>
            <w:lang w:val="en-US" w:eastAsia="en-US"/>
            <w:rPrChange w:id="1244"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45" w:author="Victor Cameo" w:date="2017-03-24T17:29:00Z">
              <w:rPr>
                <w:noProof/>
                <w:lang w:val="fr-FR"/>
              </w:rPr>
            </w:rPrChange>
          </w:rPr>
          <w:delText>Code description</w:delText>
        </w:r>
        <w:r w:rsidRPr="00771EAC" w:rsidDel="00EB2EE0">
          <w:rPr>
            <w:noProof/>
            <w:lang w:val="en-US"/>
            <w:rPrChange w:id="1246" w:author="Victor Cameo" w:date="2017-03-24T17:29:00Z">
              <w:rPr>
                <w:noProof/>
                <w:lang w:val="fr-FR"/>
              </w:rPr>
            </w:rPrChange>
          </w:rPr>
          <w:tab/>
          <w:delText>9</w:delText>
        </w:r>
      </w:del>
    </w:p>
    <w:p w14:paraId="5811A245" w14:textId="77777777" w:rsidR="00C56AE4" w:rsidRPr="00771EAC" w:rsidDel="00EB2EE0" w:rsidRDefault="00C56AE4">
      <w:pPr>
        <w:pStyle w:val="TOC3"/>
        <w:rPr>
          <w:del w:id="1247" w:author="Victor Cameo" w:date="2017-03-23T09:42:00Z"/>
          <w:rFonts w:asciiTheme="minorHAnsi" w:eastAsiaTheme="minorEastAsia" w:hAnsiTheme="minorHAnsi" w:cstheme="minorBidi"/>
          <w:i w:val="0"/>
          <w:noProof/>
          <w:sz w:val="24"/>
          <w:szCs w:val="24"/>
          <w:lang w:val="en-US" w:eastAsia="en-US"/>
          <w:rPrChange w:id="1248" w:author="Victor Cameo" w:date="2017-03-24T17:29:00Z">
            <w:rPr>
              <w:del w:id="1249" w:author="Victor Cameo" w:date="2017-03-23T09:42:00Z"/>
              <w:rFonts w:asciiTheme="minorHAnsi" w:eastAsiaTheme="minorEastAsia" w:hAnsiTheme="minorHAnsi" w:cstheme="minorBidi"/>
              <w:i w:val="0"/>
              <w:noProof/>
              <w:sz w:val="24"/>
              <w:szCs w:val="24"/>
              <w:lang w:val="fr-FR" w:eastAsia="en-US"/>
            </w:rPr>
          </w:rPrChange>
        </w:rPr>
      </w:pPr>
      <w:del w:id="1250" w:author="Victor Cameo" w:date="2017-03-23T09:42:00Z">
        <w:r w:rsidRPr="00771EAC" w:rsidDel="00EB2EE0">
          <w:rPr>
            <w:i w:val="0"/>
            <w:noProof/>
            <w:color w:val="000000"/>
            <w:lang w:val="en-US"/>
            <w:rPrChange w:id="1251" w:author="Victor Cameo" w:date="2017-03-24T17:29:00Z">
              <w:rPr>
                <w:i w:val="0"/>
                <w:noProof/>
                <w:color w:val="000000"/>
                <w:lang w:val="fr-FR"/>
              </w:rPr>
            </w:rPrChange>
          </w:rPr>
          <w:delText>3.7.2</w:delText>
        </w:r>
        <w:r w:rsidRPr="00771EAC" w:rsidDel="00EB2EE0">
          <w:rPr>
            <w:rFonts w:asciiTheme="minorHAnsi" w:eastAsiaTheme="minorEastAsia" w:hAnsiTheme="minorHAnsi" w:cstheme="minorBidi"/>
            <w:i w:val="0"/>
            <w:noProof/>
            <w:sz w:val="24"/>
            <w:szCs w:val="24"/>
            <w:lang w:val="en-US" w:eastAsia="en-US"/>
            <w:rPrChange w:id="1252"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53" w:author="Victor Cameo" w:date="2017-03-24T17:29:00Z">
              <w:rPr>
                <w:noProof/>
                <w:lang w:val="fr-FR"/>
              </w:rPr>
            </w:rPrChange>
          </w:rPr>
          <w:delText>Test cases description</w:delText>
        </w:r>
        <w:r w:rsidRPr="00771EAC" w:rsidDel="00EB2EE0">
          <w:rPr>
            <w:noProof/>
            <w:lang w:val="en-US"/>
            <w:rPrChange w:id="1254" w:author="Victor Cameo" w:date="2017-03-24T17:29:00Z">
              <w:rPr>
                <w:noProof/>
                <w:lang w:val="fr-FR"/>
              </w:rPr>
            </w:rPrChange>
          </w:rPr>
          <w:tab/>
          <w:delText>10</w:delText>
        </w:r>
      </w:del>
    </w:p>
    <w:p w14:paraId="378B2282" w14:textId="77777777" w:rsidR="00C56AE4" w:rsidRPr="00771EAC" w:rsidDel="00EB2EE0" w:rsidRDefault="00C56AE4">
      <w:pPr>
        <w:pStyle w:val="TOC2"/>
        <w:rPr>
          <w:del w:id="1255" w:author="Victor Cameo" w:date="2017-03-23T09:42:00Z"/>
          <w:rFonts w:asciiTheme="minorHAnsi" w:eastAsiaTheme="minorEastAsia" w:hAnsiTheme="minorHAnsi" w:cstheme="minorBidi"/>
          <w:b w:val="0"/>
          <w:bCs w:val="0"/>
          <w:sz w:val="24"/>
          <w:szCs w:val="24"/>
          <w:lang w:val="en-US" w:eastAsia="en-US"/>
          <w:rPrChange w:id="1256" w:author="Victor Cameo" w:date="2017-03-24T17:29:00Z">
            <w:rPr>
              <w:del w:id="1257" w:author="Victor Cameo" w:date="2017-03-23T09:42:00Z"/>
              <w:rFonts w:asciiTheme="minorHAnsi" w:eastAsiaTheme="minorEastAsia" w:hAnsiTheme="minorHAnsi" w:cstheme="minorBidi"/>
              <w:b w:val="0"/>
              <w:bCs w:val="0"/>
              <w:sz w:val="24"/>
              <w:szCs w:val="24"/>
              <w:lang w:val="fr-FR" w:eastAsia="en-US"/>
            </w:rPr>
          </w:rPrChange>
        </w:rPr>
      </w:pPr>
      <w:del w:id="1258" w:author="Victor Cameo" w:date="2017-03-23T09:42:00Z">
        <w:r w:rsidRPr="00771EAC" w:rsidDel="00EB2EE0">
          <w:rPr>
            <w:lang w:val="en-US"/>
            <w:rPrChange w:id="1259" w:author="Victor Cameo" w:date="2017-03-24T17:29:00Z">
              <w:rPr>
                <w:lang w:val="fr-FR"/>
              </w:rPr>
            </w:rPrChange>
          </w:rPr>
          <w:delText>3.8</w:delText>
        </w:r>
        <w:r w:rsidRPr="00771EAC" w:rsidDel="00EB2EE0">
          <w:rPr>
            <w:rFonts w:asciiTheme="minorHAnsi" w:eastAsiaTheme="minorEastAsia" w:hAnsiTheme="minorHAnsi" w:cstheme="minorBidi"/>
            <w:b w:val="0"/>
            <w:bCs w:val="0"/>
            <w:sz w:val="24"/>
            <w:szCs w:val="24"/>
            <w:lang w:val="en-US" w:eastAsia="en-US"/>
            <w:rPrChange w:id="1260"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261" w:author="Victor Cameo" w:date="2017-03-24T17:29:00Z">
              <w:rPr>
                <w:lang w:val="fr-FR"/>
              </w:rPr>
            </w:rPrChange>
          </w:rPr>
          <w:delText>QCD</w:delText>
        </w:r>
        <w:r w:rsidRPr="00771EAC" w:rsidDel="00EB2EE0">
          <w:rPr>
            <w:lang w:val="en-US"/>
            <w:rPrChange w:id="1262" w:author="Victor Cameo" w:date="2017-03-24T17:29:00Z">
              <w:rPr>
                <w:lang w:val="fr-FR"/>
              </w:rPr>
            </w:rPrChange>
          </w:rPr>
          <w:tab/>
          <w:delText>10</w:delText>
        </w:r>
      </w:del>
    </w:p>
    <w:p w14:paraId="6FB7AF36" w14:textId="77777777" w:rsidR="00C56AE4" w:rsidRPr="00771EAC" w:rsidDel="00EB2EE0" w:rsidRDefault="00C56AE4">
      <w:pPr>
        <w:pStyle w:val="TOC3"/>
        <w:rPr>
          <w:del w:id="1263" w:author="Victor Cameo" w:date="2017-03-23T09:42:00Z"/>
          <w:rFonts w:asciiTheme="minorHAnsi" w:eastAsiaTheme="minorEastAsia" w:hAnsiTheme="minorHAnsi" w:cstheme="minorBidi"/>
          <w:i w:val="0"/>
          <w:noProof/>
          <w:sz w:val="24"/>
          <w:szCs w:val="24"/>
          <w:lang w:val="en-US" w:eastAsia="en-US"/>
          <w:rPrChange w:id="1264" w:author="Victor Cameo" w:date="2017-03-24T17:29:00Z">
            <w:rPr>
              <w:del w:id="1265" w:author="Victor Cameo" w:date="2017-03-23T09:42:00Z"/>
              <w:rFonts w:asciiTheme="minorHAnsi" w:eastAsiaTheme="minorEastAsia" w:hAnsiTheme="minorHAnsi" w:cstheme="minorBidi"/>
              <w:i w:val="0"/>
              <w:noProof/>
              <w:sz w:val="24"/>
              <w:szCs w:val="24"/>
              <w:lang w:val="fr-FR" w:eastAsia="en-US"/>
            </w:rPr>
          </w:rPrChange>
        </w:rPr>
      </w:pPr>
      <w:del w:id="1266" w:author="Victor Cameo" w:date="2017-03-23T09:42:00Z">
        <w:r w:rsidRPr="00771EAC" w:rsidDel="00EB2EE0">
          <w:rPr>
            <w:i w:val="0"/>
            <w:noProof/>
            <w:color w:val="000000"/>
            <w:lang w:val="en-US"/>
            <w:rPrChange w:id="1267" w:author="Victor Cameo" w:date="2017-03-24T17:29:00Z">
              <w:rPr>
                <w:i w:val="0"/>
                <w:noProof/>
                <w:color w:val="000000"/>
                <w:lang w:val="fr-FR"/>
              </w:rPr>
            </w:rPrChange>
          </w:rPr>
          <w:delText>3.8.1</w:delText>
        </w:r>
        <w:r w:rsidRPr="00771EAC" w:rsidDel="00EB2EE0">
          <w:rPr>
            <w:rFonts w:asciiTheme="minorHAnsi" w:eastAsiaTheme="minorEastAsia" w:hAnsiTheme="minorHAnsi" w:cstheme="minorBidi"/>
            <w:i w:val="0"/>
            <w:noProof/>
            <w:sz w:val="24"/>
            <w:szCs w:val="24"/>
            <w:lang w:val="en-US" w:eastAsia="en-US"/>
            <w:rPrChange w:id="1268"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69" w:author="Victor Cameo" w:date="2017-03-24T17:29:00Z">
              <w:rPr>
                <w:noProof/>
                <w:lang w:val="fr-FR"/>
              </w:rPr>
            </w:rPrChange>
          </w:rPr>
          <w:delText>Code description</w:delText>
        </w:r>
        <w:r w:rsidRPr="00771EAC" w:rsidDel="00EB2EE0">
          <w:rPr>
            <w:noProof/>
            <w:lang w:val="en-US"/>
            <w:rPrChange w:id="1270" w:author="Victor Cameo" w:date="2017-03-24T17:29:00Z">
              <w:rPr>
                <w:noProof/>
                <w:lang w:val="fr-FR"/>
              </w:rPr>
            </w:rPrChange>
          </w:rPr>
          <w:tab/>
          <w:delText>10</w:delText>
        </w:r>
      </w:del>
    </w:p>
    <w:p w14:paraId="74C9B096" w14:textId="77777777" w:rsidR="00C56AE4" w:rsidRPr="00771EAC" w:rsidDel="00EB2EE0" w:rsidRDefault="00C56AE4">
      <w:pPr>
        <w:pStyle w:val="TOC3"/>
        <w:rPr>
          <w:del w:id="1271" w:author="Victor Cameo" w:date="2017-03-23T09:42:00Z"/>
          <w:rFonts w:asciiTheme="minorHAnsi" w:eastAsiaTheme="minorEastAsia" w:hAnsiTheme="minorHAnsi" w:cstheme="minorBidi"/>
          <w:i w:val="0"/>
          <w:noProof/>
          <w:sz w:val="24"/>
          <w:szCs w:val="24"/>
          <w:lang w:val="en-US" w:eastAsia="en-US"/>
          <w:rPrChange w:id="1272" w:author="Victor Cameo" w:date="2017-03-24T17:29:00Z">
            <w:rPr>
              <w:del w:id="1273" w:author="Victor Cameo" w:date="2017-03-23T09:42:00Z"/>
              <w:rFonts w:asciiTheme="minorHAnsi" w:eastAsiaTheme="minorEastAsia" w:hAnsiTheme="minorHAnsi" w:cstheme="minorBidi"/>
              <w:i w:val="0"/>
              <w:noProof/>
              <w:sz w:val="24"/>
              <w:szCs w:val="24"/>
              <w:lang w:val="fr-FR" w:eastAsia="en-US"/>
            </w:rPr>
          </w:rPrChange>
        </w:rPr>
      </w:pPr>
      <w:del w:id="1274" w:author="Victor Cameo" w:date="2017-03-23T09:42:00Z">
        <w:r w:rsidRPr="00771EAC" w:rsidDel="00EB2EE0">
          <w:rPr>
            <w:i w:val="0"/>
            <w:noProof/>
            <w:color w:val="000000"/>
            <w:lang w:val="en-US"/>
            <w:rPrChange w:id="1275" w:author="Victor Cameo" w:date="2017-03-24T17:29:00Z">
              <w:rPr>
                <w:i w:val="0"/>
                <w:noProof/>
                <w:color w:val="000000"/>
                <w:lang w:val="fr-FR"/>
              </w:rPr>
            </w:rPrChange>
          </w:rPr>
          <w:delText>3.8.2</w:delText>
        </w:r>
        <w:r w:rsidRPr="00771EAC" w:rsidDel="00EB2EE0">
          <w:rPr>
            <w:rFonts w:asciiTheme="minorHAnsi" w:eastAsiaTheme="minorEastAsia" w:hAnsiTheme="minorHAnsi" w:cstheme="minorBidi"/>
            <w:i w:val="0"/>
            <w:noProof/>
            <w:sz w:val="24"/>
            <w:szCs w:val="24"/>
            <w:lang w:val="en-US" w:eastAsia="en-US"/>
            <w:rPrChange w:id="1276" w:author="Victor Cameo" w:date="2017-03-24T17:29:00Z">
              <w:rPr>
                <w:rFonts w:asciiTheme="minorHAnsi" w:eastAsiaTheme="minorEastAsia" w:hAnsiTheme="minorHAnsi" w:cstheme="minorBidi"/>
                <w:i w:val="0"/>
                <w:noProof/>
                <w:sz w:val="24"/>
                <w:szCs w:val="24"/>
                <w:lang w:val="fr-FR" w:eastAsia="en-US"/>
              </w:rPr>
            </w:rPrChange>
          </w:rPr>
          <w:tab/>
        </w:r>
        <w:r w:rsidRPr="00771EAC" w:rsidDel="00EB2EE0">
          <w:rPr>
            <w:noProof/>
            <w:lang w:val="en-US"/>
            <w:rPrChange w:id="1277" w:author="Victor Cameo" w:date="2017-03-24T17:29:00Z">
              <w:rPr>
                <w:noProof/>
                <w:lang w:val="fr-FR"/>
              </w:rPr>
            </w:rPrChange>
          </w:rPr>
          <w:delText>Test cases description</w:delText>
        </w:r>
        <w:r w:rsidRPr="00771EAC" w:rsidDel="00EB2EE0">
          <w:rPr>
            <w:noProof/>
            <w:lang w:val="en-US"/>
            <w:rPrChange w:id="1278" w:author="Victor Cameo" w:date="2017-03-24T17:29:00Z">
              <w:rPr>
                <w:noProof/>
                <w:lang w:val="fr-FR"/>
              </w:rPr>
            </w:rPrChange>
          </w:rPr>
          <w:tab/>
          <w:delText>11</w:delText>
        </w:r>
      </w:del>
    </w:p>
    <w:p w14:paraId="78886200" w14:textId="77777777" w:rsidR="00C56AE4" w:rsidRPr="00771EAC" w:rsidDel="00EB2EE0" w:rsidRDefault="00C56AE4">
      <w:pPr>
        <w:pStyle w:val="TOC2"/>
        <w:rPr>
          <w:del w:id="1279" w:author="Victor Cameo" w:date="2017-03-23T09:42:00Z"/>
          <w:rFonts w:asciiTheme="minorHAnsi" w:eastAsiaTheme="minorEastAsia" w:hAnsiTheme="minorHAnsi" w:cstheme="minorBidi"/>
          <w:b w:val="0"/>
          <w:bCs w:val="0"/>
          <w:sz w:val="24"/>
          <w:szCs w:val="24"/>
          <w:lang w:val="en-US" w:eastAsia="en-US"/>
          <w:rPrChange w:id="1280" w:author="Victor Cameo" w:date="2017-03-24T17:29:00Z">
            <w:rPr>
              <w:del w:id="1281" w:author="Victor Cameo" w:date="2017-03-23T09:42:00Z"/>
              <w:rFonts w:asciiTheme="minorHAnsi" w:eastAsiaTheme="minorEastAsia" w:hAnsiTheme="minorHAnsi" w:cstheme="minorBidi"/>
              <w:b w:val="0"/>
              <w:bCs w:val="0"/>
              <w:sz w:val="24"/>
              <w:szCs w:val="24"/>
              <w:lang w:val="fr-FR" w:eastAsia="en-US"/>
            </w:rPr>
          </w:rPrChange>
        </w:rPr>
      </w:pPr>
      <w:del w:id="1282" w:author="Victor Cameo" w:date="2017-03-23T09:42:00Z">
        <w:r w:rsidRPr="00771EAC" w:rsidDel="00EB2EE0">
          <w:rPr>
            <w:lang w:val="en-US"/>
            <w:rPrChange w:id="1283" w:author="Victor Cameo" w:date="2017-03-24T17:29:00Z">
              <w:rPr>
                <w:lang w:val="fr-FR"/>
              </w:rPr>
            </w:rPrChange>
          </w:rPr>
          <w:delText>3.9</w:delText>
        </w:r>
        <w:r w:rsidRPr="00771EAC" w:rsidDel="00EB2EE0">
          <w:rPr>
            <w:rFonts w:asciiTheme="minorHAnsi" w:eastAsiaTheme="minorEastAsia" w:hAnsiTheme="minorHAnsi" w:cstheme="minorBidi"/>
            <w:b w:val="0"/>
            <w:bCs w:val="0"/>
            <w:sz w:val="24"/>
            <w:szCs w:val="24"/>
            <w:lang w:val="en-US" w:eastAsia="en-US"/>
            <w:rPrChange w:id="1284"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285" w:author="Victor Cameo" w:date="2017-03-24T17:29:00Z">
              <w:rPr>
                <w:lang w:val="fr-FR"/>
              </w:rPr>
            </w:rPrChange>
          </w:rPr>
          <w:delText>Quantum Espresso</w:delText>
        </w:r>
        <w:r w:rsidRPr="00771EAC" w:rsidDel="00EB2EE0">
          <w:rPr>
            <w:lang w:val="en-US"/>
            <w:rPrChange w:id="1286" w:author="Victor Cameo" w:date="2017-03-24T17:29:00Z">
              <w:rPr>
                <w:lang w:val="fr-FR"/>
              </w:rPr>
            </w:rPrChange>
          </w:rPr>
          <w:tab/>
          <w:delText>11</w:delText>
        </w:r>
      </w:del>
    </w:p>
    <w:p w14:paraId="23248F6A" w14:textId="77777777" w:rsidR="00C56AE4" w:rsidDel="00EB2EE0" w:rsidRDefault="00C56AE4">
      <w:pPr>
        <w:pStyle w:val="TOC3"/>
        <w:rPr>
          <w:del w:id="1287" w:author="Victor Cameo" w:date="2017-03-23T09:42:00Z"/>
          <w:rFonts w:asciiTheme="minorHAnsi" w:eastAsiaTheme="minorEastAsia" w:hAnsiTheme="minorHAnsi" w:cstheme="minorBidi"/>
          <w:i w:val="0"/>
          <w:noProof/>
          <w:sz w:val="24"/>
          <w:szCs w:val="24"/>
          <w:lang w:val="en-US" w:eastAsia="en-US"/>
        </w:rPr>
      </w:pPr>
      <w:del w:id="1288" w:author="Victor Cameo" w:date="2017-03-23T09:42:00Z">
        <w:r w:rsidRPr="006B5433" w:rsidDel="00EB2EE0">
          <w:rPr>
            <w:i w:val="0"/>
            <w:noProof/>
            <w:color w:val="000000"/>
          </w:rPr>
          <w:delText>3.9.1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12</w:delText>
        </w:r>
      </w:del>
    </w:p>
    <w:p w14:paraId="4C9EA143" w14:textId="77777777" w:rsidR="00C56AE4" w:rsidDel="00EB2EE0" w:rsidRDefault="00C56AE4">
      <w:pPr>
        <w:pStyle w:val="TOC3"/>
        <w:rPr>
          <w:del w:id="1289" w:author="Victor Cameo" w:date="2017-03-23T09:42:00Z"/>
          <w:rFonts w:asciiTheme="minorHAnsi" w:eastAsiaTheme="minorEastAsia" w:hAnsiTheme="minorHAnsi" w:cstheme="minorBidi"/>
          <w:i w:val="0"/>
          <w:noProof/>
          <w:sz w:val="24"/>
          <w:szCs w:val="24"/>
          <w:lang w:val="en-US" w:eastAsia="en-US"/>
        </w:rPr>
      </w:pPr>
      <w:del w:id="1290" w:author="Victor Cameo" w:date="2017-03-23T09:42:00Z">
        <w:r w:rsidRPr="006B5433" w:rsidDel="00EB2EE0">
          <w:rPr>
            <w:i w:val="0"/>
            <w:noProof/>
            <w:color w:val="000000"/>
          </w:rPr>
          <w:delText>3.9.2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12</w:delText>
        </w:r>
      </w:del>
    </w:p>
    <w:p w14:paraId="7C9D5350" w14:textId="77777777" w:rsidR="00C56AE4" w:rsidDel="00EB2EE0" w:rsidRDefault="00C56AE4">
      <w:pPr>
        <w:pStyle w:val="TOC2"/>
        <w:rPr>
          <w:del w:id="1291" w:author="Victor Cameo" w:date="2017-03-23T09:42:00Z"/>
          <w:rFonts w:asciiTheme="minorHAnsi" w:eastAsiaTheme="minorEastAsia" w:hAnsiTheme="minorHAnsi" w:cstheme="minorBidi"/>
          <w:b w:val="0"/>
          <w:bCs w:val="0"/>
          <w:sz w:val="24"/>
          <w:szCs w:val="24"/>
          <w:lang w:val="en-US" w:eastAsia="en-US"/>
        </w:rPr>
      </w:pPr>
      <w:del w:id="1292" w:author="Victor Cameo" w:date="2017-03-23T09:42:00Z">
        <w:r w:rsidDel="00EB2EE0">
          <w:delText>3.10</w:delText>
        </w:r>
        <w:r w:rsidDel="00EB2EE0">
          <w:rPr>
            <w:rFonts w:asciiTheme="minorHAnsi" w:eastAsiaTheme="minorEastAsia" w:hAnsiTheme="minorHAnsi" w:cstheme="minorBidi"/>
            <w:b w:val="0"/>
            <w:bCs w:val="0"/>
            <w:sz w:val="24"/>
            <w:szCs w:val="24"/>
            <w:lang w:val="en-US" w:eastAsia="en-US"/>
          </w:rPr>
          <w:tab/>
        </w:r>
        <w:r w:rsidDel="00EB2EE0">
          <w:delText>Synthetic benchmarks – SHOC</w:delText>
        </w:r>
        <w:r w:rsidDel="00EB2EE0">
          <w:tab/>
          <w:delText>12</w:delText>
        </w:r>
      </w:del>
    </w:p>
    <w:p w14:paraId="3A922B4F" w14:textId="77777777" w:rsidR="00C56AE4" w:rsidDel="00EB2EE0" w:rsidRDefault="00C56AE4">
      <w:pPr>
        <w:pStyle w:val="TOC3"/>
        <w:tabs>
          <w:tab w:val="left" w:pos="1680"/>
        </w:tabs>
        <w:rPr>
          <w:del w:id="1293" w:author="Victor Cameo" w:date="2017-03-23T09:42:00Z"/>
          <w:rFonts w:asciiTheme="minorHAnsi" w:eastAsiaTheme="minorEastAsia" w:hAnsiTheme="minorHAnsi" w:cstheme="minorBidi"/>
          <w:i w:val="0"/>
          <w:noProof/>
          <w:sz w:val="24"/>
          <w:szCs w:val="24"/>
          <w:lang w:val="en-US" w:eastAsia="en-US"/>
        </w:rPr>
      </w:pPr>
      <w:del w:id="1294" w:author="Victor Cameo" w:date="2017-03-23T09:42:00Z">
        <w:r w:rsidRPr="006B5433" w:rsidDel="00EB2EE0">
          <w:rPr>
            <w:i w:val="0"/>
            <w:noProof/>
            <w:color w:val="000000"/>
          </w:rPr>
          <w:delText>3.10.1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13</w:delText>
        </w:r>
      </w:del>
    </w:p>
    <w:p w14:paraId="14944A4C" w14:textId="77777777" w:rsidR="00C56AE4" w:rsidDel="00EB2EE0" w:rsidRDefault="00C56AE4">
      <w:pPr>
        <w:pStyle w:val="TOC3"/>
        <w:tabs>
          <w:tab w:val="left" w:pos="1680"/>
        </w:tabs>
        <w:rPr>
          <w:del w:id="1295" w:author="Victor Cameo" w:date="2017-03-23T09:42:00Z"/>
          <w:rFonts w:asciiTheme="minorHAnsi" w:eastAsiaTheme="minorEastAsia" w:hAnsiTheme="minorHAnsi" w:cstheme="minorBidi"/>
          <w:i w:val="0"/>
          <w:noProof/>
          <w:sz w:val="24"/>
          <w:szCs w:val="24"/>
          <w:lang w:val="en-US" w:eastAsia="en-US"/>
        </w:rPr>
      </w:pPr>
      <w:del w:id="1296" w:author="Victor Cameo" w:date="2017-03-23T09:42:00Z">
        <w:r w:rsidRPr="006B5433" w:rsidDel="00EB2EE0">
          <w:rPr>
            <w:i w:val="0"/>
            <w:noProof/>
            <w:color w:val="000000"/>
          </w:rPr>
          <w:delText>3.10.2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13</w:delText>
        </w:r>
      </w:del>
    </w:p>
    <w:p w14:paraId="17F2FBDC" w14:textId="77777777" w:rsidR="00C56AE4" w:rsidDel="00EB2EE0" w:rsidRDefault="00C56AE4">
      <w:pPr>
        <w:pStyle w:val="TOC2"/>
        <w:rPr>
          <w:del w:id="1297" w:author="Victor Cameo" w:date="2017-03-23T09:42:00Z"/>
          <w:rFonts w:asciiTheme="minorHAnsi" w:eastAsiaTheme="minorEastAsia" w:hAnsiTheme="minorHAnsi" w:cstheme="minorBidi"/>
          <w:b w:val="0"/>
          <w:bCs w:val="0"/>
          <w:sz w:val="24"/>
          <w:szCs w:val="24"/>
          <w:lang w:val="en-US" w:eastAsia="en-US"/>
        </w:rPr>
      </w:pPr>
      <w:del w:id="1298" w:author="Victor Cameo" w:date="2017-03-23T09:42:00Z">
        <w:r w:rsidDel="00EB2EE0">
          <w:delText>3.11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13</w:delText>
        </w:r>
      </w:del>
    </w:p>
    <w:p w14:paraId="5FB4EDE1" w14:textId="77777777" w:rsidR="00C56AE4" w:rsidDel="00EB2EE0" w:rsidRDefault="00C56AE4">
      <w:pPr>
        <w:pStyle w:val="TOC3"/>
        <w:tabs>
          <w:tab w:val="left" w:pos="1680"/>
        </w:tabs>
        <w:rPr>
          <w:del w:id="1299" w:author="Victor Cameo" w:date="2017-03-23T09:42:00Z"/>
          <w:rFonts w:asciiTheme="minorHAnsi" w:eastAsiaTheme="minorEastAsia" w:hAnsiTheme="minorHAnsi" w:cstheme="minorBidi"/>
          <w:i w:val="0"/>
          <w:noProof/>
          <w:sz w:val="24"/>
          <w:szCs w:val="24"/>
          <w:lang w:val="en-US" w:eastAsia="en-US"/>
        </w:rPr>
      </w:pPr>
      <w:del w:id="1300" w:author="Victor Cameo" w:date="2017-03-23T09:42:00Z">
        <w:r w:rsidRPr="006B5433" w:rsidDel="00EB2EE0">
          <w:rPr>
            <w:i w:val="0"/>
            <w:noProof/>
            <w:color w:val="000000"/>
          </w:rPr>
          <w:delText>3.11.1</w:delText>
        </w:r>
        <w:r w:rsidDel="00EB2EE0">
          <w:rPr>
            <w:rFonts w:asciiTheme="minorHAnsi" w:eastAsiaTheme="minorEastAsia" w:hAnsiTheme="minorHAnsi" w:cstheme="minorBidi"/>
            <w:i w:val="0"/>
            <w:noProof/>
            <w:sz w:val="24"/>
            <w:szCs w:val="24"/>
            <w:lang w:val="en-US" w:eastAsia="en-US"/>
          </w:rPr>
          <w:tab/>
        </w:r>
        <w:r w:rsidDel="00EB2EE0">
          <w:rPr>
            <w:noProof/>
          </w:rPr>
          <w:delText>Test cases definition</w:delText>
        </w:r>
        <w:r w:rsidDel="00EB2EE0">
          <w:rPr>
            <w:noProof/>
          </w:rPr>
          <w:tab/>
          <w:delText>14</w:delText>
        </w:r>
      </w:del>
    </w:p>
    <w:p w14:paraId="3B16AB1A" w14:textId="77777777" w:rsidR="00C56AE4" w:rsidRPr="00771EAC" w:rsidDel="00EB2EE0" w:rsidRDefault="00C56AE4">
      <w:pPr>
        <w:pStyle w:val="TOC1"/>
        <w:tabs>
          <w:tab w:val="left" w:pos="442"/>
        </w:tabs>
        <w:rPr>
          <w:del w:id="1301" w:author="Victor Cameo" w:date="2017-03-23T09:42:00Z"/>
          <w:rFonts w:asciiTheme="minorHAnsi" w:eastAsiaTheme="minorEastAsia" w:hAnsiTheme="minorHAnsi" w:cstheme="minorBidi"/>
          <w:b w:val="0"/>
          <w:noProof/>
          <w:sz w:val="24"/>
          <w:lang w:val="en-US" w:eastAsia="en-US"/>
          <w:rPrChange w:id="1302" w:author="Victor Cameo" w:date="2017-03-24T17:29:00Z">
            <w:rPr>
              <w:del w:id="1303" w:author="Victor Cameo" w:date="2017-03-23T09:42:00Z"/>
              <w:rFonts w:asciiTheme="minorHAnsi" w:eastAsiaTheme="minorEastAsia" w:hAnsiTheme="minorHAnsi" w:cstheme="minorBidi"/>
              <w:b w:val="0"/>
              <w:noProof/>
              <w:sz w:val="24"/>
              <w:lang w:val="fr-FR" w:eastAsia="en-US"/>
            </w:rPr>
          </w:rPrChange>
        </w:rPr>
      </w:pPr>
      <w:del w:id="1304" w:author="Victor Cameo" w:date="2017-03-23T09:42:00Z">
        <w:r w:rsidRPr="00771EAC" w:rsidDel="00EB2EE0">
          <w:rPr>
            <w:noProof/>
            <w:lang w:val="en-US"/>
            <w:rPrChange w:id="1305" w:author="Victor Cameo" w:date="2017-03-24T17:29:00Z">
              <w:rPr>
                <w:noProof/>
                <w:lang w:val="fr-FR"/>
              </w:rPr>
            </w:rPrChange>
          </w:rPr>
          <w:delText>4</w:delText>
        </w:r>
        <w:r w:rsidRPr="00771EAC" w:rsidDel="00EB2EE0">
          <w:rPr>
            <w:rFonts w:asciiTheme="minorHAnsi" w:eastAsiaTheme="minorEastAsia" w:hAnsiTheme="minorHAnsi" w:cstheme="minorBidi"/>
            <w:b w:val="0"/>
            <w:noProof/>
            <w:sz w:val="24"/>
            <w:lang w:val="en-US" w:eastAsia="en-US"/>
            <w:rPrChange w:id="1306" w:author="Victor Cameo" w:date="2017-03-24T17:29:00Z">
              <w:rPr>
                <w:rFonts w:asciiTheme="minorHAnsi" w:eastAsiaTheme="minorEastAsia" w:hAnsiTheme="minorHAnsi" w:cstheme="minorBidi"/>
                <w:b w:val="0"/>
                <w:noProof/>
                <w:sz w:val="24"/>
                <w:lang w:val="fr-FR" w:eastAsia="en-US"/>
              </w:rPr>
            </w:rPrChange>
          </w:rPr>
          <w:tab/>
        </w:r>
        <w:r w:rsidRPr="00771EAC" w:rsidDel="00EB2EE0">
          <w:rPr>
            <w:noProof/>
            <w:lang w:val="en-US"/>
            <w:rPrChange w:id="1307" w:author="Victor Cameo" w:date="2017-03-24T17:29:00Z">
              <w:rPr>
                <w:noProof/>
                <w:lang w:val="fr-FR"/>
              </w:rPr>
            </w:rPrChange>
          </w:rPr>
          <w:delText>Applications performances</w:delText>
        </w:r>
        <w:r w:rsidRPr="00771EAC" w:rsidDel="00EB2EE0">
          <w:rPr>
            <w:noProof/>
            <w:lang w:val="en-US"/>
            <w:rPrChange w:id="1308" w:author="Victor Cameo" w:date="2017-03-24T17:29:00Z">
              <w:rPr>
                <w:noProof/>
                <w:lang w:val="fr-FR"/>
              </w:rPr>
            </w:rPrChange>
          </w:rPr>
          <w:tab/>
          <w:delText>14</w:delText>
        </w:r>
      </w:del>
    </w:p>
    <w:p w14:paraId="6FAEE088" w14:textId="77777777" w:rsidR="00C56AE4" w:rsidRPr="00771EAC" w:rsidDel="00EB2EE0" w:rsidRDefault="00C56AE4">
      <w:pPr>
        <w:pStyle w:val="TOC2"/>
        <w:rPr>
          <w:del w:id="1309" w:author="Victor Cameo" w:date="2017-03-23T09:42:00Z"/>
          <w:rFonts w:asciiTheme="minorHAnsi" w:eastAsiaTheme="minorEastAsia" w:hAnsiTheme="minorHAnsi" w:cstheme="minorBidi"/>
          <w:b w:val="0"/>
          <w:bCs w:val="0"/>
          <w:sz w:val="24"/>
          <w:szCs w:val="24"/>
          <w:lang w:val="en-US" w:eastAsia="en-US"/>
          <w:rPrChange w:id="1310" w:author="Victor Cameo" w:date="2017-03-24T17:29:00Z">
            <w:rPr>
              <w:del w:id="1311" w:author="Victor Cameo" w:date="2017-03-23T09:42:00Z"/>
              <w:rFonts w:asciiTheme="minorHAnsi" w:eastAsiaTheme="minorEastAsia" w:hAnsiTheme="minorHAnsi" w:cstheme="minorBidi"/>
              <w:b w:val="0"/>
              <w:bCs w:val="0"/>
              <w:sz w:val="24"/>
              <w:szCs w:val="24"/>
              <w:lang w:val="fr-FR" w:eastAsia="en-US"/>
            </w:rPr>
          </w:rPrChange>
        </w:rPr>
      </w:pPr>
      <w:del w:id="1312" w:author="Victor Cameo" w:date="2017-03-23T09:42:00Z">
        <w:r w:rsidRPr="00771EAC" w:rsidDel="00EB2EE0">
          <w:rPr>
            <w:lang w:val="en-US"/>
            <w:rPrChange w:id="1313" w:author="Victor Cameo" w:date="2017-03-24T17:29:00Z">
              <w:rPr>
                <w:lang w:val="fr-FR"/>
              </w:rPr>
            </w:rPrChange>
          </w:rPr>
          <w:delText>4.1</w:delText>
        </w:r>
        <w:r w:rsidRPr="00771EAC" w:rsidDel="00EB2EE0">
          <w:rPr>
            <w:rFonts w:asciiTheme="minorHAnsi" w:eastAsiaTheme="minorEastAsia" w:hAnsiTheme="minorHAnsi" w:cstheme="minorBidi"/>
            <w:b w:val="0"/>
            <w:bCs w:val="0"/>
            <w:sz w:val="24"/>
            <w:szCs w:val="24"/>
            <w:lang w:val="en-US" w:eastAsia="en-US"/>
            <w:rPrChange w:id="1314"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315" w:author="Victor Cameo" w:date="2017-03-24T17:29:00Z">
              <w:rPr>
                <w:lang w:val="fr-FR"/>
              </w:rPr>
            </w:rPrChange>
          </w:rPr>
          <w:delText>ALYA</w:delText>
        </w:r>
        <w:r w:rsidRPr="00771EAC" w:rsidDel="00EB2EE0">
          <w:rPr>
            <w:lang w:val="en-US"/>
            <w:rPrChange w:id="1316" w:author="Victor Cameo" w:date="2017-03-24T17:29:00Z">
              <w:rPr>
                <w:lang w:val="fr-FR"/>
              </w:rPr>
            </w:rPrChange>
          </w:rPr>
          <w:tab/>
          <w:delText>15</w:delText>
        </w:r>
      </w:del>
    </w:p>
    <w:p w14:paraId="22E8A450" w14:textId="77777777" w:rsidR="00C56AE4" w:rsidRPr="00771EAC" w:rsidDel="00EB2EE0" w:rsidRDefault="00C56AE4">
      <w:pPr>
        <w:pStyle w:val="TOC2"/>
        <w:rPr>
          <w:del w:id="1317" w:author="Victor Cameo" w:date="2017-03-23T09:42:00Z"/>
          <w:rFonts w:asciiTheme="minorHAnsi" w:eastAsiaTheme="minorEastAsia" w:hAnsiTheme="minorHAnsi" w:cstheme="minorBidi"/>
          <w:b w:val="0"/>
          <w:bCs w:val="0"/>
          <w:sz w:val="24"/>
          <w:szCs w:val="24"/>
          <w:lang w:val="en-US" w:eastAsia="en-US"/>
          <w:rPrChange w:id="1318" w:author="Victor Cameo" w:date="2017-03-24T17:29:00Z">
            <w:rPr>
              <w:del w:id="1319" w:author="Victor Cameo" w:date="2017-03-23T09:42:00Z"/>
              <w:rFonts w:asciiTheme="minorHAnsi" w:eastAsiaTheme="minorEastAsia" w:hAnsiTheme="minorHAnsi" w:cstheme="minorBidi"/>
              <w:b w:val="0"/>
              <w:bCs w:val="0"/>
              <w:sz w:val="24"/>
              <w:szCs w:val="24"/>
              <w:lang w:val="fr-FR" w:eastAsia="en-US"/>
            </w:rPr>
          </w:rPrChange>
        </w:rPr>
      </w:pPr>
      <w:del w:id="1320" w:author="Victor Cameo" w:date="2017-03-23T09:42:00Z">
        <w:r w:rsidRPr="00771EAC" w:rsidDel="00EB2EE0">
          <w:rPr>
            <w:lang w:val="en-US"/>
            <w:rPrChange w:id="1321" w:author="Victor Cameo" w:date="2017-03-24T17:29:00Z">
              <w:rPr>
                <w:lang w:val="fr-FR"/>
              </w:rPr>
            </w:rPrChange>
          </w:rPr>
          <w:delText>4.2</w:delText>
        </w:r>
        <w:r w:rsidRPr="00771EAC" w:rsidDel="00EB2EE0">
          <w:rPr>
            <w:rFonts w:asciiTheme="minorHAnsi" w:eastAsiaTheme="minorEastAsia" w:hAnsiTheme="minorHAnsi" w:cstheme="minorBidi"/>
            <w:b w:val="0"/>
            <w:bCs w:val="0"/>
            <w:sz w:val="24"/>
            <w:szCs w:val="24"/>
            <w:lang w:val="en-US" w:eastAsia="en-US"/>
            <w:rPrChange w:id="1322" w:author="Victor Cameo" w:date="2017-03-24T17:29:00Z">
              <w:rPr>
                <w:rFonts w:asciiTheme="minorHAnsi" w:eastAsiaTheme="minorEastAsia" w:hAnsiTheme="minorHAnsi" w:cstheme="minorBidi"/>
                <w:b w:val="0"/>
                <w:bCs w:val="0"/>
                <w:sz w:val="24"/>
                <w:szCs w:val="24"/>
                <w:lang w:val="fr-FR" w:eastAsia="en-US"/>
              </w:rPr>
            </w:rPrChange>
          </w:rPr>
          <w:tab/>
        </w:r>
        <w:r w:rsidRPr="00771EAC" w:rsidDel="00EB2EE0">
          <w:rPr>
            <w:lang w:val="en-US"/>
            <w:rPrChange w:id="1323" w:author="Victor Cameo" w:date="2017-03-24T17:29:00Z">
              <w:rPr>
                <w:lang w:val="fr-FR"/>
              </w:rPr>
            </w:rPrChange>
          </w:rPr>
          <w:delText>Code_Saturne</w:delText>
        </w:r>
        <w:r w:rsidRPr="00771EAC" w:rsidDel="00EB2EE0">
          <w:rPr>
            <w:lang w:val="en-US"/>
            <w:rPrChange w:id="1324" w:author="Victor Cameo" w:date="2017-03-24T17:29:00Z">
              <w:rPr>
                <w:lang w:val="fr-FR"/>
              </w:rPr>
            </w:rPrChange>
          </w:rPr>
          <w:tab/>
          <w:delText>16</w:delText>
        </w:r>
      </w:del>
    </w:p>
    <w:p w14:paraId="51F461E9" w14:textId="77777777" w:rsidR="00C56AE4" w:rsidDel="00EB2EE0" w:rsidRDefault="00C56AE4">
      <w:pPr>
        <w:pStyle w:val="TOC2"/>
        <w:rPr>
          <w:del w:id="1325" w:author="Victor Cameo" w:date="2017-03-23T09:42:00Z"/>
          <w:rFonts w:asciiTheme="minorHAnsi" w:eastAsiaTheme="minorEastAsia" w:hAnsiTheme="minorHAnsi" w:cstheme="minorBidi"/>
          <w:b w:val="0"/>
          <w:bCs w:val="0"/>
          <w:sz w:val="24"/>
          <w:szCs w:val="24"/>
          <w:lang w:val="en-US" w:eastAsia="en-US"/>
        </w:rPr>
      </w:pPr>
      <w:del w:id="1326" w:author="Victor Cameo" w:date="2017-03-23T09:42:00Z">
        <w:r w:rsidDel="00EB2EE0">
          <w:delText>4.3</w:delText>
        </w:r>
        <w:r w:rsidDel="00EB2EE0">
          <w:rPr>
            <w:rFonts w:asciiTheme="minorHAnsi" w:eastAsiaTheme="minorEastAsia" w:hAnsiTheme="minorHAnsi" w:cstheme="minorBidi"/>
            <w:b w:val="0"/>
            <w:bCs w:val="0"/>
            <w:sz w:val="24"/>
            <w:szCs w:val="24"/>
            <w:lang w:val="en-US" w:eastAsia="en-US"/>
          </w:rPr>
          <w:tab/>
        </w:r>
        <w:r w:rsidDel="00EB2EE0">
          <w:delText>CP2K</w:delText>
        </w:r>
        <w:r w:rsidDel="00EB2EE0">
          <w:tab/>
          <w:delText>16</w:delText>
        </w:r>
      </w:del>
    </w:p>
    <w:p w14:paraId="275D011C" w14:textId="77777777" w:rsidR="00C56AE4" w:rsidDel="00EB2EE0" w:rsidRDefault="00C56AE4">
      <w:pPr>
        <w:pStyle w:val="TOC2"/>
        <w:rPr>
          <w:del w:id="1327" w:author="Victor Cameo" w:date="2017-03-23T09:42:00Z"/>
          <w:rFonts w:asciiTheme="minorHAnsi" w:eastAsiaTheme="minorEastAsia" w:hAnsiTheme="minorHAnsi" w:cstheme="minorBidi"/>
          <w:b w:val="0"/>
          <w:bCs w:val="0"/>
          <w:sz w:val="24"/>
          <w:szCs w:val="24"/>
          <w:lang w:val="en-US" w:eastAsia="en-US"/>
        </w:rPr>
      </w:pPr>
      <w:del w:id="1328" w:author="Victor Cameo" w:date="2017-03-23T09:42:00Z">
        <w:r w:rsidDel="00EB2EE0">
          <w:delText>4.4</w:delText>
        </w:r>
        <w:r w:rsidDel="00EB2EE0">
          <w:rPr>
            <w:rFonts w:asciiTheme="minorHAnsi" w:eastAsiaTheme="minorEastAsia" w:hAnsiTheme="minorHAnsi" w:cstheme="minorBidi"/>
            <w:b w:val="0"/>
            <w:bCs w:val="0"/>
            <w:sz w:val="24"/>
            <w:szCs w:val="24"/>
            <w:lang w:val="en-US" w:eastAsia="en-US"/>
          </w:rPr>
          <w:tab/>
        </w:r>
        <w:r w:rsidDel="00EB2EE0">
          <w:delText>GPAW</w:delText>
        </w:r>
        <w:r w:rsidDel="00EB2EE0">
          <w:tab/>
          <w:delText>18</w:delText>
        </w:r>
      </w:del>
    </w:p>
    <w:p w14:paraId="3600645E" w14:textId="77777777" w:rsidR="00C56AE4" w:rsidDel="00EB2EE0" w:rsidRDefault="00C56AE4">
      <w:pPr>
        <w:pStyle w:val="TOC2"/>
        <w:rPr>
          <w:del w:id="1329" w:author="Victor Cameo" w:date="2017-03-23T09:42:00Z"/>
          <w:rFonts w:asciiTheme="minorHAnsi" w:eastAsiaTheme="minorEastAsia" w:hAnsiTheme="minorHAnsi" w:cstheme="minorBidi"/>
          <w:b w:val="0"/>
          <w:bCs w:val="0"/>
          <w:sz w:val="24"/>
          <w:szCs w:val="24"/>
          <w:lang w:val="en-US" w:eastAsia="en-US"/>
        </w:rPr>
      </w:pPr>
      <w:del w:id="1330" w:author="Victor Cameo" w:date="2017-03-23T09:42:00Z">
        <w:r w:rsidDel="00EB2EE0">
          <w:delText>4.5</w:delText>
        </w:r>
        <w:r w:rsidDel="00EB2EE0">
          <w:rPr>
            <w:rFonts w:asciiTheme="minorHAnsi" w:eastAsiaTheme="minorEastAsia" w:hAnsiTheme="minorHAnsi" w:cstheme="minorBidi"/>
            <w:b w:val="0"/>
            <w:bCs w:val="0"/>
            <w:sz w:val="24"/>
            <w:szCs w:val="24"/>
            <w:lang w:val="en-US" w:eastAsia="en-US"/>
          </w:rPr>
          <w:tab/>
        </w:r>
        <w:r w:rsidDel="00EB2EE0">
          <w:delText>GROMACS</w:delText>
        </w:r>
        <w:r w:rsidDel="00EB2EE0">
          <w:tab/>
          <w:delText>18</w:delText>
        </w:r>
      </w:del>
    </w:p>
    <w:p w14:paraId="481731C8" w14:textId="77777777" w:rsidR="00C56AE4" w:rsidDel="00EB2EE0" w:rsidRDefault="00C56AE4">
      <w:pPr>
        <w:pStyle w:val="TOC2"/>
        <w:rPr>
          <w:del w:id="1331" w:author="Victor Cameo" w:date="2017-03-23T09:42:00Z"/>
          <w:rFonts w:asciiTheme="minorHAnsi" w:eastAsiaTheme="minorEastAsia" w:hAnsiTheme="minorHAnsi" w:cstheme="minorBidi"/>
          <w:b w:val="0"/>
          <w:bCs w:val="0"/>
          <w:sz w:val="24"/>
          <w:szCs w:val="24"/>
          <w:lang w:val="en-US" w:eastAsia="en-US"/>
        </w:rPr>
      </w:pPr>
      <w:del w:id="1332" w:author="Victor Cameo" w:date="2017-03-23T09:42:00Z">
        <w:r w:rsidDel="00EB2EE0">
          <w:delText>4.6</w:delText>
        </w:r>
        <w:r w:rsidDel="00EB2EE0">
          <w:rPr>
            <w:rFonts w:asciiTheme="minorHAnsi" w:eastAsiaTheme="minorEastAsia" w:hAnsiTheme="minorHAnsi" w:cstheme="minorBidi"/>
            <w:b w:val="0"/>
            <w:bCs w:val="0"/>
            <w:sz w:val="24"/>
            <w:szCs w:val="24"/>
            <w:lang w:val="en-US" w:eastAsia="en-US"/>
          </w:rPr>
          <w:tab/>
        </w:r>
        <w:r w:rsidDel="00EB2EE0">
          <w:delText>NAMD</w:delText>
        </w:r>
        <w:r w:rsidDel="00EB2EE0">
          <w:tab/>
          <w:delText>20</w:delText>
        </w:r>
      </w:del>
    </w:p>
    <w:p w14:paraId="3CDD9202" w14:textId="77777777" w:rsidR="00C56AE4" w:rsidDel="00EB2EE0" w:rsidRDefault="00C56AE4">
      <w:pPr>
        <w:pStyle w:val="TOC2"/>
        <w:rPr>
          <w:del w:id="1333" w:author="Victor Cameo" w:date="2017-03-23T09:42:00Z"/>
          <w:rFonts w:asciiTheme="minorHAnsi" w:eastAsiaTheme="minorEastAsia" w:hAnsiTheme="minorHAnsi" w:cstheme="minorBidi"/>
          <w:b w:val="0"/>
          <w:bCs w:val="0"/>
          <w:sz w:val="24"/>
          <w:szCs w:val="24"/>
          <w:lang w:val="en-US" w:eastAsia="en-US"/>
        </w:rPr>
      </w:pPr>
      <w:del w:id="1334" w:author="Victor Cameo" w:date="2017-03-23T09:42:00Z">
        <w:r w:rsidDel="00EB2EE0">
          <w:delText>4.7</w:delText>
        </w:r>
        <w:r w:rsidDel="00EB2EE0">
          <w:rPr>
            <w:rFonts w:asciiTheme="minorHAnsi" w:eastAsiaTheme="minorEastAsia" w:hAnsiTheme="minorHAnsi" w:cstheme="minorBidi"/>
            <w:b w:val="0"/>
            <w:bCs w:val="0"/>
            <w:sz w:val="24"/>
            <w:szCs w:val="24"/>
            <w:lang w:val="en-US" w:eastAsia="en-US"/>
          </w:rPr>
          <w:tab/>
        </w:r>
        <w:r w:rsidDel="00EB2EE0">
          <w:delText>PFARM</w:delText>
        </w:r>
        <w:r w:rsidDel="00EB2EE0">
          <w:tab/>
          <w:delText>22</w:delText>
        </w:r>
      </w:del>
    </w:p>
    <w:p w14:paraId="1B373417" w14:textId="77777777" w:rsidR="00C56AE4" w:rsidDel="00EB2EE0" w:rsidRDefault="00C56AE4">
      <w:pPr>
        <w:pStyle w:val="TOC2"/>
        <w:rPr>
          <w:del w:id="1335" w:author="Victor Cameo" w:date="2017-03-23T09:42:00Z"/>
          <w:rFonts w:asciiTheme="minorHAnsi" w:eastAsiaTheme="minorEastAsia" w:hAnsiTheme="minorHAnsi" w:cstheme="minorBidi"/>
          <w:b w:val="0"/>
          <w:bCs w:val="0"/>
          <w:sz w:val="24"/>
          <w:szCs w:val="24"/>
          <w:lang w:val="en-US" w:eastAsia="en-US"/>
        </w:rPr>
      </w:pPr>
      <w:del w:id="1336" w:author="Victor Cameo" w:date="2017-03-23T09:42:00Z">
        <w:r w:rsidDel="00EB2EE0">
          <w:delText>4.8</w:delText>
        </w:r>
        <w:r w:rsidDel="00EB2EE0">
          <w:rPr>
            <w:rFonts w:asciiTheme="minorHAnsi" w:eastAsiaTheme="minorEastAsia" w:hAnsiTheme="minorHAnsi" w:cstheme="minorBidi"/>
            <w:b w:val="0"/>
            <w:bCs w:val="0"/>
            <w:sz w:val="24"/>
            <w:szCs w:val="24"/>
            <w:lang w:val="en-US" w:eastAsia="en-US"/>
          </w:rPr>
          <w:tab/>
        </w:r>
        <w:r w:rsidDel="00EB2EE0">
          <w:delText>QCD</w:delText>
        </w:r>
        <w:r w:rsidDel="00EB2EE0">
          <w:tab/>
          <w:delText>23</w:delText>
        </w:r>
      </w:del>
    </w:p>
    <w:p w14:paraId="2FD61645" w14:textId="77777777" w:rsidR="00C56AE4" w:rsidDel="00EB2EE0" w:rsidRDefault="00C56AE4">
      <w:pPr>
        <w:pStyle w:val="TOC3"/>
        <w:rPr>
          <w:del w:id="1337" w:author="Victor Cameo" w:date="2017-03-23T09:42:00Z"/>
          <w:rFonts w:asciiTheme="minorHAnsi" w:eastAsiaTheme="minorEastAsia" w:hAnsiTheme="minorHAnsi" w:cstheme="minorBidi"/>
          <w:i w:val="0"/>
          <w:noProof/>
          <w:sz w:val="24"/>
          <w:szCs w:val="24"/>
          <w:lang w:val="en-US" w:eastAsia="en-US"/>
        </w:rPr>
      </w:pPr>
      <w:del w:id="1338" w:author="Victor Cameo" w:date="2017-03-23T09:42:00Z">
        <w:r w:rsidRPr="006B5433" w:rsidDel="00EB2EE0">
          <w:rPr>
            <w:i w:val="0"/>
            <w:noProof/>
            <w:color w:val="000000"/>
          </w:rPr>
          <w:delText>4.8.1</w:delText>
        </w:r>
        <w:r w:rsidDel="00EB2EE0">
          <w:rPr>
            <w:rFonts w:asciiTheme="minorHAnsi" w:eastAsiaTheme="minorEastAsia" w:hAnsiTheme="minorHAnsi" w:cstheme="minorBidi"/>
            <w:i w:val="0"/>
            <w:noProof/>
            <w:sz w:val="24"/>
            <w:szCs w:val="24"/>
            <w:lang w:val="en-US" w:eastAsia="en-US"/>
          </w:rPr>
          <w:tab/>
        </w:r>
        <w:r w:rsidDel="00EB2EE0">
          <w:rPr>
            <w:noProof/>
          </w:rPr>
          <w:delText>First implementation</w:delText>
        </w:r>
        <w:r w:rsidDel="00EB2EE0">
          <w:rPr>
            <w:noProof/>
          </w:rPr>
          <w:tab/>
          <w:delText>23</w:delText>
        </w:r>
      </w:del>
    </w:p>
    <w:p w14:paraId="43212C95" w14:textId="77777777" w:rsidR="00C56AE4" w:rsidDel="00EB2EE0" w:rsidRDefault="00C56AE4">
      <w:pPr>
        <w:pStyle w:val="TOC3"/>
        <w:rPr>
          <w:del w:id="1339" w:author="Victor Cameo" w:date="2017-03-23T09:42:00Z"/>
          <w:rFonts w:asciiTheme="minorHAnsi" w:eastAsiaTheme="minorEastAsia" w:hAnsiTheme="minorHAnsi" w:cstheme="minorBidi"/>
          <w:i w:val="0"/>
          <w:noProof/>
          <w:sz w:val="24"/>
          <w:szCs w:val="24"/>
          <w:lang w:val="en-US" w:eastAsia="en-US"/>
        </w:rPr>
      </w:pPr>
      <w:del w:id="1340" w:author="Victor Cameo" w:date="2017-03-23T09:42:00Z">
        <w:r w:rsidRPr="006B5433" w:rsidDel="00EB2EE0">
          <w:rPr>
            <w:i w:val="0"/>
            <w:noProof/>
            <w:color w:val="000000"/>
          </w:rPr>
          <w:delText>4.8.2</w:delText>
        </w:r>
        <w:r w:rsidDel="00EB2EE0">
          <w:rPr>
            <w:rFonts w:asciiTheme="minorHAnsi" w:eastAsiaTheme="minorEastAsia" w:hAnsiTheme="minorHAnsi" w:cstheme="minorBidi"/>
            <w:i w:val="0"/>
            <w:noProof/>
            <w:sz w:val="24"/>
            <w:szCs w:val="24"/>
            <w:lang w:val="en-US" w:eastAsia="en-US"/>
          </w:rPr>
          <w:tab/>
        </w:r>
        <w:r w:rsidDel="00EB2EE0">
          <w:rPr>
            <w:noProof/>
          </w:rPr>
          <w:delText>Second implementation</w:delText>
        </w:r>
        <w:r w:rsidDel="00EB2EE0">
          <w:rPr>
            <w:noProof/>
          </w:rPr>
          <w:tab/>
          <w:delText>24</w:delText>
        </w:r>
      </w:del>
    </w:p>
    <w:p w14:paraId="6AB82FF6" w14:textId="77777777" w:rsidR="00C56AE4" w:rsidDel="00EB2EE0" w:rsidRDefault="00C56AE4">
      <w:pPr>
        <w:pStyle w:val="TOC2"/>
        <w:rPr>
          <w:del w:id="1341" w:author="Victor Cameo" w:date="2017-03-23T09:42:00Z"/>
          <w:rFonts w:asciiTheme="minorHAnsi" w:eastAsiaTheme="minorEastAsia" w:hAnsiTheme="minorHAnsi" w:cstheme="minorBidi"/>
          <w:b w:val="0"/>
          <w:bCs w:val="0"/>
          <w:sz w:val="24"/>
          <w:szCs w:val="24"/>
          <w:lang w:val="en-US" w:eastAsia="en-US"/>
        </w:rPr>
      </w:pPr>
      <w:del w:id="1342" w:author="Victor Cameo" w:date="2017-03-23T09:42:00Z">
        <w:r w:rsidDel="00EB2EE0">
          <w:delText>4.9</w:delText>
        </w:r>
        <w:r w:rsidDel="00EB2EE0">
          <w:rPr>
            <w:rFonts w:asciiTheme="minorHAnsi" w:eastAsiaTheme="minorEastAsia" w:hAnsiTheme="minorHAnsi" w:cstheme="minorBidi"/>
            <w:b w:val="0"/>
            <w:bCs w:val="0"/>
            <w:sz w:val="24"/>
            <w:szCs w:val="24"/>
            <w:lang w:val="en-US" w:eastAsia="en-US"/>
          </w:rPr>
          <w:tab/>
        </w:r>
        <w:r w:rsidDel="00EB2EE0">
          <w:delText>Quantum Espresso</w:delText>
        </w:r>
        <w:r w:rsidDel="00EB2EE0">
          <w:tab/>
          <w:delText>31</w:delText>
        </w:r>
      </w:del>
    </w:p>
    <w:p w14:paraId="3714D66C" w14:textId="77777777" w:rsidR="00C56AE4" w:rsidDel="00EB2EE0" w:rsidRDefault="00C56AE4">
      <w:pPr>
        <w:pStyle w:val="TOC2"/>
        <w:rPr>
          <w:del w:id="1343" w:author="Victor Cameo" w:date="2017-03-23T09:42:00Z"/>
          <w:rFonts w:asciiTheme="minorHAnsi" w:eastAsiaTheme="minorEastAsia" w:hAnsiTheme="minorHAnsi" w:cstheme="minorBidi"/>
          <w:b w:val="0"/>
          <w:bCs w:val="0"/>
          <w:sz w:val="24"/>
          <w:szCs w:val="24"/>
          <w:lang w:val="en-US" w:eastAsia="en-US"/>
        </w:rPr>
      </w:pPr>
      <w:del w:id="1344" w:author="Victor Cameo" w:date="2017-03-23T09:42:00Z">
        <w:r w:rsidDel="00EB2EE0">
          <w:delText>4.10</w:delText>
        </w:r>
        <w:r w:rsidDel="00EB2EE0">
          <w:rPr>
            <w:rFonts w:asciiTheme="minorHAnsi" w:eastAsiaTheme="minorEastAsia" w:hAnsiTheme="minorHAnsi" w:cstheme="minorBidi"/>
            <w:b w:val="0"/>
            <w:bCs w:val="0"/>
            <w:sz w:val="24"/>
            <w:szCs w:val="24"/>
            <w:lang w:val="en-US" w:eastAsia="en-US"/>
          </w:rPr>
          <w:tab/>
        </w:r>
        <w:r w:rsidDel="00EB2EE0">
          <w:delText>Synthetic benchmarks (SHOC)</w:delText>
        </w:r>
        <w:r w:rsidDel="00EB2EE0">
          <w:tab/>
          <w:delText>32</w:delText>
        </w:r>
      </w:del>
    </w:p>
    <w:p w14:paraId="3572AFD9" w14:textId="77777777" w:rsidR="00C56AE4" w:rsidDel="00EB2EE0" w:rsidRDefault="00C56AE4">
      <w:pPr>
        <w:pStyle w:val="TOC2"/>
        <w:rPr>
          <w:del w:id="1345" w:author="Victor Cameo" w:date="2017-03-23T09:42:00Z"/>
          <w:rFonts w:asciiTheme="minorHAnsi" w:eastAsiaTheme="minorEastAsia" w:hAnsiTheme="minorHAnsi" w:cstheme="minorBidi"/>
          <w:b w:val="0"/>
          <w:bCs w:val="0"/>
          <w:sz w:val="24"/>
          <w:szCs w:val="24"/>
          <w:lang w:val="en-US" w:eastAsia="en-US"/>
        </w:rPr>
      </w:pPr>
      <w:del w:id="1346" w:author="Victor Cameo" w:date="2017-03-23T09:42:00Z">
        <w:r w:rsidDel="00EB2EE0">
          <w:delText>4.11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32</w:delText>
        </w:r>
      </w:del>
    </w:p>
    <w:p w14:paraId="0BD0DDAB" w14:textId="77777777" w:rsidR="00C56AE4" w:rsidDel="00EB2EE0" w:rsidRDefault="00C56AE4">
      <w:pPr>
        <w:pStyle w:val="TOC1"/>
        <w:tabs>
          <w:tab w:val="left" w:pos="442"/>
        </w:tabs>
        <w:rPr>
          <w:del w:id="1347" w:author="Victor Cameo" w:date="2017-03-23T09:42:00Z"/>
          <w:rFonts w:asciiTheme="minorHAnsi" w:eastAsiaTheme="minorEastAsia" w:hAnsiTheme="minorHAnsi" w:cstheme="minorBidi"/>
          <w:b w:val="0"/>
          <w:noProof/>
          <w:sz w:val="24"/>
          <w:lang w:val="en-US" w:eastAsia="en-US"/>
        </w:rPr>
      </w:pPr>
      <w:del w:id="1348" w:author="Victor Cameo" w:date="2017-03-23T09:42:00Z">
        <w:r w:rsidDel="00EB2EE0">
          <w:rPr>
            <w:noProof/>
          </w:rPr>
          <w:delText>5</w:delText>
        </w:r>
        <w:r w:rsidDel="00EB2EE0">
          <w:rPr>
            <w:rFonts w:asciiTheme="minorHAnsi" w:eastAsiaTheme="minorEastAsia" w:hAnsiTheme="minorHAnsi" w:cstheme="minorBidi"/>
            <w:b w:val="0"/>
            <w:noProof/>
            <w:sz w:val="24"/>
            <w:lang w:val="en-US" w:eastAsia="en-US"/>
          </w:rPr>
          <w:tab/>
        </w:r>
        <w:r w:rsidDel="00EB2EE0">
          <w:rPr>
            <w:noProof/>
          </w:rPr>
          <w:delText>Conclusion and future work</w:delText>
        </w:r>
        <w:r w:rsidDel="00EB2EE0">
          <w:rPr>
            <w:noProof/>
          </w:rPr>
          <w:tab/>
          <w:delText>32</w:delText>
        </w:r>
      </w:del>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1349" w:name="_Toc194478743"/>
      <w:bookmarkStart w:id="1350" w:name="_Toc376680005"/>
      <w:bookmarkStart w:id="1351" w:name="_Toc478142656"/>
      <w:r w:rsidRPr="00C32215">
        <w:t>L</w:t>
      </w:r>
      <w:bookmarkStart w:id="1352" w:name="_Toc75287373"/>
      <w:r w:rsidRPr="00C32215">
        <w:t>ist of Figures</w:t>
      </w:r>
      <w:bookmarkEnd w:id="1349"/>
      <w:bookmarkEnd w:id="1350"/>
      <w:bookmarkEnd w:id="1352"/>
      <w:bookmarkEnd w:id="1351"/>
    </w:p>
    <w:p w14:paraId="04857E10" w14:textId="77777777" w:rsidR="00A37FC3" w:rsidRDefault="00A72824">
      <w:pPr>
        <w:pStyle w:val="TableofFigures"/>
        <w:tabs>
          <w:tab w:val="right" w:leader="dot" w:pos="9060"/>
        </w:tabs>
        <w:rPr>
          <w:ins w:id="1353" w:author="Victor Cameo" w:date="2017-03-24T18:15: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1354" w:author="Victor Cameo" w:date="2017-03-24T18:15:00Z">
        <w:r w:rsidR="00A37FC3" w:rsidRPr="00695F8F">
          <w:rPr>
            <w:rStyle w:val="Hyperlink"/>
            <w:noProof/>
          </w:rPr>
          <w:fldChar w:fldCharType="begin"/>
        </w:r>
        <w:r w:rsidR="00A37FC3" w:rsidRPr="00695F8F">
          <w:rPr>
            <w:rStyle w:val="Hyperlink"/>
            <w:noProof/>
          </w:rPr>
          <w:instrText xml:space="preserve"> </w:instrText>
        </w:r>
        <w:r w:rsidR="00A37FC3">
          <w:rPr>
            <w:noProof/>
          </w:rPr>
          <w:instrText>HYPERLINK \l "_Toc478142725"</w:instrText>
        </w:r>
        <w:r w:rsidR="00A37FC3" w:rsidRPr="00695F8F">
          <w:rPr>
            <w:rStyle w:val="Hyperlink"/>
            <w:noProof/>
          </w:rPr>
          <w:instrText xml:space="preserve"> </w:instrText>
        </w:r>
        <w:r w:rsidR="00A37FC3" w:rsidRPr="00695F8F">
          <w:rPr>
            <w:rStyle w:val="Hyperlink"/>
            <w:noProof/>
          </w:rPr>
        </w:r>
        <w:r w:rsidR="00A37FC3" w:rsidRPr="00695F8F">
          <w:rPr>
            <w:rStyle w:val="Hyperlink"/>
            <w:noProof/>
          </w:rPr>
          <w:fldChar w:fldCharType="separate"/>
        </w:r>
        <w:r w:rsidR="00A37FC3" w:rsidRPr="00695F8F">
          <w:rPr>
            <w:rStyle w:val="Hyperlink"/>
            <w:noProof/>
          </w:rPr>
          <w:t>Figure 2 Demonstrates the scalability of the code. As expected Haswell cores with K80 GPU are high-performing while the KNL port is currently being optimized further.</w:t>
        </w:r>
        <w:r w:rsidR="00A37FC3">
          <w:rPr>
            <w:noProof/>
            <w:webHidden/>
          </w:rPr>
          <w:tab/>
        </w:r>
        <w:r w:rsidR="00A37FC3">
          <w:rPr>
            <w:noProof/>
            <w:webHidden/>
          </w:rPr>
          <w:fldChar w:fldCharType="begin"/>
        </w:r>
        <w:r w:rsidR="00A37FC3">
          <w:rPr>
            <w:noProof/>
            <w:webHidden/>
          </w:rPr>
          <w:instrText xml:space="preserve"> PAGEREF _Toc478142725 \h </w:instrText>
        </w:r>
        <w:r w:rsidR="00A37FC3">
          <w:rPr>
            <w:noProof/>
            <w:webHidden/>
          </w:rPr>
        </w:r>
      </w:ins>
      <w:r w:rsidR="00A37FC3">
        <w:rPr>
          <w:noProof/>
          <w:webHidden/>
        </w:rPr>
        <w:fldChar w:fldCharType="separate"/>
      </w:r>
      <w:ins w:id="1355" w:author="Victor Cameo" w:date="2017-03-24T18:15:00Z">
        <w:r w:rsidR="00A37FC3">
          <w:rPr>
            <w:noProof/>
            <w:webHidden/>
          </w:rPr>
          <w:t>27</w:t>
        </w:r>
        <w:r w:rsidR="00A37FC3">
          <w:rPr>
            <w:noProof/>
            <w:webHidden/>
          </w:rPr>
          <w:fldChar w:fldCharType="end"/>
        </w:r>
        <w:r w:rsidR="00A37FC3" w:rsidRPr="00695F8F">
          <w:rPr>
            <w:rStyle w:val="Hyperlink"/>
            <w:noProof/>
          </w:rPr>
          <w:fldChar w:fldCharType="end"/>
        </w:r>
      </w:ins>
    </w:p>
    <w:p w14:paraId="1041D8B3" w14:textId="77777777" w:rsidR="00A37FC3" w:rsidRDefault="00A37FC3">
      <w:pPr>
        <w:pStyle w:val="TableofFigures"/>
        <w:tabs>
          <w:tab w:val="right" w:leader="dot" w:pos="9060"/>
        </w:tabs>
        <w:rPr>
          <w:ins w:id="1356" w:author="Victor Cameo" w:date="2017-03-24T18:15:00Z"/>
          <w:rFonts w:asciiTheme="minorHAnsi" w:eastAsiaTheme="minorEastAsia" w:hAnsiTheme="minorHAnsi" w:cstheme="minorBidi"/>
          <w:noProof/>
          <w:sz w:val="24"/>
          <w:szCs w:val="24"/>
          <w:lang w:val="en-US" w:eastAsia="en-US"/>
        </w:rPr>
      </w:pPr>
      <w:ins w:id="1357"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"_Toc478142726"</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3 Best performace is achieved with GPUs in combination with powerful CPU cores. Single thread performance has a big impact on the speedup, both threading and vectorization are employed for additional performance.</w:t>
        </w:r>
        <w:r>
          <w:rPr>
            <w:noProof/>
            <w:webHidden/>
          </w:rPr>
          <w:tab/>
        </w:r>
        <w:r>
          <w:rPr>
            <w:noProof/>
            <w:webHidden/>
          </w:rPr>
          <w:fldChar w:fldCharType="begin"/>
        </w:r>
        <w:r>
          <w:rPr>
            <w:noProof/>
            <w:webHidden/>
          </w:rPr>
          <w:instrText xml:space="preserve"> PAGEREF _Toc478142726 \h </w:instrText>
        </w:r>
        <w:r>
          <w:rPr>
            <w:noProof/>
            <w:webHidden/>
          </w:rPr>
        </w:r>
      </w:ins>
      <w:r>
        <w:rPr>
          <w:noProof/>
          <w:webHidden/>
        </w:rPr>
        <w:fldChar w:fldCharType="separate"/>
      </w:r>
      <w:ins w:id="1358" w:author="Victor Cameo" w:date="2017-03-24T18:15:00Z">
        <w:r>
          <w:rPr>
            <w:noProof/>
            <w:webHidden/>
          </w:rPr>
          <w:t>28</w:t>
        </w:r>
        <w:r>
          <w:rPr>
            <w:noProof/>
            <w:webHidden/>
          </w:rPr>
          <w:fldChar w:fldCharType="end"/>
        </w:r>
        <w:r w:rsidRPr="00695F8F">
          <w:rPr>
            <w:rStyle w:val="Hyperlink"/>
            <w:noProof/>
          </w:rPr>
          <w:fldChar w:fldCharType="end"/>
        </w:r>
      </w:ins>
    </w:p>
    <w:p w14:paraId="4922F6EF" w14:textId="77777777" w:rsidR="00A37FC3" w:rsidRDefault="00A37FC3">
      <w:pPr>
        <w:pStyle w:val="TableofFigures"/>
        <w:tabs>
          <w:tab w:val="right" w:leader="dot" w:pos="9060"/>
        </w:tabs>
        <w:rPr>
          <w:ins w:id="1359" w:author="Victor Cameo" w:date="2017-03-24T18:15:00Z"/>
          <w:rFonts w:asciiTheme="minorHAnsi" w:eastAsiaTheme="minorEastAsia" w:hAnsiTheme="minorHAnsi" w:cstheme="minorBidi"/>
          <w:noProof/>
          <w:sz w:val="24"/>
          <w:szCs w:val="24"/>
          <w:lang w:val="en-US" w:eastAsia="en-US"/>
        </w:rPr>
      </w:pPr>
      <w:ins w:id="1360"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"_Toc478142727"</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4 Code_Saturne's performance on KNLs. AMG is used as a solver in V4.2.2.</w:t>
        </w:r>
        <w:r>
          <w:rPr>
            <w:noProof/>
            <w:webHidden/>
          </w:rPr>
          <w:tab/>
        </w:r>
        <w:r>
          <w:rPr>
            <w:noProof/>
            <w:webHidden/>
          </w:rPr>
          <w:fldChar w:fldCharType="begin"/>
        </w:r>
        <w:r>
          <w:rPr>
            <w:noProof/>
            <w:webHidden/>
          </w:rPr>
          <w:instrText xml:space="preserve"> PAGEREF _Toc478142727 \h </w:instrText>
        </w:r>
        <w:r>
          <w:rPr>
            <w:noProof/>
            <w:webHidden/>
          </w:rPr>
        </w:r>
      </w:ins>
      <w:r>
        <w:rPr>
          <w:noProof/>
          <w:webHidden/>
        </w:rPr>
        <w:fldChar w:fldCharType="separate"/>
      </w:r>
      <w:ins w:id="1361" w:author="Victor Cameo" w:date="2017-03-24T18:15:00Z">
        <w:r>
          <w:rPr>
            <w:noProof/>
            <w:webHidden/>
          </w:rPr>
          <w:t>29</w:t>
        </w:r>
        <w:r>
          <w:rPr>
            <w:noProof/>
            <w:webHidden/>
          </w:rPr>
          <w:fldChar w:fldCharType="end"/>
        </w:r>
        <w:r w:rsidRPr="00695F8F">
          <w:rPr>
            <w:rStyle w:val="Hyperlink"/>
            <w:noProof/>
          </w:rPr>
          <w:fldChar w:fldCharType="end"/>
        </w:r>
      </w:ins>
    </w:p>
    <w:p w14:paraId="5D681998" w14:textId="77777777" w:rsidR="00A37FC3" w:rsidRDefault="00A37FC3">
      <w:pPr>
        <w:pStyle w:val="TableofFigures"/>
        <w:tabs>
          <w:tab w:val="right" w:leader="dot" w:pos="9060"/>
        </w:tabs>
        <w:rPr>
          <w:ins w:id="1362" w:author="Victor Cameo" w:date="2017-03-24T18:15:00Z"/>
          <w:rFonts w:asciiTheme="minorHAnsi" w:eastAsiaTheme="minorEastAsia" w:hAnsiTheme="minorHAnsi" w:cstheme="minorBidi"/>
          <w:noProof/>
          <w:sz w:val="24"/>
          <w:szCs w:val="24"/>
          <w:lang w:val="en-US" w:eastAsia="en-US"/>
        </w:rPr>
      </w:pPr>
      <w:ins w:id="1363"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"_Toc478142728"</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5 Test case 1 of CP2K on the ARCHER cluster</w:t>
        </w:r>
        <w:r>
          <w:rPr>
            <w:noProof/>
            <w:webHidden/>
          </w:rPr>
          <w:tab/>
        </w:r>
        <w:r>
          <w:rPr>
            <w:noProof/>
            <w:webHidden/>
          </w:rPr>
          <w:fldChar w:fldCharType="begin"/>
        </w:r>
        <w:r>
          <w:rPr>
            <w:noProof/>
            <w:webHidden/>
          </w:rPr>
          <w:instrText xml:space="preserve"> PAGEREF _Toc478142728 \h </w:instrText>
        </w:r>
        <w:r>
          <w:rPr>
            <w:noProof/>
            <w:webHidden/>
          </w:rPr>
        </w:r>
      </w:ins>
      <w:r>
        <w:rPr>
          <w:noProof/>
          <w:webHidden/>
        </w:rPr>
        <w:fldChar w:fldCharType="separate"/>
      </w:r>
      <w:ins w:id="1364" w:author="Victor Cameo" w:date="2017-03-24T18:15:00Z">
        <w:r>
          <w:rPr>
            <w:noProof/>
            <w:webHidden/>
          </w:rPr>
          <w:t>31</w:t>
        </w:r>
        <w:r>
          <w:rPr>
            <w:noProof/>
            <w:webHidden/>
          </w:rPr>
          <w:fldChar w:fldCharType="end"/>
        </w:r>
        <w:r w:rsidRPr="00695F8F">
          <w:rPr>
            <w:rStyle w:val="Hyperlink"/>
            <w:noProof/>
          </w:rPr>
          <w:fldChar w:fldCharType="end"/>
        </w:r>
      </w:ins>
    </w:p>
    <w:p w14:paraId="7DAAD633" w14:textId="77777777" w:rsidR="00A37FC3" w:rsidRDefault="00A37FC3">
      <w:pPr>
        <w:pStyle w:val="TableofFigures"/>
        <w:tabs>
          <w:tab w:val="right" w:leader="dot" w:pos="9060"/>
        </w:tabs>
        <w:rPr>
          <w:ins w:id="1365" w:author="Victor Cameo" w:date="2017-03-24T18:15:00Z"/>
          <w:rFonts w:asciiTheme="minorHAnsi" w:eastAsiaTheme="minorEastAsia" w:hAnsiTheme="minorHAnsi" w:cstheme="minorBidi"/>
          <w:noProof/>
          <w:sz w:val="24"/>
          <w:szCs w:val="24"/>
          <w:lang w:val="en-US" w:eastAsia="en-US"/>
        </w:rPr>
      </w:pPr>
      <w:ins w:id="1366"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"_Toc478142729"</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6 Relative performance (to / t) of GPAW is shown for parallel jobs using an increasing number of CPUs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r>
          <w:rPr>
            <w:noProof/>
            <w:webHidden/>
          </w:rPr>
          <w:tab/>
        </w:r>
        <w:r>
          <w:rPr>
            <w:noProof/>
            <w:webHidden/>
          </w:rPr>
          <w:fldChar w:fldCharType="begin"/>
        </w:r>
        <w:r>
          <w:rPr>
            <w:noProof/>
            <w:webHidden/>
          </w:rPr>
          <w:instrText xml:space="preserve"> PAGEREF _Toc478142729 \h </w:instrText>
        </w:r>
        <w:r>
          <w:rPr>
            <w:noProof/>
            <w:webHidden/>
          </w:rPr>
        </w:r>
      </w:ins>
      <w:r>
        <w:rPr>
          <w:noProof/>
          <w:webHidden/>
        </w:rPr>
        <w:fldChar w:fldCharType="separate"/>
      </w:r>
      <w:ins w:id="1367" w:author="Victor Cameo" w:date="2017-03-24T18:15:00Z">
        <w:r>
          <w:rPr>
            <w:noProof/>
            <w:webHidden/>
          </w:rPr>
          <w:t>33</w:t>
        </w:r>
        <w:r>
          <w:rPr>
            <w:noProof/>
            <w:webHidden/>
          </w:rPr>
          <w:fldChar w:fldCharType="end"/>
        </w:r>
        <w:r w:rsidRPr="00695F8F">
          <w:rPr>
            <w:rStyle w:val="Hyperlink"/>
            <w:noProof/>
          </w:rPr>
          <w:fldChar w:fldCharType="end"/>
        </w:r>
      </w:ins>
    </w:p>
    <w:p w14:paraId="1DE857A5" w14:textId="77777777" w:rsidR="00A37FC3" w:rsidRDefault="00A37FC3">
      <w:pPr>
        <w:pStyle w:val="TableofFigures"/>
        <w:tabs>
          <w:tab w:val="right" w:leader="dot" w:pos="9060"/>
        </w:tabs>
        <w:rPr>
          <w:ins w:id="1368" w:author="Victor Cameo" w:date="2017-03-24T18:15:00Z"/>
          <w:rFonts w:asciiTheme="minorHAnsi" w:eastAsiaTheme="minorEastAsia" w:hAnsiTheme="minorHAnsi" w:cstheme="minorBidi"/>
          <w:noProof/>
          <w:sz w:val="24"/>
          <w:szCs w:val="24"/>
          <w:lang w:val="en-US" w:eastAsia="en-US"/>
        </w:rPr>
      </w:pPr>
      <w:ins w:id="1369"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"_Toc478142730"</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9 Scalability for GROMACS test case Lignocellulose</w:t>
        </w:r>
        <w:r>
          <w:rPr>
            <w:noProof/>
            <w:webHidden/>
          </w:rPr>
          <w:tab/>
        </w:r>
        <w:r>
          <w:rPr>
            <w:noProof/>
            <w:webHidden/>
          </w:rPr>
          <w:fldChar w:fldCharType="begin"/>
        </w:r>
        <w:r>
          <w:rPr>
            <w:noProof/>
            <w:webHidden/>
          </w:rPr>
          <w:instrText xml:space="preserve"> PAGEREF _Toc478142730 \h </w:instrText>
        </w:r>
        <w:r>
          <w:rPr>
            <w:noProof/>
            <w:webHidden/>
          </w:rPr>
        </w:r>
      </w:ins>
      <w:r>
        <w:rPr>
          <w:noProof/>
          <w:webHidden/>
        </w:rPr>
        <w:fldChar w:fldCharType="separate"/>
      </w:r>
      <w:ins w:id="1370" w:author="Victor Cameo" w:date="2017-03-24T18:15:00Z">
        <w:r>
          <w:rPr>
            <w:noProof/>
            <w:webHidden/>
          </w:rPr>
          <w:t>35</w:t>
        </w:r>
        <w:r>
          <w:rPr>
            <w:noProof/>
            <w:webHidden/>
          </w:rPr>
          <w:fldChar w:fldCharType="end"/>
        </w:r>
        <w:r w:rsidRPr="00695F8F">
          <w:rPr>
            <w:rStyle w:val="Hyperlink"/>
            <w:noProof/>
          </w:rPr>
          <w:fldChar w:fldCharType="end"/>
        </w:r>
      </w:ins>
    </w:p>
    <w:p w14:paraId="757704D1" w14:textId="77777777" w:rsidR="00A37FC3" w:rsidRDefault="00A37FC3">
      <w:pPr>
        <w:pStyle w:val="TableofFigures"/>
        <w:tabs>
          <w:tab w:val="right" w:leader="dot" w:pos="9060"/>
        </w:tabs>
        <w:rPr>
          <w:ins w:id="1371" w:author="Victor Cameo" w:date="2017-03-24T18:15:00Z"/>
          <w:rFonts w:asciiTheme="minorHAnsi" w:eastAsiaTheme="minorEastAsia" w:hAnsiTheme="minorHAnsi" w:cstheme="minorBidi"/>
          <w:noProof/>
          <w:sz w:val="24"/>
          <w:szCs w:val="24"/>
          <w:lang w:val="en-US" w:eastAsia="en-US"/>
        </w:rPr>
      </w:pPr>
      <w:ins w:id="1372"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"_Toc478142731"</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10 Scalability for NAMD test case STMV.1M</w:t>
        </w:r>
        <w:r>
          <w:rPr>
            <w:noProof/>
            <w:webHidden/>
          </w:rPr>
          <w:tab/>
        </w:r>
        <w:r>
          <w:rPr>
            <w:noProof/>
            <w:webHidden/>
          </w:rPr>
          <w:fldChar w:fldCharType="begin"/>
        </w:r>
        <w:r>
          <w:rPr>
            <w:noProof/>
            <w:webHidden/>
          </w:rPr>
          <w:instrText xml:space="preserve"> PAGEREF _Toc478142731 \h </w:instrText>
        </w:r>
        <w:r>
          <w:rPr>
            <w:noProof/>
            <w:webHidden/>
          </w:rPr>
        </w:r>
      </w:ins>
      <w:r>
        <w:rPr>
          <w:noProof/>
          <w:webHidden/>
        </w:rPr>
        <w:fldChar w:fldCharType="separate"/>
      </w:r>
      <w:ins w:id="1373" w:author="Victor Cameo" w:date="2017-03-24T18:15:00Z">
        <w:r>
          <w:rPr>
            <w:noProof/>
            <w:webHidden/>
          </w:rPr>
          <w:t>36</w:t>
        </w:r>
        <w:r>
          <w:rPr>
            <w:noProof/>
            <w:webHidden/>
          </w:rPr>
          <w:fldChar w:fldCharType="end"/>
        </w:r>
        <w:r w:rsidRPr="00695F8F">
          <w:rPr>
            <w:rStyle w:val="Hyperlink"/>
            <w:noProof/>
          </w:rPr>
          <w:fldChar w:fldCharType="end"/>
        </w:r>
      </w:ins>
    </w:p>
    <w:p w14:paraId="7200C8BF" w14:textId="77777777" w:rsidR="00A37FC3" w:rsidRDefault="00A37FC3">
      <w:pPr>
        <w:pStyle w:val="TableofFigures"/>
        <w:tabs>
          <w:tab w:val="right" w:leader="dot" w:pos="9060"/>
        </w:tabs>
        <w:rPr>
          <w:ins w:id="1374" w:author="Victor Cameo" w:date="2017-03-24T18:15:00Z"/>
          <w:rFonts w:asciiTheme="minorHAnsi" w:eastAsiaTheme="minorEastAsia" w:hAnsiTheme="minorHAnsi" w:cstheme="minorBidi"/>
          <w:noProof/>
          <w:sz w:val="24"/>
          <w:szCs w:val="24"/>
          <w:lang w:val="en-US" w:eastAsia="en-US"/>
        </w:rPr>
      </w:pPr>
      <w:ins w:id="1375"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"_Toc478142732"</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11 Scalability for NAMD test case STMV.8M</w:t>
        </w:r>
        <w:r>
          <w:rPr>
            <w:noProof/>
            <w:webHidden/>
          </w:rPr>
          <w:tab/>
        </w:r>
        <w:r>
          <w:rPr>
            <w:noProof/>
            <w:webHidden/>
          </w:rPr>
          <w:fldChar w:fldCharType="begin"/>
        </w:r>
        <w:r>
          <w:rPr>
            <w:noProof/>
            <w:webHidden/>
          </w:rPr>
          <w:instrText xml:space="preserve"> PAGEREF _Toc478142732 \h </w:instrText>
        </w:r>
        <w:r>
          <w:rPr>
            <w:noProof/>
            <w:webHidden/>
          </w:rPr>
        </w:r>
      </w:ins>
      <w:r>
        <w:rPr>
          <w:noProof/>
          <w:webHidden/>
        </w:rPr>
        <w:fldChar w:fldCharType="separate"/>
      </w:r>
      <w:ins w:id="1376" w:author="Victor Cameo" w:date="2017-03-24T18:15:00Z">
        <w:r>
          <w:rPr>
            <w:noProof/>
            <w:webHidden/>
          </w:rPr>
          <w:t>36</w:t>
        </w:r>
        <w:r>
          <w:rPr>
            <w:noProof/>
            <w:webHidden/>
          </w:rPr>
          <w:fldChar w:fldCharType="end"/>
        </w:r>
        <w:r w:rsidRPr="00695F8F">
          <w:rPr>
            <w:rStyle w:val="Hyperlink"/>
            <w:noProof/>
          </w:rPr>
          <w:fldChar w:fldCharType="end"/>
        </w:r>
      </w:ins>
    </w:p>
    <w:p w14:paraId="23224D49" w14:textId="77777777" w:rsidR="00A37FC3" w:rsidRDefault="00A37FC3">
      <w:pPr>
        <w:pStyle w:val="TableofFigures"/>
        <w:tabs>
          <w:tab w:val="right" w:leader="dot" w:pos="9060"/>
        </w:tabs>
        <w:rPr>
          <w:ins w:id="1377" w:author="Victor Cameo" w:date="2017-03-24T18:15:00Z"/>
          <w:rFonts w:asciiTheme="minorHAnsi" w:eastAsiaTheme="minorEastAsia" w:hAnsiTheme="minorHAnsi" w:cstheme="minorBidi"/>
          <w:noProof/>
          <w:sz w:val="24"/>
          <w:szCs w:val="24"/>
          <w:lang w:val="en-US" w:eastAsia="en-US"/>
        </w:rPr>
      </w:pPr>
      <w:ins w:id="1378"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"_Toc478142733"</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12 Eigensolver performance on KNL and GPU</w:t>
        </w:r>
        <w:r>
          <w:rPr>
            <w:noProof/>
            <w:webHidden/>
          </w:rPr>
          <w:tab/>
        </w:r>
        <w:r>
          <w:rPr>
            <w:noProof/>
            <w:webHidden/>
          </w:rPr>
          <w:fldChar w:fldCharType="begin"/>
        </w:r>
        <w:r>
          <w:rPr>
            <w:noProof/>
            <w:webHidden/>
          </w:rPr>
          <w:instrText xml:space="preserve"> PAGEREF _Toc478142733 \h </w:instrText>
        </w:r>
        <w:r>
          <w:rPr>
            <w:noProof/>
            <w:webHidden/>
          </w:rPr>
        </w:r>
      </w:ins>
      <w:r>
        <w:rPr>
          <w:noProof/>
          <w:webHidden/>
        </w:rPr>
        <w:fldChar w:fldCharType="separate"/>
      </w:r>
      <w:ins w:id="1379" w:author="Victor Cameo" w:date="2017-03-24T18:15:00Z">
        <w:r>
          <w:rPr>
            <w:noProof/>
            <w:webHidden/>
          </w:rPr>
          <w:t>37</w:t>
        </w:r>
        <w:r>
          <w:rPr>
            <w:noProof/>
            <w:webHidden/>
          </w:rPr>
          <w:fldChar w:fldCharType="end"/>
        </w:r>
        <w:r w:rsidRPr="00695F8F">
          <w:rPr>
            <w:rStyle w:val="Hyperlink"/>
            <w:noProof/>
          </w:rPr>
          <w:fldChar w:fldCharType="end"/>
        </w:r>
      </w:ins>
    </w:p>
    <w:p w14:paraId="75FBB3C5" w14:textId="77777777" w:rsidR="00A37FC3" w:rsidRDefault="00A37FC3">
      <w:pPr>
        <w:pStyle w:val="TableofFigures"/>
        <w:tabs>
          <w:tab w:val="right" w:leader="dot" w:pos="9060"/>
        </w:tabs>
        <w:rPr>
          <w:ins w:id="1380" w:author="Victor Cameo" w:date="2017-03-24T18:15:00Z"/>
          <w:rFonts w:asciiTheme="minorHAnsi" w:eastAsiaTheme="minorEastAsia" w:hAnsiTheme="minorHAnsi" w:cstheme="minorBidi"/>
          <w:noProof/>
          <w:sz w:val="24"/>
          <w:szCs w:val="24"/>
          <w:lang w:val="en-US" w:eastAsia="en-US"/>
        </w:rPr>
      </w:pPr>
      <w:ins w:id="1381"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"_Toc478142734"</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14 Large test case results for QCD, first implementation</w:t>
        </w:r>
        <w:r>
          <w:rPr>
            <w:noProof/>
            <w:webHidden/>
          </w:rPr>
          <w:tab/>
        </w:r>
        <w:r>
          <w:rPr>
            <w:noProof/>
            <w:webHidden/>
          </w:rPr>
          <w:fldChar w:fldCharType="begin"/>
        </w:r>
        <w:r>
          <w:rPr>
            <w:noProof/>
            <w:webHidden/>
          </w:rPr>
          <w:instrText xml:space="preserve"> PAGEREF _Toc478142734 \h </w:instrText>
        </w:r>
        <w:r>
          <w:rPr>
            <w:noProof/>
            <w:webHidden/>
          </w:rPr>
        </w:r>
      </w:ins>
      <w:r>
        <w:rPr>
          <w:noProof/>
          <w:webHidden/>
        </w:rPr>
        <w:fldChar w:fldCharType="separate"/>
      </w:r>
      <w:ins w:id="1382" w:author="Victor Cameo" w:date="2017-03-24T18:15:00Z">
        <w:r>
          <w:rPr>
            <w:noProof/>
            <w:webHidden/>
          </w:rPr>
          <w:t>39</w:t>
        </w:r>
        <w:r>
          <w:rPr>
            <w:noProof/>
            <w:webHidden/>
          </w:rPr>
          <w:fldChar w:fldCharType="end"/>
        </w:r>
        <w:r w:rsidRPr="00695F8F">
          <w:rPr>
            <w:rStyle w:val="Hyperlink"/>
            <w:noProof/>
          </w:rPr>
          <w:fldChar w:fldCharType="end"/>
        </w:r>
      </w:ins>
    </w:p>
    <w:p w14:paraId="542C8CFE" w14:textId="77777777" w:rsidR="00A37FC3" w:rsidRDefault="00A37FC3">
      <w:pPr>
        <w:pStyle w:val="TableofFigures"/>
        <w:tabs>
          <w:tab w:val="right" w:leader="dot" w:pos="9060"/>
        </w:tabs>
        <w:rPr>
          <w:ins w:id="1383" w:author="Victor Cameo" w:date="2017-03-24T18:15:00Z"/>
          <w:rFonts w:asciiTheme="minorHAnsi" w:eastAsiaTheme="minorEastAsia" w:hAnsiTheme="minorHAnsi" w:cstheme="minorBidi"/>
          <w:noProof/>
          <w:sz w:val="24"/>
          <w:szCs w:val="24"/>
          <w:lang w:val="en-US" w:eastAsia="en-US"/>
        </w:rPr>
      </w:pPr>
      <w:ins w:id="1384"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"_Toc478142735"</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15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_Toc478142735 \h </w:instrText>
        </w:r>
        <w:r>
          <w:rPr>
            <w:noProof/>
            <w:webHidden/>
          </w:rPr>
        </w:r>
      </w:ins>
      <w:r>
        <w:rPr>
          <w:noProof/>
          <w:webHidden/>
        </w:rPr>
        <w:fldChar w:fldCharType="separate"/>
      </w:r>
      <w:ins w:id="1385" w:author="Victor Cameo" w:date="2017-03-24T18:15:00Z">
        <w:r>
          <w:rPr>
            <w:noProof/>
            <w:webHidden/>
          </w:rPr>
          <w:t>40</w:t>
        </w:r>
        <w:r>
          <w:rPr>
            <w:noProof/>
            <w:webHidden/>
          </w:rPr>
          <w:fldChar w:fldCharType="end"/>
        </w:r>
        <w:r w:rsidRPr="00695F8F">
          <w:rPr>
            <w:rStyle w:val="Hyperlink"/>
            <w:noProof/>
          </w:rPr>
          <w:fldChar w:fldCharType="end"/>
        </w:r>
      </w:ins>
    </w:p>
    <w:p w14:paraId="4C29D300" w14:textId="77777777" w:rsidR="00A37FC3" w:rsidRDefault="00A37FC3">
      <w:pPr>
        <w:pStyle w:val="TableofFigures"/>
        <w:tabs>
          <w:tab w:val="right" w:leader="dot" w:pos="9060"/>
        </w:tabs>
        <w:rPr>
          <w:ins w:id="1386" w:author="Victor Cameo" w:date="2017-03-24T18:15:00Z"/>
          <w:rFonts w:asciiTheme="minorHAnsi" w:eastAsiaTheme="minorEastAsia" w:hAnsiTheme="minorHAnsi" w:cstheme="minorBidi"/>
          <w:noProof/>
          <w:sz w:val="24"/>
          <w:szCs w:val="24"/>
          <w:lang w:val="en-US" w:eastAsia="en-US"/>
        </w:rPr>
      </w:pPr>
      <w:ins w:id="1387"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"_Toc478142736"</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16 Result of second implementation of QCD on K40m GPU</w:t>
        </w:r>
        <w:r>
          <w:rPr>
            <w:noProof/>
            <w:webHidden/>
          </w:rPr>
          <w:tab/>
        </w:r>
        <w:r>
          <w:rPr>
            <w:noProof/>
            <w:webHidden/>
          </w:rPr>
          <w:fldChar w:fldCharType="begin"/>
        </w:r>
        <w:r>
          <w:rPr>
            <w:noProof/>
            <w:webHidden/>
          </w:rPr>
          <w:instrText xml:space="preserve"> PAGEREF _Toc478142736 \h </w:instrText>
        </w:r>
        <w:r>
          <w:rPr>
            <w:noProof/>
            <w:webHidden/>
          </w:rPr>
        </w:r>
      </w:ins>
      <w:r>
        <w:rPr>
          <w:noProof/>
          <w:webHidden/>
        </w:rPr>
        <w:fldChar w:fldCharType="separate"/>
      </w:r>
      <w:ins w:id="1388" w:author="Victor Cameo" w:date="2017-03-24T18:15:00Z">
        <w:r>
          <w:rPr>
            <w:noProof/>
            <w:webHidden/>
          </w:rPr>
          <w:t>41</w:t>
        </w:r>
        <w:r>
          <w:rPr>
            <w:noProof/>
            <w:webHidden/>
          </w:rPr>
          <w:fldChar w:fldCharType="end"/>
        </w:r>
        <w:r w:rsidRPr="00695F8F">
          <w:rPr>
            <w:rStyle w:val="Hyperlink"/>
            <w:noProof/>
          </w:rPr>
          <w:fldChar w:fldCharType="end"/>
        </w:r>
      </w:ins>
    </w:p>
    <w:p w14:paraId="7B9081F6" w14:textId="77777777" w:rsidR="00A37FC3" w:rsidRDefault="00A37FC3">
      <w:pPr>
        <w:pStyle w:val="TableofFigures"/>
        <w:tabs>
          <w:tab w:val="right" w:leader="dot" w:pos="9060"/>
        </w:tabs>
        <w:rPr>
          <w:ins w:id="1389" w:author="Victor Cameo" w:date="2017-03-24T18:15:00Z"/>
          <w:rFonts w:asciiTheme="minorHAnsi" w:eastAsiaTheme="minorEastAsia" w:hAnsiTheme="minorHAnsi" w:cstheme="minorBidi"/>
          <w:noProof/>
          <w:sz w:val="24"/>
          <w:szCs w:val="24"/>
          <w:lang w:val="en-US" w:eastAsia="en-US"/>
        </w:rPr>
      </w:pPr>
      <w:ins w:id="1390"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"_Toc478142737"</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17 Result of second implementation of QCD on P100 GPU</w:t>
        </w:r>
        <w:r>
          <w:rPr>
            <w:noProof/>
            <w:webHidden/>
          </w:rPr>
          <w:tab/>
        </w:r>
        <w:r>
          <w:rPr>
            <w:noProof/>
            <w:webHidden/>
          </w:rPr>
          <w:fldChar w:fldCharType="begin"/>
        </w:r>
        <w:r>
          <w:rPr>
            <w:noProof/>
            <w:webHidden/>
          </w:rPr>
          <w:instrText xml:space="preserve"> PAGEREF _Toc478142737 \h </w:instrText>
        </w:r>
        <w:r>
          <w:rPr>
            <w:noProof/>
            <w:webHidden/>
          </w:rPr>
        </w:r>
      </w:ins>
      <w:r>
        <w:rPr>
          <w:noProof/>
          <w:webHidden/>
        </w:rPr>
        <w:fldChar w:fldCharType="separate"/>
      </w:r>
      <w:ins w:id="1391" w:author="Victor Cameo" w:date="2017-03-24T18:15:00Z">
        <w:r>
          <w:rPr>
            <w:noProof/>
            <w:webHidden/>
          </w:rPr>
          <w:t>42</w:t>
        </w:r>
        <w:r>
          <w:rPr>
            <w:noProof/>
            <w:webHidden/>
          </w:rPr>
          <w:fldChar w:fldCharType="end"/>
        </w:r>
        <w:r w:rsidRPr="00695F8F">
          <w:rPr>
            <w:rStyle w:val="Hyperlink"/>
            <w:noProof/>
          </w:rPr>
          <w:fldChar w:fldCharType="end"/>
        </w:r>
      </w:ins>
    </w:p>
    <w:p w14:paraId="71D6A7D6" w14:textId="77777777" w:rsidR="00A37FC3" w:rsidRDefault="00A37FC3">
      <w:pPr>
        <w:pStyle w:val="TableofFigures"/>
        <w:tabs>
          <w:tab w:val="right" w:leader="dot" w:pos="9060"/>
        </w:tabs>
        <w:rPr>
          <w:ins w:id="1392" w:author="Victor Cameo" w:date="2017-03-24T18:15:00Z"/>
          <w:rFonts w:asciiTheme="minorHAnsi" w:eastAsiaTheme="minorEastAsia" w:hAnsiTheme="minorHAnsi" w:cstheme="minorBidi"/>
          <w:noProof/>
          <w:sz w:val="24"/>
          <w:szCs w:val="24"/>
          <w:lang w:val="en-US" w:eastAsia="en-US"/>
        </w:rPr>
      </w:pPr>
      <w:ins w:id="1393" w:author="Victor Cameo" w:date="2017-03-24T18:15:00Z">
        <w:r w:rsidRPr="00695F8F">
          <w:rPr>
            <w:rStyle w:val="Hyperlink"/>
            <w:noProof/>
          </w:rPr>
          <w:lastRenderedPageBreak/>
          <w:fldChar w:fldCharType="begin"/>
        </w:r>
        <w:r w:rsidRPr="00695F8F">
          <w:rPr>
            <w:rStyle w:val="Hyperlink"/>
            <w:noProof/>
          </w:rPr>
          <w:instrText xml:space="preserve"> </w:instrText>
        </w:r>
        <w:r>
          <w:rPr>
            <w:noProof/>
          </w:rPr>
          <w:instrText>HYPERLINK \l "_Toc478142738"</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18 Result of second implementation of QCD on P100 GPU on larger test case</w:t>
        </w:r>
        <w:r>
          <w:rPr>
            <w:noProof/>
            <w:webHidden/>
          </w:rPr>
          <w:tab/>
        </w:r>
        <w:r>
          <w:rPr>
            <w:noProof/>
            <w:webHidden/>
          </w:rPr>
          <w:fldChar w:fldCharType="begin"/>
        </w:r>
        <w:r>
          <w:rPr>
            <w:noProof/>
            <w:webHidden/>
          </w:rPr>
          <w:instrText xml:space="preserve"> PAGEREF _Toc478142738 \h </w:instrText>
        </w:r>
        <w:r>
          <w:rPr>
            <w:noProof/>
            <w:webHidden/>
          </w:rPr>
        </w:r>
      </w:ins>
      <w:r>
        <w:rPr>
          <w:noProof/>
          <w:webHidden/>
        </w:rPr>
        <w:fldChar w:fldCharType="separate"/>
      </w:r>
      <w:ins w:id="1394" w:author="Victor Cameo" w:date="2017-03-24T18:15:00Z">
        <w:r>
          <w:rPr>
            <w:noProof/>
            <w:webHidden/>
          </w:rPr>
          <w:t>43</w:t>
        </w:r>
        <w:r>
          <w:rPr>
            <w:noProof/>
            <w:webHidden/>
          </w:rPr>
          <w:fldChar w:fldCharType="end"/>
        </w:r>
        <w:r w:rsidRPr="00695F8F">
          <w:rPr>
            <w:rStyle w:val="Hyperlink"/>
            <w:noProof/>
          </w:rPr>
          <w:fldChar w:fldCharType="end"/>
        </w:r>
      </w:ins>
    </w:p>
    <w:p w14:paraId="52F1A51E" w14:textId="77777777" w:rsidR="00A37FC3" w:rsidRDefault="00A37FC3">
      <w:pPr>
        <w:pStyle w:val="TableofFigures"/>
        <w:tabs>
          <w:tab w:val="right" w:leader="dot" w:pos="9060"/>
        </w:tabs>
        <w:rPr>
          <w:ins w:id="1395" w:author="Victor Cameo" w:date="2017-03-24T18:15:00Z"/>
          <w:rFonts w:asciiTheme="minorHAnsi" w:eastAsiaTheme="minorEastAsia" w:hAnsiTheme="minorHAnsi" w:cstheme="minorBidi"/>
          <w:noProof/>
          <w:sz w:val="24"/>
          <w:szCs w:val="24"/>
          <w:lang w:val="en-US" w:eastAsia="en-US"/>
        </w:rPr>
      </w:pPr>
      <w:ins w:id="1396"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"_Toc478142739"</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19 Result of second implementation of QCD on KNC</w:t>
        </w:r>
        <w:r>
          <w:rPr>
            <w:noProof/>
            <w:webHidden/>
          </w:rPr>
          <w:tab/>
        </w:r>
        <w:r>
          <w:rPr>
            <w:noProof/>
            <w:webHidden/>
          </w:rPr>
          <w:fldChar w:fldCharType="begin"/>
        </w:r>
        <w:r>
          <w:rPr>
            <w:noProof/>
            <w:webHidden/>
          </w:rPr>
          <w:instrText xml:space="preserve"> PAGEREF _Toc478142739 \h </w:instrText>
        </w:r>
        <w:r>
          <w:rPr>
            <w:noProof/>
            <w:webHidden/>
          </w:rPr>
        </w:r>
      </w:ins>
      <w:r>
        <w:rPr>
          <w:noProof/>
          <w:webHidden/>
        </w:rPr>
        <w:fldChar w:fldCharType="separate"/>
      </w:r>
      <w:ins w:id="1397" w:author="Victor Cameo" w:date="2017-03-24T18:15:00Z">
        <w:r>
          <w:rPr>
            <w:noProof/>
            <w:webHidden/>
          </w:rPr>
          <w:t>44</w:t>
        </w:r>
        <w:r>
          <w:rPr>
            <w:noProof/>
            <w:webHidden/>
          </w:rPr>
          <w:fldChar w:fldCharType="end"/>
        </w:r>
        <w:r w:rsidRPr="00695F8F">
          <w:rPr>
            <w:rStyle w:val="Hyperlink"/>
            <w:noProof/>
          </w:rPr>
          <w:fldChar w:fldCharType="end"/>
        </w:r>
      </w:ins>
    </w:p>
    <w:p w14:paraId="1B584ACA" w14:textId="77777777" w:rsidR="00A37FC3" w:rsidRDefault="00A37FC3">
      <w:pPr>
        <w:pStyle w:val="TableofFigures"/>
        <w:tabs>
          <w:tab w:val="right" w:leader="dot" w:pos="9060"/>
        </w:tabs>
        <w:rPr>
          <w:ins w:id="1398" w:author="Victor Cameo" w:date="2017-03-24T18:15:00Z"/>
          <w:rFonts w:asciiTheme="minorHAnsi" w:eastAsiaTheme="minorEastAsia" w:hAnsiTheme="minorHAnsi" w:cstheme="minorBidi"/>
          <w:noProof/>
          <w:sz w:val="24"/>
          <w:szCs w:val="24"/>
          <w:lang w:val="en-US" w:eastAsia="en-US"/>
        </w:rPr>
      </w:pPr>
      <w:ins w:id="1399"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"_Toc478142740"</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20 Result of second implementation of QCD on KNL</w:t>
        </w:r>
        <w:r>
          <w:rPr>
            <w:noProof/>
            <w:webHidden/>
          </w:rPr>
          <w:tab/>
        </w:r>
        <w:r>
          <w:rPr>
            <w:noProof/>
            <w:webHidden/>
          </w:rPr>
          <w:fldChar w:fldCharType="begin"/>
        </w:r>
        <w:r>
          <w:rPr>
            <w:noProof/>
            <w:webHidden/>
          </w:rPr>
          <w:instrText xml:space="preserve"> PAGEREF _Toc478142740 \h </w:instrText>
        </w:r>
        <w:r>
          <w:rPr>
            <w:noProof/>
            <w:webHidden/>
          </w:rPr>
        </w:r>
      </w:ins>
      <w:r>
        <w:rPr>
          <w:noProof/>
          <w:webHidden/>
        </w:rPr>
        <w:fldChar w:fldCharType="separate"/>
      </w:r>
      <w:ins w:id="1400" w:author="Victor Cameo" w:date="2017-03-24T18:15:00Z">
        <w:r>
          <w:rPr>
            <w:noProof/>
            <w:webHidden/>
          </w:rPr>
          <w:t>45</w:t>
        </w:r>
        <w:r>
          <w:rPr>
            <w:noProof/>
            <w:webHidden/>
          </w:rPr>
          <w:fldChar w:fldCharType="end"/>
        </w:r>
        <w:r w:rsidRPr="00695F8F">
          <w:rPr>
            <w:rStyle w:val="Hyperlink"/>
            <w:noProof/>
          </w:rPr>
          <w:fldChar w:fldCharType="end"/>
        </w:r>
      </w:ins>
    </w:p>
    <w:p w14:paraId="2539E786" w14:textId="77777777" w:rsidR="00A37FC3" w:rsidRDefault="00A37FC3">
      <w:pPr>
        <w:pStyle w:val="TableofFigures"/>
        <w:tabs>
          <w:tab w:val="right" w:leader="dot" w:pos="9060"/>
        </w:tabs>
        <w:rPr>
          <w:ins w:id="1401" w:author="Victor Cameo" w:date="2017-03-24T18:15:00Z"/>
          <w:rFonts w:asciiTheme="minorHAnsi" w:eastAsiaTheme="minorEastAsia" w:hAnsiTheme="minorHAnsi" w:cstheme="minorBidi"/>
          <w:noProof/>
          <w:sz w:val="24"/>
          <w:szCs w:val="24"/>
          <w:lang w:val="en-US" w:eastAsia="en-US"/>
        </w:rPr>
      </w:pPr>
      <w:ins w:id="1402"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"_Toc478142741"</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21 Result of second implementation of QCD on KNL on a larger test case</w:t>
        </w:r>
        <w:r>
          <w:rPr>
            <w:noProof/>
            <w:webHidden/>
          </w:rPr>
          <w:tab/>
        </w:r>
        <w:r>
          <w:rPr>
            <w:noProof/>
            <w:webHidden/>
          </w:rPr>
          <w:fldChar w:fldCharType="begin"/>
        </w:r>
        <w:r>
          <w:rPr>
            <w:noProof/>
            <w:webHidden/>
          </w:rPr>
          <w:instrText xml:space="preserve"> PAGEREF _Toc478142741 \h </w:instrText>
        </w:r>
        <w:r>
          <w:rPr>
            <w:noProof/>
            <w:webHidden/>
          </w:rPr>
        </w:r>
      </w:ins>
      <w:r>
        <w:rPr>
          <w:noProof/>
          <w:webHidden/>
        </w:rPr>
        <w:fldChar w:fldCharType="separate"/>
      </w:r>
      <w:ins w:id="1403" w:author="Victor Cameo" w:date="2017-03-24T18:15:00Z">
        <w:r>
          <w:rPr>
            <w:noProof/>
            <w:webHidden/>
          </w:rPr>
          <w:t>46</w:t>
        </w:r>
        <w:r>
          <w:rPr>
            <w:noProof/>
            <w:webHidden/>
          </w:rPr>
          <w:fldChar w:fldCharType="end"/>
        </w:r>
        <w:r w:rsidRPr="00695F8F">
          <w:rPr>
            <w:rStyle w:val="Hyperlink"/>
            <w:noProof/>
          </w:rPr>
          <w:fldChar w:fldCharType="end"/>
        </w:r>
      </w:ins>
    </w:p>
    <w:p w14:paraId="3973C5BD" w14:textId="77777777" w:rsidR="00A37FC3" w:rsidRDefault="00A37FC3">
      <w:pPr>
        <w:pStyle w:val="TableofFigures"/>
        <w:tabs>
          <w:tab w:val="right" w:leader="dot" w:pos="9060"/>
        </w:tabs>
        <w:rPr>
          <w:ins w:id="1404" w:author="Victor Cameo" w:date="2017-03-24T18:15:00Z"/>
          <w:rFonts w:asciiTheme="minorHAnsi" w:eastAsiaTheme="minorEastAsia" w:hAnsiTheme="minorHAnsi" w:cstheme="minorBidi"/>
          <w:noProof/>
          <w:sz w:val="24"/>
          <w:szCs w:val="24"/>
          <w:lang w:val="en-US" w:eastAsia="en-US"/>
        </w:rPr>
      </w:pPr>
      <w:ins w:id="1405"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"_Toc478142742"</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22 Scalability of Quantum Espresso on GPU for test case 1</w:t>
        </w:r>
        <w:r>
          <w:rPr>
            <w:noProof/>
            <w:webHidden/>
          </w:rPr>
          <w:tab/>
        </w:r>
        <w:r>
          <w:rPr>
            <w:noProof/>
            <w:webHidden/>
          </w:rPr>
          <w:fldChar w:fldCharType="begin"/>
        </w:r>
        <w:r>
          <w:rPr>
            <w:noProof/>
            <w:webHidden/>
          </w:rPr>
          <w:instrText xml:space="preserve"> PAGEREF _Toc478142742 \h </w:instrText>
        </w:r>
        <w:r>
          <w:rPr>
            <w:noProof/>
            <w:webHidden/>
          </w:rPr>
        </w:r>
      </w:ins>
      <w:r>
        <w:rPr>
          <w:noProof/>
          <w:webHidden/>
        </w:rPr>
        <w:fldChar w:fldCharType="separate"/>
      </w:r>
      <w:ins w:id="1406" w:author="Victor Cameo" w:date="2017-03-24T18:15:00Z">
        <w:r>
          <w:rPr>
            <w:noProof/>
            <w:webHidden/>
          </w:rPr>
          <w:t>47</w:t>
        </w:r>
        <w:r>
          <w:rPr>
            <w:noProof/>
            <w:webHidden/>
          </w:rPr>
          <w:fldChar w:fldCharType="end"/>
        </w:r>
        <w:r w:rsidRPr="00695F8F">
          <w:rPr>
            <w:rStyle w:val="Hyperlink"/>
            <w:noProof/>
          </w:rPr>
          <w:fldChar w:fldCharType="end"/>
        </w:r>
      </w:ins>
    </w:p>
    <w:p w14:paraId="2975B722" w14:textId="77777777" w:rsidR="00A37FC3" w:rsidRDefault="00A37FC3">
      <w:pPr>
        <w:pStyle w:val="TableofFigures"/>
        <w:tabs>
          <w:tab w:val="right" w:leader="dot" w:pos="9060"/>
        </w:tabs>
        <w:rPr>
          <w:ins w:id="1407" w:author="Victor Cameo" w:date="2017-03-24T18:15:00Z"/>
          <w:rFonts w:asciiTheme="minorHAnsi" w:eastAsiaTheme="minorEastAsia" w:hAnsiTheme="minorHAnsi" w:cstheme="minorBidi"/>
          <w:noProof/>
          <w:sz w:val="24"/>
          <w:szCs w:val="24"/>
          <w:lang w:val="en-US" w:eastAsia="en-US"/>
        </w:rPr>
      </w:pPr>
      <w:ins w:id="1408"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"_Toc478142743"</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23 Scalability of Quantum Espresso on GPU for test case 2</w:t>
        </w:r>
        <w:r>
          <w:rPr>
            <w:noProof/>
            <w:webHidden/>
          </w:rPr>
          <w:tab/>
        </w:r>
        <w:r>
          <w:rPr>
            <w:noProof/>
            <w:webHidden/>
          </w:rPr>
          <w:fldChar w:fldCharType="begin"/>
        </w:r>
        <w:r>
          <w:rPr>
            <w:noProof/>
            <w:webHidden/>
          </w:rPr>
          <w:instrText xml:space="preserve"> PAGEREF _Toc478142743 \h </w:instrText>
        </w:r>
        <w:r>
          <w:rPr>
            <w:noProof/>
            <w:webHidden/>
          </w:rPr>
        </w:r>
      </w:ins>
      <w:r>
        <w:rPr>
          <w:noProof/>
          <w:webHidden/>
        </w:rPr>
        <w:fldChar w:fldCharType="separate"/>
      </w:r>
      <w:ins w:id="1409" w:author="Victor Cameo" w:date="2017-03-24T18:15:00Z">
        <w:r>
          <w:rPr>
            <w:noProof/>
            <w:webHidden/>
          </w:rPr>
          <w:t>47</w:t>
        </w:r>
        <w:r>
          <w:rPr>
            <w:noProof/>
            <w:webHidden/>
          </w:rPr>
          <w:fldChar w:fldCharType="end"/>
        </w:r>
        <w:r w:rsidRPr="00695F8F">
          <w:rPr>
            <w:rStyle w:val="Hyperlink"/>
            <w:noProof/>
          </w:rPr>
          <w:fldChar w:fldCharType="end"/>
        </w:r>
      </w:ins>
    </w:p>
    <w:p w14:paraId="23FF542B" w14:textId="77777777" w:rsidR="00A37FC3" w:rsidRDefault="00A37FC3">
      <w:pPr>
        <w:pStyle w:val="TableofFigures"/>
        <w:tabs>
          <w:tab w:val="right" w:leader="dot" w:pos="9060"/>
        </w:tabs>
        <w:rPr>
          <w:ins w:id="1410" w:author="Victor Cameo" w:date="2017-03-24T18:15:00Z"/>
          <w:rFonts w:asciiTheme="minorHAnsi" w:eastAsiaTheme="minorEastAsia" w:hAnsiTheme="minorHAnsi" w:cstheme="minorBidi"/>
          <w:noProof/>
          <w:sz w:val="24"/>
          <w:szCs w:val="24"/>
          <w:lang w:val="en-US" w:eastAsia="en-US"/>
        </w:rPr>
      </w:pPr>
      <w:ins w:id="1411"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"_Toc478142744"</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24 Scalability of Quantum Espresso on KNL for test case 1</w:t>
        </w:r>
        <w:r>
          <w:rPr>
            <w:noProof/>
            <w:webHidden/>
          </w:rPr>
          <w:tab/>
        </w:r>
        <w:r>
          <w:rPr>
            <w:noProof/>
            <w:webHidden/>
          </w:rPr>
          <w:fldChar w:fldCharType="begin"/>
        </w:r>
        <w:r>
          <w:rPr>
            <w:noProof/>
            <w:webHidden/>
          </w:rPr>
          <w:instrText xml:space="preserve"> PAGEREF _Toc478142744 \h </w:instrText>
        </w:r>
        <w:r>
          <w:rPr>
            <w:noProof/>
            <w:webHidden/>
          </w:rPr>
        </w:r>
      </w:ins>
      <w:r>
        <w:rPr>
          <w:noProof/>
          <w:webHidden/>
        </w:rPr>
        <w:fldChar w:fldCharType="separate"/>
      </w:r>
      <w:ins w:id="1412" w:author="Victor Cameo" w:date="2017-03-24T18:15:00Z">
        <w:r>
          <w:rPr>
            <w:noProof/>
            <w:webHidden/>
          </w:rPr>
          <w:t>48</w:t>
        </w:r>
        <w:r>
          <w:rPr>
            <w:noProof/>
            <w:webHidden/>
          </w:rPr>
          <w:fldChar w:fldCharType="end"/>
        </w:r>
        <w:r w:rsidRPr="00695F8F">
          <w:rPr>
            <w:rStyle w:val="Hyperlink"/>
            <w:noProof/>
          </w:rPr>
          <w:fldChar w:fldCharType="end"/>
        </w:r>
      </w:ins>
    </w:p>
    <w:p w14:paraId="154CADAC" w14:textId="77777777" w:rsidR="00A37FC3" w:rsidRDefault="00A37FC3">
      <w:pPr>
        <w:pStyle w:val="TableofFigures"/>
        <w:tabs>
          <w:tab w:val="right" w:leader="dot" w:pos="9060"/>
        </w:tabs>
        <w:rPr>
          <w:ins w:id="1413" w:author="Victor Cameo" w:date="2017-03-24T18:15:00Z"/>
          <w:rFonts w:asciiTheme="minorHAnsi" w:eastAsiaTheme="minorEastAsia" w:hAnsiTheme="minorHAnsi" w:cstheme="minorBidi"/>
          <w:noProof/>
          <w:sz w:val="24"/>
          <w:szCs w:val="24"/>
          <w:lang w:val="en-US" w:eastAsia="en-US"/>
        </w:rPr>
      </w:pPr>
      <w:ins w:id="1414" w:author="Victor Cameo" w:date="2017-03-24T18:15:00Z">
        <w:r w:rsidRPr="00695F8F">
          <w:rPr>
            <w:rStyle w:val="Hyperlink"/>
            <w:noProof/>
          </w:rPr>
          <w:fldChar w:fldCharType="begin"/>
        </w:r>
        <w:r w:rsidRPr="00695F8F">
          <w:rPr>
            <w:rStyle w:val="Hyperlink"/>
            <w:noProof/>
          </w:rPr>
          <w:instrText xml:space="preserve"> </w:instrText>
        </w:r>
        <w:r>
          <w:rPr>
            <w:noProof/>
          </w:rPr>
          <w:instrText>HYPERLINK \l "_Toc478142745"</w:instrText>
        </w:r>
        <w:r w:rsidRPr="00695F8F">
          <w:rPr>
            <w:rStyle w:val="Hyperlink"/>
            <w:noProof/>
          </w:rPr>
          <w:instrText xml:space="preserve"> </w:instrText>
        </w:r>
        <w:r w:rsidRPr="00695F8F">
          <w:rPr>
            <w:rStyle w:val="Hyperlink"/>
            <w:noProof/>
          </w:rPr>
        </w:r>
        <w:r w:rsidRPr="00695F8F">
          <w:rPr>
            <w:rStyle w:val="Hyperlink"/>
            <w:noProof/>
          </w:rPr>
          <w:fldChar w:fldCharType="separate"/>
        </w:r>
        <w:r w:rsidRPr="00695F8F">
          <w:rPr>
            <w:rStyle w:val="Hyperlink"/>
            <w:noProof/>
          </w:rPr>
          <w:t>Figure 25 Quantum Espresso - KNL vs BDW vs BGQ (at scale)</w:t>
        </w:r>
        <w:r>
          <w:rPr>
            <w:noProof/>
            <w:webHidden/>
          </w:rPr>
          <w:tab/>
        </w:r>
        <w:r>
          <w:rPr>
            <w:noProof/>
            <w:webHidden/>
          </w:rPr>
          <w:fldChar w:fldCharType="begin"/>
        </w:r>
        <w:r>
          <w:rPr>
            <w:noProof/>
            <w:webHidden/>
          </w:rPr>
          <w:instrText xml:space="preserve"> PAGEREF _Toc478142745 \h </w:instrText>
        </w:r>
        <w:r>
          <w:rPr>
            <w:noProof/>
            <w:webHidden/>
          </w:rPr>
        </w:r>
      </w:ins>
      <w:r>
        <w:rPr>
          <w:noProof/>
          <w:webHidden/>
        </w:rPr>
        <w:fldChar w:fldCharType="separate"/>
      </w:r>
      <w:ins w:id="1415" w:author="Victor Cameo" w:date="2017-03-24T18:15:00Z">
        <w:r>
          <w:rPr>
            <w:noProof/>
            <w:webHidden/>
          </w:rPr>
          <w:t>49</w:t>
        </w:r>
        <w:r>
          <w:rPr>
            <w:noProof/>
            <w:webHidden/>
          </w:rPr>
          <w:fldChar w:fldCharType="end"/>
        </w:r>
        <w:r w:rsidRPr="00695F8F">
          <w:rPr>
            <w:rStyle w:val="Hyperlink"/>
            <w:noProof/>
          </w:rPr>
          <w:fldChar w:fldCharType="end"/>
        </w:r>
      </w:ins>
    </w:p>
    <w:p w14:paraId="11D7BDF9" w14:textId="77777777" w:rsidR="00DF49EA" w:rsidDel="00DF49EA" w:rsidRDefault="00DF49EA">
      <w:pPr>
        <w:pStyle w:val="TableofFigures"/>
        <w:tabs>
          <w:tab w:val="right" w:leader="dot" w:pos="9060"/>
        </w:tabs>
        <w:rPr>
          <w:del w:id="1416" w:author="Victor Cameo" w:date="2017-03-24T17:40:00Z"/>
          <w:rFonts w:asciiTheme="minorHAnsi" w:eastAsiaTheme="minorEastAsia" w:hAnsiTheme="minorHAnsi" w:cstheme="minorBidi"/>
          <w:noProof/>
          <w:sz w:val="24"/>
          <w:szCs w:val="24"/>
          <w:lang w:val="en-US" w:eastAsia="en-US"/>
        </w:rPr>
      </w:pPr>
      <w:del w:id="1417" w:author="Victor Cameo" w:date="2017-03-24T17:40:00Z">
        <w:r w:rsidRPr="00DF49EA" w:rsidDel="00DF49EA">
          <w:rPr>
            <w:rStyle w:val="Hyperlink"/>
            <w:noProof/>
          </w:rPr>
          <w:delText>Figure 2 Code_Saturne's performance on KNLs. AMG is used as a solver in V4.2.2.</w:delText>
        </w:r>
        <w:r w:rsidDel="00DF49EA">
          <w:rPr>
            <w:noProof/>
            <w:webHidden/>
          </w:rPr>
          <w:tab/>
          <w:delText>27</w:delText>
        </w:r>
      </w:del>
    </w:p>
    <w:p w14:paraId="1C9FAEE2" w14:textId="77777777" w:rsidR="00DF49EA" w:rsidDel="00DF49EA" w:rsidRDefault="00DF49EA">
      <w:pPr>
        <w:pStyle w:val="TableofFigures"/>
        <w:tabs>
          <w:tab w:val="right" w:leader="dot" w:pos="9060"/>
        </w:tabs>
        <w:rPr>
          <w:del w:id="1418" w:author="Victor Cameo" w:date="2017-03-24T17:40:00Z"/>
          <w:rFonts w:asciiTheme="minorHAnsi" w:eastAsiaTheme="minorEastAsia" w:hAnsiTheme="minorHAnsi" w:cstheme="minorBidi"/>
          <w:noProof/>
          <w:sz w:val="24"/>
          <w:szCs w:val="24"/>
          <w:lang w:val="en-US" w:eastAsia="en-US"/>
        </w:rPr>
      </w:pPr>
      <w:del w:id="1419" w:author="Victor Cameo" w:date="2017-03-24T17:40:00Z">
        <w:r w:rsidRPr="00DF49EA" w:rsidDel="00DF49EA">
          <w:rPr>
            <w:rStyle w:val="Hyperlink"/>
            <w:noProof/>
          </w:rPr>
          <w:delText>Figure 3 Test case 1 of CP2K on the ARCHER cluster</w:delText>
        </w:r>
        <w:r w:rsidDel="00DF49EA">
          <w:rPr>
            <w:noProof/>
            <w:webHidden/>
          </w:rPr>
          <w:tab/>
          <w:delText>29</w:delText>
        </w:r>
      </w:del>
    </w:p>
    <w:p w14:paraId="3504DB22" w14:textId="77777777" w:rsidR="00DF49EA" w:rsidDel="00DF49EA" w:rsidRDefault="00DF49EA">
      <w:pPr>
        <w:pStyle w:val="TableofFigures"/>
        <w:tabs>
          <w:tab w:val="right" w:leader="dot" w:pos="9060"/>
        </w:tabs>
        <w:rPr>
          <w:del w:id="1420" w:author="Victor Cameo" w:date="2017-03-24T17:40:00Z"/>
          <w:rFonts w:asciiTheme="minorHAnsi" w:eastAsiaTheme="minorEastAsia" w:hAnsiTheme="minorHAnsi" w:cstheme="minorBidi"/>
          <w:noProof/>
          <w:sz w:val="24"/>
          <w:szCs w:val="24"/>
          <w:lang w:val="en-US" w:eastAsia="en-US"/>
        </w:rPr>
      </w:pPr>
      <w:del w:id="1421" w:author="Victor Cameo" w:date="2017-03-24T17:40:00Z">
        <w:r w:rsidRPr="00DF49EA" w:rsidDel="00DF49EA">
          <w:rPr>
            <w:rStyle w:val="Hyperlink"/>
            <w:noProof/>
          </w:rPr>
          <w:delText>Figure 4 Parallel scaling of GPAW</w:delText>
        </w:r>
        <w:r w:rsidDel="00DF49EA">
          <w:rPr>
            <w:noProof/>
            <w:webHidden/>
          </w:rPr>
          <w:tab/>
          <w:delText>30</w:delText>
        </w:r>
      </w:del>
    </w:p>
    <w:p w14:paraId="165788B0" w14:textId="77777777" w:rsidR="00DF49EA" w:rsidDel="00DF49EA" w:rsidRDefault="00DF49EA">
      <w:pPr>
        <w:pStyle w:val="TableofFigures"/>
        <w:tabs>
          <w:tab w:val="right" w:leader="dot" w:pos="9060"/>
        </w:tabs>
        <w:rPr>
          <w:del w:id="1422" w:author="Victor Cameo" w:date="2017-03-24T17:40:00Z"/>
          <w:rFonts w:asciiTheme="minorHAnsi" w:eastAsiaTheme="minorEastAsia" w:hAnsiTheme="minorHAnsi" w:cstheme="minorBidi"/>
          <w:noProof/>
          <w:sz w:val="24"/>
          <w:szCs w:val="24"/>
          <w:lang w:val="en-US" w:eastAsia="en-US"/>
        </w:rPr>
      </w:pPr>
      <w:del w:id="1423" w:author="Victor Cameo" w:date="2017-03-24T17:40:00Z">
        <w:r w:rsidRPr="00DF49EA" w:rsidDel="00DF49EA">
          <w:rPr>
            <w:rStyle w:val="Hyperlink"/>
            <w:noProof/>
          </w:rPr>
          <w:delText>Figure 5 Scalability for GROMACS test case GluCL Ion Channel</w:delText>
        </w:r>
        <w:r w:rsidDel="00DF49EA">
          <w:rPr>
            <w:noProof/>
            <w:webHidden/>
          </w:rPr>
          <w:tab/>
          <w:delText>31</w:delText>
        </w:r>
      </w:del>
    </w:p>
    <w:p w14:paraId="3723798A" w14:textId="77777777" w:rsidR="00DF49EA" w:rsidDel="00DF49EA" w:rsidRDefault="00DF49EA">
      <w:pPr>
        <w:pStyle w:val="TableofFigures"/>
        <w:tabs>
          <w:tab w:val="right" w:leader="dot" w:pos="9060"/>
        </w:tabs>
        <w:rPr>
          <w:del w:id="1424" w:author="Victor Cameo" w:date="2017-03-24T17:40:00Z"/>
          <w:rFonts w:asciiTheme="minorHAnsi" w:eastAsiaTheme="minorEastAsia" w:hAnsiTheme="minorHAnsi" w:cstheme="minorBidi"/>
          <w:noProof/>
          <w:sz w:val="24"/>
          <w:szCs w:val="24"/>
          <w:lang w:val="en-US" w:eastAsia="en-US"/>
        </w:rPr>
      </w:pPr>
      <w:del w:id="1425" w:author="Victor Cameo" w:date="2017-03-24T17:40:00Z">
        <w:r w:rsidRPr="00DF49EA" w:rsidDel="00DF49EA">
          <w:rPr>
            <w:rStyle w:val="Hyperlink"/>
            <w:noProof/>
          </w:rPr>
          <w:delText>Figure 6 Scalability for GROMACS test case Lignocellulose</w:delText>
        </w:r>
        <w:r w:rsidDel="00DF49EA">
          <w:rPr>
            <w:noProof/>
            <w:webHidden/>
          </w:rPr>
          <w:tab/>
          <w:delText>32</w:delText>
        </w:r>
      </w:del>
    </w:p>
    <w:p w14:paraId="66FA8669" w14:textId="77777777" w:rsidR="00DF49EA" w:rsidDel="00DF49EA" w:rsidRDefault="00DF49EA">
      <w:pPr>
        <w:pStyle w:val="TableofFigures"/>
        <w:tabs>
          <w:tab w:val="right" w:leader="dot" w:pos="9060"/>
        </w:tabs>
        <w:rPr>
          <w:del w:id="1426" w:author="Victor Cameo" w:date="2017-03-24T17:40:00Z"/>
          <w:rFonts w:asciiTheme="minorHAnsi" w:eastAsiaTheme="minorEastAsia" w:hAnsiTheme="minorHAnsi" w:cstheme="minorBidi"/>
          <w:noProof/>
          <w:sz w:val="24"/>
          <w:szCs w:val="24"/>
          <w:lang w:val="en-US" w:eastAsia="en-US"/>
        </w:rPr>
      </w:pPr>
      <w:del w:id="1427" w:author="Victor Cameo" w:date="2017-03-24T17:40:00Z">
        <w:r w:rsidRPr="00DF49EA" w:rsidDel="00DF49EA">
          <w:rPr>
            <w:rStyle w:val="Hyperlink"/>
            <w:noProof/>
          </w:rPr>
          <w:delText>Figure 7 Scalability for NAMD test case STMV.1M</w:delText>
        </w:r>
        <w:r w:rsidDel="00DF49EA">
          <w:rPr>
            <w:noProof/>
            <w:webHidden/>
          </w:rPr>
          <w:tab/>
          <w:delText>33</w:delText>
        </w:r>
      </w:del>
    </w:p>
    <w:p w14:paraId="34035DD6" w14:textId="77777777" w:rsidR="00DF49EA" w:rsidDel="00DF49EA" w:rsidRDefault="00DF49EA">
      <w:pPr>
        <w:pStyle w:val="TableofFigures"/>
        <w:tabs>
          <w:tab w:val="right" w:leader="dot" w:pos="9060"/>
        </w:tabs>
        <w:rPr>
          <w:del w:id="1428" w:author="Victor Cameo" w:date="2017-03-24T17:40:00Z"/>
          <w:rFonts w:asciiTheme="minorHAnsi" w:eastAsiaTheme="minorEastAsia" w:hAnsiTheme="minorHAnsi" w:cstheme="minorBidi"/>
          <w:noProof/>
          <w:sz w:val="24"/>
          <w:szCs w:val="24"/>
          <w:lang w:val="en-US" w:eastAsia="en-US"/>
        </w:rPr>
      </w:pPr>
      <w:del w:id="1429" w:author="Victor Cameo" w:date="2017-03-24T17:40:00Z">
        <w:r w:rsidRPr="00DF49EA" w:rsidDel="00DF49EA">
          <w:rPr>
            <w:rStyle w:val="Hyperlink"/>
            <w:noProof/>
          </w:rPr>
          <w:delText>Figure 8 Scalability for NAMD test case STMV.8M</w:delText>
        </w:r>
        <w:r w:rsidDel="00DF49EA">
          <w:rPr>
            <w:noProof/>
            <w:webHidden/>
          </w:rPr>
          <w:tab/>
          <w:delText>33</w:delText>
        </w:r>
      </w:del>
    </w:p>
    <w:p w14:paraId="00339F9B" w14:textId="77777777" w:rsidR="00DF49EA" w:rsidDel="00DF49EA" w:rsidRDefault="00DF49EA">
      <w:pPr>
        <w:pStyle w:val="TableofFigures"/>
        <w:tabs>
          <w:tab w:val="right" w:leader="dot" w:pos="9060"/>
        </w:tabs>
        <w:rPr>
          <w:del w:id="1430" w:author="Victor Cameo" w:date="2017-03-24T17:40:00Z"/>
          <w:rFonts w:asciiTheme="minorHAnsi" w:eastAsiaTheme="minorEastAsia" w:hAnsiTheme="minorHAnsi" w:cstheme="minorBidi"/>
          <w:noProof/>
          <w:sz w:val="24"/>
          <w:szCs w:val="24"/>
          <w:lang w:val="en-US" w:eastAsia="en-US"/>
        </w:rPr>
      </w:pPr>
      <w:del w:id="1431" w:author="Victor Cameo" w:date="2017-03-24T17:40:00Z">
        <w:r w:rsidRPr="00DF49EA" w:rsidDel="00DF49EA">
          <w:rPr>
            <w:rStyle w:val="Hyperlink"/>
            <w:noProof/>
          </w:rPr>
          <w:delText>Figure 9 Eigensolver performance on KNL and GPU</w:delText>
        </w:r>
        <w:r w:rsidDel="00DF49EA">
          <w:rPr>
            <w:noProof/>
            <w:webHidden/>
          </w:rPr>
          <w:tab/>
          <w:delText>34</w:delText>
        </w:r>
      </w:del>
    </w:p>
    <w:p w14:paraId="577EAE03" w14:textId="77777777" w:rsidR="00DF49EA" w:rsidDel="00DF49EA" w:rsidRDefault="00DF49EA">
      <w:pPr>
        <w:pStyle w:val="TableofFigures"/>
        <w:tabs>
          <w:tab w:val="right" w:leader="dot" w:pos="9060"/>
        </w:tabs>
        <w:rPr>
          <w:del w:id="1432" w:author="Victor Cameo" w:date="2017-03-24T17:40:00Z"/>
          <w:rFonts w:asciiTheme="minorHAnsi" w:eastAsiaTheme="minorEastAsia" w:hAnsiTheme="minorHAnsi" w:cstheme="minorBidi"/>
          <w:noProof/>
          <w:sz w:val="24"/>
          <w:szCs w:val="24"/>
          <w:lang w:val="en-US" w:eastAsia="en-US"/>
        </w:rPr>
      </w:pPr>
      <w:del w:id="1433" w:author="Victor Cameo" w:date="2017-03-24T17:40:00Z">
        <w:r w:rsidRPr="00DF49EA" w:rsidDel="00DF49EA">
          <w:rPr>
            <w:rStyle w:val="Hyperlink"/>
            <w:noProof/>
          </w:rPr>
          <w:delText>Figure 10 Small test case results for QCD, first implementation</w:delText>
        </w:r>
        <w:r w:rsidDel="00DF49EA">
          <w:rPr>
            <w:noProof/>
            <w:webHidden/>
          </w:rPr>
          <w:tab/>
          <w:delText>36</w:delText>
        </w:r>
      </w:del>
    </w:p>
    <w:p w14:paraId="31E6857B" w14:textId="77777777" w:rsidR="00DF49EA" w:rsidDel="00DF49EA" w:rsidRDefault="00DF49EA">
      <w:pPr>
        <w:pStyle w:val="TableofFigures"/>
        <w:tabs>
          <w:tab w:val="right" w:leader="dot" w:pos="9060"/>
        </w:tabs>
        <w:rPr>
          <w:del w:id="1434" w:author="Victor Cameo" w:date="2017-03-24T17:40:00Z"/>
          <w:rFonts w:asciiTheme="minorHAnsi" w:eastAsiaTheme="minorEastAsia" w:hAnsiTheme="minorHAnsi" w:cstheme="minorBidi"/>
          <w:noProof/>
          <w:sz w:val="24"/>
          <w:szCs w:val="24"/>
          <w:lang w:val="en-US" w:eastAsia="en-US"/>
        </w:rPr>
      </w:pPr>
      <w:del w:id="1435" w:author="Victor Cameo" w:date="2017-03-24T17:40:00Z">
        <w:r w:rsidRPr="00DF49EA" w:rsidDel="00DF49EA">
          <w:rPr>
            <w:rStyle w:val="Hyperlink"/>
            <w:noProof/>
          </w:rPr>
          <w:delText>Figure 11 Large test case results for QCD, first implementation</w:delText>
        </w:r>
        <w:r w:rsidDel="00DF49EA">
          <w:rPr>
            <w:noProof/>
            <w:webHidden/>
          </w:rPr>
          <w:tab/>
          <w:delText>36</w:delText>
        </w:r>
      </w:del>
    </w:p>
    <w:p w14:paraId="739B801E" w14:textId="77777777" w:rsidR="00DF49EA" w:rsidDel="00DF49EA" w:rsidRDefault="00DF49EA">
      <w:pPr>
        <w:pStyle w:val="TableofFigures"/>
        <w:tabs>
          <w:tab w:val="right" w:leader="dot" w:pos="9060"/>
        </w:tabs>
        <w:rPr>
          <w:del w:id="1436" w:author="Victor Cameo" w:date="2017-03-24T17:40:00Z"/>
          <w:rFonts w:asciiTheme="minorHAnsi" w:eastAsiaTheme="minorEastAsia" w:hAnsiTheme="minorHAnsi" w:cstheme="minorBidi"/>
          <w:noProof/>
          <w:sz w:val="24"/>
          <w:szCs w:val="24"/>
          <w:lang w:val="en-US" w:eastAsia="en-US"/>
        </w:rPr>
      </w:pPr>
      <w:del w:id="1437" w:author="Victor Cameo" w:date="2017-03-24T17:40:00Z">
        <w:r w:rsidRPr="00DF49EA" w:rsidDel="00DF49EA">
          <w:rPr>
            <w:rStyle w:val="Hyperlink"/>
            <w:noProof/>
          </w:rPr>
          <w:delText>Figure 12 shows the time taken by the full MILC 64x64x64x8 test cases on traditional CPU, Intel Knights Landing Xeon Phi and NVIDIA P100 (Pascal) GPU architectures.</w:delText>
        </w:r>
        <w:r w:rsidDel="00DF49EA">
          <w:rPr>
            <w:noProof/>
            <w:webHidden/>
          </w:rPr>
          <w:tab/>
          <w:delText>37</w:delText>
        </w:r>
      </w:del>
    </w:p>
    <w:p w14:paraId="2F8F0732" w14:textId="77777777" w:rsidR="00DF49EA" w:rsidDel="00DF49EA" w:rsidRDefault="00DF49EA">
      <w:pPr>
        <w:pStyle w:val="TableofFigures"/>
        <w:tabs>
          <w:tab w:val="right" w:leader="dot" w:pos="9060"/>
        </w:tabs>
        <w:rPr>
          <w:del w:id="1438" w:author="Victor Cameo" w:date="2017-03-24T17:40:00Z"/>
          <w:rFonts w:asciiTheme="minorHAnsi" w:eastAsiaTheme="minorEastAsia" w:hAnsiTheme="minorHAnsi" w:cstheme="minorBidi"/>
          <w:noProof/>
          <w:sz w:val="24"/>
          <w:szCs w:val="24"/>
          <w:lang w:val="en-US" w:eastAsia="en-US"/>
        </w:rPr>
      </w:pPr>
      <w:del w:id="1439" w:author="Victor Cameo" w:date="2017-03-24T17:40:00Z">
        <w:r w:rsidRPr="00DF49EA" w:rsidDel="00DF49EA">
          <w:rPr>
            <w:rStyle w:val="Hyperlink"/>
            <w:noProof/>
          </w:rPr>
          <w:delText>Figure 13 Result of second implementation of QCD on K40m GPU</w:delText>
        </w:r>
        <w:r w:rsidDel="00DF49EA">
          <w:rPr>
            <w:noProof/>
            <w:webHidden/>
          </w:rPr>
          <w:tab/>
          <w:delText>38</w:delText>
        </w:r>
      </w:del>
    </w:p>
    <w:p w14:paraId="1D13CC3A" w14:textId="77777777" w:rsidR="00DF49EA" w:rsidDel="00DF49EA" w:rsidRDefault="00DF49EA">
      <w:pPr>
        <w:pStyle w:val="TableofFigures"/>
        <w:tabs>
          <w:tab w:val="right" w:leader="dot" w:pos="9060"/>
        </w:tabs>
        <w:rPr>
          <w:del w:id="1440" w:author="Victor Cameo" w:date="2017-03-24T17:40:00Z"/>
          <w:rFonts w:asciiTheme="minorHAnsi" w:eastAsiaTheme="minorEastAsia" w:hAnsiTheme="minorHAnsi" w:cstheme="minorBidi"/>
          <w:noProof/>
          <w:sz w:val="24"/>
          <w:szCs w:val="24"/>
          <w:lang w:val="en-US" w:eastAsia="en-US"/>
        </w:rPr>
      </w:pPr>
      <w:del w:id="1441" w:author="Victor Cameo" w:date="2017-03-24T17:40:00Z">
        <w:r w:rsidRPr="00DF49EA" w:rsidDel="00DF49EA">
          <w:rPr>
            <w:rStyle w:val="Hyperlink"/>
            <w:noProof/>
          </w:rPr>
          <w:delText>Figure 14 Result of second implementation of QCD on P100 GPU</w:delText>
        </w:r>
        <w:r w:rsidDel="00DF49EA">
          <w:rPr>
            <w:noProof/>
            <w:webHidden/>
          </w:rPr>
          <w:tab/>
          <w:delText>39</w:delText>
        </w:r>
      </w:del>
    </w:p>
    <w:p w14:paraId="1B8E965A" w14:textId="77777777" w:rsidR="00DF49EA" w:rsidDel="00DF49EA" w:rsidRDefault="00DF49EA">
      <w:pPr>
        <w:pStyle w:val="TableofFigures"/>
        <w:tabs>
          <w:tab w:val="right" w:leader="dot" w:pos="9060"/>
        </w:tabs>
        <w:rPr>
          <w:del w:id="1442" w:author="Victor Cameo" w:date="2017-03-24T17:40:00Z"/>
          <w:rFonts w:asciiTheme="minorHAnsi" w:eastAsiaTheme="minorEastAsia" w:hAnsiTheme="minorHAnsi" w:cstheme="minorBidi"/>
          <w:noProof/>
          <w:sz w:val="24"/>
          <w:szCs w:val="24"/>
          <w:lang w:val="en-US" w:eastAsia="en-US"/>
        </w:rPr>
      </w:pPr>
      <w:del w:id="1443" w:author="Victor Cameo" w:date="2017-03-24T17:40:00Z">
        <w:r w:rsidRPr="00DF49EA" w:rsidDel="00DF49EA">
          <w:rPr>
            <w:rStyle w:val="Hyperlink"/>
            <w:noProof/>
          </w:rPr>
          <w:delText>Figure 15 Result of second implementation of QCD on P100 GPU on larger test case</w:delText>
        </w:r>
        <w:r w:rsidDel="00DF49EA">
          <w:rPr>
            <w:noProof/>
            <w:webHidden/>
          </w:rPr>
          <w:tab/>
          <w:delText>40</w:delText>
        </w:r>
      </w:del>
    </w:p>
    <w:p w14:paraId="482AC6E6" w14:textId="77777777" w:rsidR="00DF49EA" w:rsidDel="00DF49EA" w:rsidRDefault="00DF49EA">
      <w:pPr>
        <w:pStyle w:val="TableofFigures"/>
        <w:tabs>
          <w:tab w:val="right" w:leader="dot" w:pos="9060"/>
        </w:tabs>
        <w:rPr>
          <w:del w:id="1444" w:author="Victor Cameo" w:date="2017-03-24T17:40:00Z"/>
          <w:rFonts w:asciiTheme="minorHAnsi" w:eastAsiaTheme="minorEastAsia" w:hAnsiTheme="minorHAnsi" w:cstheme="minorBidi"/>
          <w:noProof/>
          <w:sz w:val="24"/>
          <w:szCs w:val="24"/>
          <w:lang w:val="en-US" w:eastAsia="en-US"/>
        </w:rPr>
      </w:pPr>
      <w:del w:id="1445" w:author="Victor Cameo" w:date="2017-03-24T17:40:00Z">
        <w:r w:rsidRPr="00DF49EA" w:rsidDel="00DF49EA">
          <w:rPr>
            <w:rStyle w:val="Hyperlink"/>
            <w:noProof/>
          </w:rPr>
          <w:delText>Figure 16 Result of second implementation of QCD on KNC</w:delText>
        </w:r>
        <w:r w:rsidDel="00DF49EA">
          <w:rPr>
            <w:noProof/>
            <w:webHidden/>
          </w:rPr>
          <w:tab/>
          <w:delText>41</w:delText>
        </w:r>
      </w:del>
    </w:p>
    <w:p w14:paraId="2C1D34FB" w14:textId="77777777" w:rsidR="00DF49EA" w:rsidDel="00DF49EA" w:rsidRDefault="00DF49EA">
      <w:pPr>
        <w:pStyle w:val="TableofFigures"/>
        <w:tabs>
          <w:tab w:val="right" w:leader="dot" w:pos="9060"/>
        </w:tabs>
        <w:rPr>
          <w:del w:id="1446" w:author="Victor Cameo" w:date="2017-03-24T17:40:00Z"/>
          <w:rFonts w:asciiTheme="minorHAnsi" w:eastAsiaTheme="minorEastAsia" w:hAnsiTheme="minorHAnsi" w:cstheme="minorBidi"/>
          <w:noProof/>
          <w:sz w:val="24"/>
          <w:szCs w:val="24"/>
          <w:lang w:val="en-US" w:eastAsia="en-US"/>
        </w:rPr>
      </w:pPr>
      <w:del w:id="1447" w:author="Victor Cameo" w:date="2017-03-24T17:40:00Z">
        <w:r w:rsidRPr="00DF49EA" w:rsidDel="00DF49EA">
          <w:rPr>
            <w:rStyle w:val="Hyperlink"/>
            <w:noProof/>
          </w:rPr>
          <w:delText>Figure 17 Result of second implementation of QCD on KNL</w:delText>
        </w:r>
        <w:r w:rsidDel="00DF49EA">
          <w:rPr>
            <w:noProof/>
            <w:webHidden/>
          </w:rPr>
          <w:tab/>
          <w:delText>42</w:delText>
        </w:r>
      </w:del>
    </w:p>
    <w:p w14:paraId="77864956" w14:textId="77777777" w:rsidR="00DF49EA" w:rsidDel="00DF49EA" w:rsidRDefault="00DF49EA">
      <w:pPr>
        <w:pStyle w:val="TableofFigures"/>
        <w:tabs>
          <w:tab w:val="right" w:leader="dot" w:pos="9060"/>
        </w:tabs>
        <w:rPr>
          <w:del w:id="1448" w:author="Victor Cameo" w:date="2017-03-24T17:40:00Z"/>
          <w:rFonts w:asciiTheme="minorHAnsi" w:eastAsiaTheme="minorEastAsia" w:hAnsiTheme="minorHAnsi" w:cstheme="minorBidi"/>
          <w:noProof/>
          <w:sz w:val="24"/>
          <w:szCs w:val="24"/>
          <w:lang w:val="en-US" w:eastAsia="en-US"/>
        </w:rPr>
      </w:pPr>
      <w:del w:id="1449" w:author="Victor Cameo" w:date="2017-03-24T17:40:00Z">
        <w:r w:rsidRPr="00DF49EA" w:rsidDel="00DF49EA">
          <w:rPr>
            <w:rStyle w:val="Hyperlink"/>
            <w:noProof/>
          </w:rPr>
          <w:delText>Figure 18 Result of second implementation of QCD on KNL on a larger test case</w:delText>
        </w:r>
        <w:r w:rsidDel="00DF49EA">
          <w:rPr>
            <w:noProof/>
            <w:webHidden/>
          </w:rPr>
          <w:tab/>
          <w:delText>43</w:delText>
        </w:r>
      </w:del>
    </w:p>
    <w:p w14:paraId="75B8655F" w14:textId="77777777" w:rsidR="00DF49EA" w:rsidDel="00DF49EA" w:rsidRDefault="00DF49EA">
      <w:pPr>
        <w:pStyle w:val="TableofFigures"/>
        <w:tabs>
          <w:tab w:val="right" w:leader="dot" w:pos="9060"/>
        </w:tabs>
        <w:rPr>
          <w:del w:id="1450" w:author="Victor Cameo" w:date="2017-03-24T17:40:00Z"/>
          <w:rFonts w:asciiTheme="minorHAnsi" w:eastAsiaTheme="minorEastAsia" w:hAnsiTheme="minorHAnsi" w:cstheme="minorBidi"/>
          <w:noProof/>
          <w:sz w:val="24"/>
          <w:szCs w:val="24"/>
          <w:lang w:val="en-US" w:eastAsia="en-US"/>
        </w:rPr>
      </w:pPr>
      <w:del w:id="1451" w:author="Victor Cameo" w:date="2017-03-24T17:40:00Z">
        <w:r w:rsidRPr="00DF49EA" w:rsidDel="00DF49EA">
          <w:rPr>
            <w:rStyle w:val="Hyperlink"/>
            <w:noProof/>
          </w:rPr>
          <w:delText>Figure 19 Scalability of Quantum Espresso on GPU for test case 1</w:delText>
        </w:r>
        <w:r w:rsidDel="00DF49EA">
          <w:rPr>
            <w:noProof/>
            <w:webHidden/>
          </w:rPr>
          <w:tab/>
          <w:delText>44</w:delText>
        </w:r>
      </w:del>
    </w:p>
    <w:p w14:paraId="3E15D48A" w14:textId="77777777" w:rsidR="00DF49EA" w:rsidDel="00DF49EA" w:rsidRDefault="00DF49EA">
      <w:pPr>
        <w:pStyle w:val="TableofFigures"/>
        <w:tabs>
          <w:tab w:val="right" w:leader="dot" w:pos="9060"/>
        </w:tabs>
        <w:rPr>
          <w:del w:id="1452" w:author="Victor Cameo" w:date="2017-03-24T17:40:00Z"/>
          <w:rFonts w:asciiTheme="minorHAnsi" w:eastAsiaTheme="minorEastAsia" w:hAnsiTheme="minorHAnsi" w:cstheme="minorBidi"/>
          <w:noProof/>
          <w:sz w:val="24"/>
          <w:szCs w:val="24"/>
          <w:lang w:val="en-US" w:eastAsia="en-US"/>
        </w:rPr>
      </w:pPr>
      <w:del w:id="1453" w:author="Victor Cameo" w:date="2017-03-24T17:40:00Z">
        <w:r w:rsidRPr="00DF49EA" w:rsidDel="00DF49EA">
          <w:rPr>
            <w:rStyle w:val="Hyperlink"/>
            <w:noProof/>
          </w:rPr>
          <w:delText>Figure 20 Scalability of Quantum Espresso on GPU for test case 2</w:delText>
        </w:r>
        <w:r w:rsidDel="00DF49EA">
          <w:rPr>
            <w:noProof/>
            <w:webHidden/>
          </w:rPr>
          <w:tab/>
          <w:delText>44</w:delText>
        </w:r>
      </w:del>
    </w:p>
    <w:p w14:paraId="668782AE" w14:textId="77777777" w:rsidR="00DF49EA" w:rsidDel="00DF49EA" w:rsidRDefault="00DF49EA">
      <w:pPr>
        <w:pStyle w:val="TableofFigures"/>
        <w:tabs>
          <w:tab w:val="right" w:leader="dot" w:pos="9060"/>
        </w:tabs>
        <w:rPr>
          <w:del w:id="1454" w:author="Victor Cameo" w:date="2017-03-24T17:40:00Z"/>
          <w:rFonts w:asciiTheme="minorHAnsi" w:eastAsiaTheme="minorEastAsia" w:hAnsiTheme="minorHAnsi" w:cstheme="minorBidi"/>
          <w:noProof/>
          <w:sz w:val="24"/>
          <w:szCs w:val="24"/>
          <w:lang w:val="en-US" w:eastAsia="en-US"/>
        </w:rPr>
      </w:pPr>
      <w:del w:id="1455" w:author="Victor Cameo" w:date="2017-03-24T17:40:00Z">
        <w:r w:rsidRPr="00DF49EA" w:rsidDel="00DF49EA">
          <w:rPr>
            <w:rStyle w:val="Hyperlink"/>
            <w:noProof/>
          </w:rPr>
          <w:delText>Figure 21 Scalability of Quantum Espresso on KNL for test case 1</w:delText>
        </w:r>
        <w:r w:rsidDel="00DF49EA">
          <w:rPr>
            <w:noProof/>
            <w:webHidden/>
          </w:rPr>
          <w:tab/>
          <w:delText>45</w:delText>
        </w:r>
      </w:del>
    </w:p>
    <w:p w14:paraId="77AD312A" w14:textId="77777777" w:rsidR="00DF49EA" w:rsidDel="00DF49EA" w:rsidRDefault="00DF49EA">
      <w:pPr>
        <w:pStyle w:val="TableofFigures"/>
        <w:tabs>
          <w:tab w:val="right" w:leader="dot" w:pos="9060"/>
        </w:tabs>
        <w:rPr>
          <w:del w:id="1456" w:author="Victor Cameo" w:date="2017-03-24T17:40:00Z"/>
          <w:rFonts w:asciiTheme="minorHAnsi" w:eastAsiaTheme="minorEastAsia" w:hAnsiTheme="minorHAnsi" w:cstheme="minorBidi"/>
          <w:noProof/>
          <w:sz w:val="24"/>
          <w:szCs w:val="24"/>
          <w:lang w:val="en-US" w:eastAsia="en-US"/>
        </w:rPr>
      </w:pPr>
      <w:del w:id="1457" w:author="Victor Cameo" w:date="2017-03-24T17:40:00Z">
        <w:r w:rsidRPr="00DF49EA" w:rsidDel="00DF49EA">
          <w:rPr>
            <w:rStyle w:val="Hyperlink"/>
            <w:noProof/>
          </w:rPr>
          <w:delText>Figure 22 Quantum Espresso - KNL vs BDW vs BGQ (at scale)</w:delText>
        </w:r>
        <w:r w:rsidDel="00DF49EA">
          <w:rPr>
            <w:noProof/>
            <w:webHidden/>
          </w:rPr>
          <w:tab/>
          <w:delText>46</w:delText>
        </w:r>
      </w:del>
    </w:p>
    <w:p w14:paraId="601B843D" w14:textId="1374BA3F" w:rsidR="004A1F93" w:rsidDel="00DF49EA" w:rsidRDefault="004A1F93">
      <w:pPr>
        <w:pStyle w:val="TableofFigures"/>
        <w:tabs>
          <w:tab w:val="right" w:leader="dot" w:pos="9060"/>
        </w:tabs>
        <w:rPr>
          <w:del w:id="1458" w:author="Victor Cameo" w:date="2017-03-24T17:40:00Z"/>
          <w:rFonts w:asciiTheme="minorHAnsi" w:eastAsiaTheme="minorEastAsia" w:hAnsiTheme="minorHAnsi" w:cstheme="minorBidi"/>
          <w:noProof/>
          <w:sz w:val="24"/>
          <w:szCs w:val="24"/>
          <w:lang w:val="en-US" w:eastAsia="en-US"/>
        </w:rPr>
      </w:pPr>
      <w:del w:id="1459" w:author="Victor Cameo" w:date="2017-03-24T17:40:00Z">
        <w:r w:rsidRPr="00DF49EA" w:rsidDel="00DF49EA">
          <w:rPr>
            <w:rStyle w:val="Hyperlink"/>
            <w:noProof/>
          </w:rPr>
          <w:delText xml:space="preserve">Figure 1 </w:delText>
        </w:r>
        <w:r w:rsidR="00771EAC" w:rsidRPr="00DF49EA" w:rsidDel="00DF49EA">
          <w:rPr>
            <w:rStyle w:val="Hyperlink"/>
            <w:noProof/>
          </w:rPr>
          <w:delText>ALYA</w:delText>
        </w:r>
        <w:r w:rsidRPr="00DF49EA" w:rsidDel="00DF49EA">
          <w:rPr>
            <w:rStyle w:val="Hyperlink"/>
            <w:noProof/>
          </w:rPr>
          <w:delText xml:space="preserve"> benchmark results</w:delText>
        </w:r>
        <w:r w:rsidDel="00DF49EA">
          <w:rPr>
            <w:noProof/>
            <w:webHidden/>
          </w:rPr>
          <w:tab/>
          <w:delText>16</w:delText>
        </w:r>
      </w:del>
    </w:p>
    <w:p w14:paraId="1AAD0EED" w14:textId="77777777" w:rsidR="004A1F93" w:rsidDel="00DF49EA" w:rsidRDefault="004A1F93">
      <w:pPr>
        <w:pStyle w:val="TableofFigures"/>
        <w:tabs>
          <w:tab w:val="right" w:leader="dot" w:pos="9060"/>
        </w:tabs>
        <w:rPr>
          <w:del w:id="1460" w:author="Victor Cameo" w:date="2017-03-24T17:40:00Z"/>
          <w:rFonts w:asciiTheme="minorHAnsi" w:eastAsiaTheme="minorEastAsia" w:hAnsiTheme="minorHAnsi" w:cstheme="minorBidi"/>
          <w:noProof/>
          <w:sz w:val="24"/>
          <w:szCs w:val="24"/>
          <w:lang w:val="en-US" w:eastAsia="en-US"/>
        </w:rPr>
      </w:pPr>
      <w:del w:id="1461" w:author="Victor Cameo" w:date="2017-03-24T17:40:00Z">
        <w:r w:rsidRPr="00DF49EA" w:rsidDel="00DF49EA">
          <w:rPr>
            <w:rStyle w:val="Hyperlink"/>
            <w:noProof/>
          </w:rPr>
          <w:delText>Figure 2 Code_Saturne's performance on KNLs. AMG is used as a solver in V4.2.2.</w:delText>
        </w:r>
        <w:r w:rsidDel="00DF49EA">
          <w:rPr>
            <w:noProof/>
            <w:webHidden/>
          </w:rPr>
          <w:tab/>
          <w:delText>17</w:delText>
        </w:r>
      </w:del>
    </w:p>
    <w:p w14:paraId="7C2249C0" w14:textId="77777777" w:rsidR="004A1F93" w:rsidDel="00DF49EA" w:rsidRDefault="004A1F93">
      <w:pPr>
        <w:pStyle w:val="TableofFigures"/>
        <w:tabs>
          <w:tab w:val="right" w:leader="dot" w:pos="9060"/>
        </w:tabs>
        <w:rPr>
          <w:del w:id="1462" w:author="Victor Cameo" w:date="2017-03-24T17:40:00Z"/>
          <w:rFonts w:asciiTheme="minorHAnsi" w:eastAsiaTheme="minorEastAsia" w:hAnsiTheme="minorHAnsi" w:cstheme="minorBidi"/>
          <w:noProof/>
          <w:sz w:val="24"/>
          <w:szCs w:val="24"/>
          <w:lang w:val="en-US" w:eastAsia="en-US"/>
        </w:rPr>
      </w:pPr>
      <w:del w:id="1463" w:author="Victor Cameo" w:date="2017-03-24T17:40:00Z">
        <w:r w:rsidRPr="00DF49EA" w:rsidDel="00DF49EA">
          <w:rPr>
            <w:rStyle w:val="Hyperlink"/>
            <w:noProof/>
          </w:rPr>
          <w:delText>Figure 3 Test case 1 of CP2K on the ARCHER cluster</w:delText>
        </w:r>
        <w:r w:rsidDel="00DF49EA">
          <w:rPr>
            <w:noProof/>
            <w:webHidden/>
          </w:rPr>
          <w:tab/>
          <w:delText>19</w:delText>
        </w:r>
      </w:del>
    </w:p>
    <w:p w14:paraId="4A7438AB" w14:textId="77777777" w:rsidR="004A1F93" w:rsidDel="00DF49EA" w:rsidRDefault="004A1F93">
      <w:pPr>
        <w:pStyle w:val="TableofFigures"/>
        <w:tabs>
          <w:tab w:val="right" w:leader="dot" w:pos="9060"/>
        </w:tabs>
        <w:rPr>
          <w:del w:id="1464" w:author="Victor Cameo" w:date="2017-03-24T17:40:00Z"/>
          <w:rFonts w:asciiTheme="minorHAnsi" w:eastAsiaTheme="minorEastAsia" w:hAnsiTheme="minorHAnsi" w:cstheme="minorBidi"/>
          <w:noProof/>
          <w:sz w:val="24"/>
          <w:szCs w:val="24"/>
          <w:lang w:val="en-US" w:eastAsia="en-US"/>
        </w:rPr>
      </w:pPr>
      <w:del w:id="1465" w:author="Victor Cameo" w:date="2017-03-24T17:40:00Z">
        <w:r w:rsidRPr="00DF49EA" w:rsidDel="00DF49EA">
          <w:rPr>
            <w:rStyle w:val="Hyperlink"/>
            <w:noProof/>
          </w:rPr>
          <w:delText>Figure 4 Parallel scaling of GPAW</w:delText>
        </w:r>
        <w:r w:rsidDel="00DF49EA">
          <w:rPr>
            <w:noProof/>
            <w:webHidden/>
          </w:rPr>
          <w:tab/>
          <w:delText>20</w:delText>
        </w:r>
      </w:del>
    </w:p>
    <w:p w14:paraId="67AEE3F1" w14:textId="77777777" w:rsidR="004A1F93" w:rsidDel="00DF49EA" w:rsidRDefault="004A1F93">
      <w:pPr>
        <w:pStyle w:val="TableofFigures"/>
        <w:tabs>
          <w:tab w:val="right" w:leader="dot" w:pos="9060"/>
        </w:tabs>
        <w:rPr>
          <w:del w:id="1466" w:author="Victor Cameo" w:date="2017-03-24T17:40:00Z"/>
          <w:rFonts w:asciiTheme="minorHAnsi" w:eastAsiaTheme="minorEastAsia" w:hAnsiTheme="minorHAnsi" w:cstheme="minorBidi"/>
          <w:noProof/>
          <w:sz w:val="24"/>
          <w:szCs w:val="24"/>
          <w:lang w:val="en-US" w:eastAsia="en-US"/>
        </w:rPr>
      </w:pPr>
      <w:del w:id="1467" w:author="Victor Cameo" w:date="2017-03-24T17:40:00Z">
        <w:r w:rsidRPr="00DF49EA" w:rsidDel="00DF49EA">
          <w:rPr>
            <w:rStyle w:val="Hyperlink"/>
            <w:noProof/>
          </w:rPr>
          <w:delText>Figure 5 Scalability for GROMACS test case GluCL Ion Channel</w:delText>
        </w:r>
        <w:r w:rsidDel="00DF49EA">
          <w:rPr>
            <w:noProof/>
            <w:webHidden/>
          </w:rPr>
          <w:tab/>
          <w:delText>21</w:delText>
        </w:r>
      </w:del>
    </w:p>
    <w:p w14:paraId="3B6B7D00" w14:textId="77777777" w:rsidR="004A1F93" w:rsidDel="00DF49EA" w:rsidRDefault="004A1F93">
      <w:pPr>
        <w:pStyle w:val="TableofFigures"/>
        <w:tabs>
          <w:tab w:val="right" w:leader="dot" w:pos="9060"/>
        </w:tabs>
        <w:rPr>
          <w:del w:id="1468" w:author="Victor Cameo" w:date="2017-03-24T17:40:00Z"/>
          <w:rFonts w:asciiTheme="minorHAnsi" w:eastAsiaTheme="minorEastAsia" w:hAnsiTheme="minorHAnsi" w:cstheme="minorBidi"/>
          <w:noProof/>
          <w:sz w:val="24"/>
          <w:szCs w:val="24"/>
          <w:lang w:val="en-US" w:eastAsia="en-US"/>
        </w:rPr>
      </w:pPr>
      <w:del w:id="1469" w:author="Victor Cameo" w:date="2017-03-24T17:40:00Z">
        <w:r w:rsidRPr="00DF49EA" w:rsidDel="00DF49EA">
          <w:rPr>
            <w:rStyle w:val="Hyperlink"/>
            <w:noProof/>
          </w:rPr>
          <w:delText>Figure 6 Scalability for GROMACS test case Lignocellulose</w:delText>
        </w:r>
        <w:r w:rsidDel="00DF49EA">
          <w:rPr>
            <w:noProof/>
            <w:webHidden/>
          </w:rPr>
          <w:tab/>
          <w:delText>22</w:delText>
        </w:r>
      </w:del>
    </w:p>
    <w:p w14:paraId="25A74AC9" w14:textId="77777777" w:rsidR="004A1F93" w:rsidDel="00DF49EA" w:rsidRDefault="004A1F93">
      <w:pPr>
        <w:pStyle w:val="TableofFigures"/>
        <w:tabs>
          <w:tab w:val="right" w:leader="dot" w:pos="9060"/>
        </w:tabs>
        <w:rPr>
          <w:del w:id="1470" w:author="Victor Cameo" w:date="2017-03-24T17:40:00Z"/>
          <w:rFonts w:asciiTheme="minorHAnsi" w:eastAsiaTheme="minorEastAsia" w:hAnsiTheme="minorHAnsi" w:cstheme="minorBidi"/>
          <w:noProof/>
          <w:sz w:val="24"/>
          <w:szCs w:val="24"/>
          <w:lang w:val="en-US" w:eastAsia="en-US"/>
        </w:rPr>
      </w:pPr>
      <w:del w:id="1471" w:author="Victor Cameo" w:date="2017-03-24T17:40:00Z">
        <w:r w:rsidRPr="00DF49EA" w:rsidDel="00DF49EA">
          <w:rPr>
            <w:rStyle w:val="Hyperlink"/>
            <w:noProof/>
          </w:rPr>
          <w:delText>Figure 7 Scalability for NAMD test case STMV.1M</w:delText>
        </w:r>
        <w:r w:rsidDel="00DF49EA">
          <w:rPr>
            <w:noProof/>
            <w:webHidden/>
          </w:rPr>
          <w:tab/>
          <w:delText>23</w:delText>
        </w:r>
      </w:del>
    </w:p>
    <w:p w14:paraId="1DECB612" w14:textId="77777777" w:rsidR="004A1F93" w:rsidDel="00DF49EA" w:rsidRDefault="004A1F93">
      <w:pPr>
        <w:pStyle w:val="TableofFigures"/>
        <w:tabs>
          <w:tab w:val="right" w:leader="dot" w:pos="9060"/>
        </w:tabs>
        <w:rPr>
          <w:del w:id="1472" w:author="Victor Cameo" w:date="2017-03-24T17:40:00Z"/>
          <w:rFonts w:asciiTheme="minorHAnsi" w:eastAsiaTheme="minorEastAsia" w:hAnsiTheme="minorHAnsi" w:cstheme="minorBidi"/>
          <w:noProof/>
          <w:sz w:val="24"/>
          <w:szCs w:val="24"/>
          <w:lang w:val="en-US" w:eastAsia="en-US"/>
        </w:rPr>
      </w:pPr>
      <w:del w:id="1473" w:author="Victor Cameo" w:date="2017-03-24T17:40:00Z">
        <w:r w:rsidRPr="00DF49EA" w:rsidDel="00DF49EA">
          <w:rPr>
            <w:rStyle w:val="Hyperlink"/>
            <w:noProof/>
          </w:rPr>
          <w:delText>Figure 8 Scalability for NAMD test case STMV.8M</w:delText>
        </w:r>
        <w:r w:rsidDel="00DF49EA">
          <w:rPr>
            <w:noProof/>
            <w:webHidden/>
          </w:rPr>
          <w:tab/>
          <w:delText>23</w:delText>
        </w:r>
      </w:del>
    </w:p>
    <w:p w14:paraId="1D119B18" w14:textId="77777777" w:rsidR="004A1F93" w:rsidDel="00DF49EA" w:rsidRDefault="004A1F93">
      <w:pPr>
        <w:pStyle w:val="TableofFigures"/>
        <w:tabs>
          <w:tab w:val="right" w:leader="dot" w:pos="9060"/>
        </w:tabs>
        <w:rPr>
          <w:del w:id="1474" w:author="Victor Cameo" w:date="2017-03-24T17:40:00Z"/>
          <w:rFonts w:asciiTheme="minorHAnsi" w:eastAsiaTheme="minorEastAsia" w:hAnsiTheme="minorHAnsi" w:cstheme="minorBidi"/>
          <w:noProof/>
          <w:sz w:val="24"/>
          <w:szCs w:val="24"/>
          <w:lang w:val="en-US" w:eastAsia="en-US"/>
        </w:rPr>
      </w:pPr>
      <w:del w:id="1475" w:author="Victor Cameo" w:date="2017-03-24T17:40:00Z">
        <w:r w:rsidRPr="00DF49EA" w:rsidDel="00DF49EA">
          <w:rPr>
            <w:rStyle w:val="Hyperlink"/>
            <w:noProof/>
          </w:rPr>
          <w:delText>Figure 9 Eigensolver performance on KNL and GPU</w:delText>
        </w:r>
        <w:r w:rsidDel="00DF49EA">
          <w:rPr>
            <w:noProof/>
            <w:webHidden/>
          </w:rPr>
          <w:tab/>
          <w:delText>24</w:delText>
        </w:r>
      </w:del>
    </w:p>
    <w:p w14:paraId="4777B74B" w14:textId="77777777" w:rsidR="004A1F93" w:rsidDel="00DF49EA" w:rsidRDefault="004A1F93">
      <w:pPr>
        <w:pStyle w:val="TableofFigures"/>
        <w:tabs>
          <w:tab w:val="right" w:leader="dot" w:pos="9060"/>
        </w:tabs>
        <w:rPr>
          <w:del w:id="1476" w:author="Victor Cameo" w:date="2017-03-24T17:40:00Z"/>
          <w:rFonts w:asciiTheme="minorHAnsi" w:eastAsiaTheme="minorEastAsia" w:hAnsiTheme="minorHAnsi" w:cstheme="minorBidi"/>
          <w:noProof/>
          <w:sz w:val="24"/>
          <w:szCs w:val="24"/>
          <w:lang w:val="en-US" w:eastAsia="en-US"/>
        </w:rPr>
      </w:pPr>
      <w:del w:id="1477" w:author="Victor Cameo" w:date="2017-03-24T17:40:00Z">
        <w:r w:rsidRPr="00DF49EA" w:rsidDel="00DF49EA">
          <w:rPr>
            <w:rStyle w:val="Hyperlink"/>
            <w:noProof/>
          </w:rPr>
          <w:delText>Figure 10 Small test case results for QCD, first implementation</w:delText>
        </w:r>
        <w:r w:rsidDel="00DF49EA">
          <w:rPr>
            <w:noProof/>
            <w:webHidden/>
          </w:rPr>
          <w:tab/>
          <w:delText>26</w:delText>
        </w:r>
      </w:del>
    </w:p>
    <w:p w14:paraId="56BF8E56" w14:textId="77777777" w:rsidR="004A1F93" w:rsidDel="00DF49EA" w:rsidRDefault="004A1F93">
      <w:pPr>
        <w:pStyle w:val="TableofFigures"/>
        <w:tabs>
          <w:tab w:val="right" w:leader="dot" w:pos="9060"/>
        </w:tabs>
        <w:rPr>
          <w:del w:id="1478" w:author="Victor Cameo" w:date="2017-03-24T17:40:00Z"/>
          <w:rFonts w:asciiTheme="minorHAnsi" w:eastAsiaTheme="minorEastAsia" w:hAnsiTheme="minorHAnsi" w:cstheme="minorBidi"/>
          <w:noProof/>
          <w:sz w:val="24"/>
          <w:szCs w:val="24"/>
          <w:lang w:val="en-US" w:eastAsia="en-US"/>
        </w:rPr>
      </w:pPr>
      <w:del w:id="1479" w:author="Victor Cameo" w:date="2017-03-24T17:40:00Z">
        <w:r w:rsidRPr="00DF49EA" w:rsidDel="00DF49EA">
          <w:rPr>
            <w:rStyle w:val="Hyperlink"/>
            <w:noProof/>
          </w:rPr>
          <w:delText>Figure 11 Large test case results for QCD, first implementation</w:delText>
        </w:r>
        <w:r w:rsidDel="00DF49EA">
          <w:rPr>
            <w:noProof/>
            <w:webHidden/>
          </w:rPr>
          <w:tab/>
          <w:delText>26</w:delText>
        </w:r>
      </w:del>
    </w:p>
    <w:p w14:paraId="0DC46E22" w14:textId="77777777" w:rsidR="004A1F93" w:rsidDel="00DF49EA" w:rsidRDefault="004A1F93">
      <w:pPr>
        <w:pStyle w:val="TableofFigures"/>
        <w:tabs>
          <w:tab w:val="right" w:leader="dot" w:pos="9060"/>
        </w:tabs>
        <w:rPr>
          <w:del w:id="1480" w:author="Victor Cameo" w:date="2017-03-24T17:40:00Z"/>
          <w:rFonts w:asciiTheme="minorHAnsi" w:eastAsiaTheme="minorEastAsia" w:hAnsiTheme="minorHAnsi" w:cstheme="minorBidi"/>
          <w:noProof/>
          <w:sz w:val="24"/>
          <w:szCs w:val="24"/>
          <w:lang w:val="en-US" w:eastAsia="en-US"/>
        </w:rPr>
      </w:pPr>
      <w:del w:id="1481" w:author="Victor Cameo" w:date="2017-03-24T17:40:00Z">
        <w:r w:rsidRPr="00DF49EA" w:rsidDel="00DF49EA">
          <w:rPr>
            <w:rStyle w:val="Hyperlink"/>
            <w:noProof/>
          </w:rPr>
          <w:delText>Figure 12 shows the time taken by the full MILC 64x64x64x8 test cases on traditional CPU, Intel Knights Landing Xeon Phi and NVIDIA P100 (Pascal) GPU architectures.</w:delText>
        </w:r>
        <w:r w:rsidDel="00DF49EA">
          <w:rPr>
            <w:noProof/>
            <w:webHidden/>
          </w:rPr>
          <w:tab/>
          <w:delText>27</w:delText>
        </w:r>
      </w:del>
    </w:p>
    <w:p w14:paraId="43C1CF9D" w14:textId="77777777" w:rsidR="004A1F93" w:rsidDel="00DF49EA" w:rsidRDefault="004A1F93">
      <w:pPr>
        <w:pStyle w:val="TableofFigures"/>
        <w:tabs>
          <w:tab w:val="right" w:leader="dot" w:pos="9060"/>
        </w:tabs>
        <w:rPr>
          <w:del w:id="1482" w:author="Victor Cameo" w:date="2017-03-24T17:40:00Z"/>
          <w:rFonts w:asciiTheme="minorHAnsi" w:eastAsiaTheme="minorEastAsia" w:hAnsiTheme="minorHAnsi" w:cstheme="minorBidi"/>
          <w:noProof/>
          <w:sz w:val="24"/>
          <w:szCs w:val="24"/>
          <w:lang w:val="en-US" w:eastAsia="en-US"/>
        </w:rPr>
      </w:pPr>
      <w:del w:id="1483" w:author="Victor Cameo" w:date="2017-03-24T17:40:00Z">
        <w:r w:rsidRPr="00DF49EA" w:rsidDel="00DF49EA">
          <w:rPr>
            <w:rStyle w:val="Hyperlink"/>
            <w:noProof/>
          </w:rPr>
          <w:delText>Figure 13 Result of second implementation of QCD on K40m GPU</w:delText>
        </w:r>
        <w:r w:rsidDel="00DF49EA">
          <w:rPr>
            <w:noProof/>
            <w:webHidden/>
          </w:rPr>
          <w:tab/>
          <w:delText>28</w:delText>
        </w:r>
      </w:del>
    </w:p>
    <w:p w14:paraId="7D469BE3" w14:textId="77777777" w:rsidR="004A1F93" w:rsidDel="00DF49EA" w:rsidRDefault="004A1F93">
      <w:pPr>
        <w:pStyle w:val="TableofFigures"/>
        <w:tabs>
          <w:tab w:val="right" w:leader="dot" w:pos="9060"/>
        </w:tabs>
        <w:rPr>
          <w:del w:id="1484" w:author="Victor Cameo" w:date="2017-03-24T17:40:00Z"/>
          <w:rFonts w:asciiTheme="minorHAnsi" w:eastAsiaTheme="minorEastAsia" w:hAnsiTheme="minorHAnsi" w:cstheme="minorBidi"/>
          <w:noProof/>
          <w:sz w:val="24"/>
          <w:szCs w:val="24"/>
          <w:lang w:val="en-US" w:eastAsia="en-US"/>
        </w:rPr>
      </w:pPr>
      <w:del w:id="1485" w:author="Victor Cameo" w:date="2017-03-24T17:40:00Z">
        <w:r w:rsidRPr="00DF49EA" w:rsidDel="00DF49EA">
          <w:rPr>
            <w:rStyle w:val="Hyperlink"/>
            <w:noProof/>
          </w:rPr>
          <w:delText>Figure 14 Result of second implementation of QCD on P100 GPU</w:delText>
        </w:r>
        <w:r w:rsidDel="00DF49EA">
          <w:rPr>
            <w:noProof/>
            <w:webHidden/>
          </w:rPr>
          <w:tab/>
          <w:delText>29</w:delText>
        </w:r>
      </w:del>
    </w:p>
    <w:p w14:paraId="18D75C36" w14:textId="77777777" w:rsidR="004A1F93" w:rsidDel="00DF49EA" w:rsidRDefault="004A1F93">
      <w:pPr>
        <w:pStyle w:val="TableofFigures"/>
        <w:tabs>
          <w:tab w:val="right" w:leader="dot" w:pos="9060"/>
        </w:tabs>
        <w:rPr>
          <w:del w:id="1486" w:author="Victor Cameo" w:date="2017-03-24T17:40:00Z"/>
          <w:rFonts w:asciiTheme="minorHAnsi" w:eastAsiaTheme="minorEastAsia" w:hAnsiTheme="minorHAnsi" w:cstheme="minorBidi"/>
          <w:noProof/>
          <w:sz w:val="24"/>
          <w:szCs w:val="24"/>
          <w:lang w:val="en-US" w:eastAsia="en-US"/>
        </w:rPr>
      </w:pPr>
      <w:del w:id="1487" w:author="Victor Cameo" w:date="2017-03-24T17:40:00Z">
        <w:r w:rsidRPr="00DF49EA" w:rsidDel="00DF49EA">
          <w:rPr>
            <w:rStyle w:val="Hyperlink"/>
            <w:noProof/>
          </w:rPr>
          <w:delText>Figure 15 Result of second implementation of QCD on P100 GPU on larger test case</w:delText>
        </w:r>
        <w:r w:rsidDel="00DF49EA">
          <w:rPr>
            <w:noProof/>
            <w:webHidden/>
          </w:rPr>
          <w:tab/>
          <w:delText>30</w:delText>
        </w:r>
      </w:del>
    </w:p>
    <w:p w14:paraId="18F94A21" w14:textId="77777777" w:rsidR="004A1F93" w:rsidDel="00DF49EA" w:rsidRDefault="004A1F93">
      <w:pPr>
        <w:pStyle w:val="TableofFigures"/>
        <w:tabs>
          <w:tab w:val="right" w:leader="dot" w:pos="9060"/>
        </w:tabs>
        <w:rPr>
          <w:del w:id="1488" w:author="Victor Cameo" w:date="2017-03-24T17:40:00Z"/>
          <w:rFonts w:asciiTheme="minorHAnsi" w:eastAsiaTheme="minorEastAsia" w:hAnsiTheme="minorHAnsi" w:cstheme="minorBidi"/>
          <w:noProof/>
          <w:sz w:val="24"/>
          <w:szCs w:val="24"/>
          <w:lang w:val="en-US" w:eastAsia="en-US"/>
        </w:rPr>
      </w:pPr>
      <w:del w:id="1489" w:author="Victor Cameo" w:date="2017-03-24T17:40:00Z">
        <w:r w:rsidRPr="00DF49EA" w:rsidDel="00DF49EA">
          <w:rPr>
            <w:rStyle w:val="Hyperlink"/>
            <w:noProof/>
          </w:rPr>
          <w:delText>Figure 16 Result of second implementation of QCD on KNC</w:delText>
        </w:r>
        <w:r w:rsidDel="00DF49EA">
          <w:rPr>
            <w:noProof/>
            <w:webHidden/>
          </w:rPr>
          <w:tab/>
          <w:delText>31</w:delText>
        </w:r>
      </w:del>
    </w:p>
    <w:p w14:paraId="2E9D848B" w14:textId="77777777" w:rsidR="004A1F93" w:rsidDel="00DF49EA" w:rsidRDefault="004A1F93">
      <w:pPr>
        <w:pStyle w:val="TableofFigures"/>
        <w:tabs>
          <w:tab w:val="right" w:leader="dot" w:pos="9060"/>
        </w:tabs>
        <w:rPr>
          <w:del w:id="1490" w:author="Victor Cameo" w:date="2017-03-24T17:40:00Z"/>
          <w:rFonts w:asciiTheme="minorHAnsi" w:eastAsiaTheme="minorEastAsia" w:hAnsiTheme="minorHAnsi" w:cstheme="minorBidi"/>
          <w:noProof/>
          <w:sz w:val="24"/>
          <w:szCs w:val="24"/>
          <w:lang w:val="en-US" w:eastAsia="en-US"/>
        </w:rPr>
      </w:pPr>
      <w:del w:id="1491" w:author="Victor Cameo" w:date="2017-03-24T17:40:00Z">
        <w:r w:rsidRPr="00DF49EA" w:rsidDel="00DF49EA">
          <w:rPr>
            <w:rStyle w:val="Hyperlink"/>
            <w:noProof/>
          </w:rPr>
          <w:delText>Figure 17 Result of second implementation of QCD on KNL</w:delText>
        </w:r>
        <w:r w:rsidDel="00DF49EA">
          <w:rPr>
            <w:noProof/>
            <w:webHidden/>
          </w:rPr>
          <w:tab/>
          <w:delText>32</w:delText>
        </w:r>
      </w:del>
    </w:p>
    <w:p w14:paraId="6BF296F2" w14:textId="77777777" w:rsidR="004A1F93" w:rsidDel="00DF49EA" w:rsidRDefault="004A1F93">
      <w:pPr>
        <w:pStyle w:val="TableofFigures"/>
        <w:tabs>
          <w:tab w:val="right" w:leader="dot" w:pos="9060"/>
        </w:tabs>
        <w:rPr>
          <w:del w:id="1492" w:author="Victor Cameo" w:date="2017-03-24T17:40:00Z"/>
          <w:rFonts w:asciiTheme="minorHAnsi" w:eastAsiaTheme="minorEastAsia" w:hAnsiTheme="minorHAnsi" w:cstheme="minorBidi"/>
          <w:noProof/>
          <w:sz w:val="24"/>
          <w:szCs w:val="24"/>
          <w:lang w:val="en-US" w:eastAsia="en-US"/>
        </w:rPr>
      </w:pPr>
      <w:del w:id="1493" w:author="Victor Cameo" w:date="2017-03-24T17:40:00Z">
        <w:r w:rsidRPr="00DF49EA" w:rsidDel="00DF49EA">
          <w:rPr>
            <w:rStyle w:val="Hyperlink"/>
            <w:noProof/>
          </w:rPr>
          <w:delText>Figure 18 Result of second implementation of QCD on KNL on a larger test case</w:delText>
        </w:r>
        <w:r w:rsidDel="00DF49EA">
          <w:rPr>
            <w:noProof/>
            <w:webHidden/>
          </w:rPr>
          <w:tab/>
          <w:delText>33</w:delText>
        </w:r>
      </w:del>
    </w:p>
    <w:p w14:paraId="5495A292" w14:textId="77777777" w:rsidR="004A1F93" w:rsidDel="00DF49EA" w:rsidRDefault="004A1F93">
      <w:pPr>
        <w:pStyle w:val="TableofFigures"/>
        <w:tabs>
          <w:tab w:val="right" w:leader="dot" w:pos="9060"/>
        </w:tabs>
        <w:rPr>
          <w:del w:id="1494" w:author="Victor Cameo" w:date="2017-03-24T17:40:00Z"/>
          <w:rFonts w:asciiTheme="minorHAnsi" w:eastAsiaTheme="minorEastAsia" w:hAnsiTheme="minorHAnsi" w:cstheme="minorBidi"/>
          <w:noProof/>
          <w:sz w:val="24"/>
          <w:szCs w:val="24"/>
          <w:lang w:val="en-US" w:eastAsia="en-US"/>
        </w:rPr>
      </w:pPr>
      <w:del w:id="1495" w:author="Victor Cameo" w:date="2017-03-24T17:40:00Z">
        <w:r w:rsidRPr="00DF49EA" w:rsidDel="00DF49EA">
          <w:rPr>
            <w:rStyle w:val="Hyperlink"/>
            <w:noProof/>
          </w:rPr>
          <w:delText>Figure 19 Scalability of Quantum Espresso on GPU for test case 1</w:delText>
        </w:r>
        <w:r w:rsidDel="00DF49EA">
          <w:rPr>
            <w:noProof/>
            <w:webHidden/>
          </w:rPr>
          <w:tab/>
          <w:delText>34</w:delText>
        </w:r>
      </w:del>
    </w:p>
    <w:p w14:paraId="0B8AA12B" w14:textId="77777777" w:rsidR="004A1F93" w:rsidDel="00DF49EA" w:rsidRDefault="004A1F93">
      <w:pPr>
        <w:pStyle w:val="TableofFigures"/>
        <w:tabs>
          <w:tab w:val="right" w:leader="dot" w:pos="9060"/>
        </w:tabs>
        <w:rPr>
          <w:del w:id="1496" w:author="Victor Cameo" w:date="2017-03-24T17:40:00Z"/>
          <w:rFonts w:asciiTheme="minorHAnsi" w:eastAsiaTheme="minorEastAsia" w:hAnsiTheme="minorHAnsi" w:cstheme="minorBidi"/>
          <w:noProof/>
          <w:sz w:val="24"/>
          <w:szCs w:val="24"/>
          <w:lang w:val="en-US" w:eastAsia="en-US"/>
        </w:rPr>
      </w:pPr>
      <w:del w:id="1497" w:author="Victor Cameo" w:date="2017-03-24T17:40:00Z">
        <w:r w:rsidRPr="00DF49EA" w:rsidDel="00DF49EA">
          <w:rPr>
            <w:rStyle w:val="Hyperlink"/>
            <w:noProof/>
          </w:rPr>
          <w:delText>Figure 20 Scalability of Quantum Espresso on GPU for test case 2</w:delText>
        </w:r>
        <w:r w:rsidDel="00DF49EA">
          <w:rPr>
            <w:noProof/>
            <w:webHidden/>
          </w:rPr>
          <w:tab/>
          <w:delText>34</w:delText>
        </w:r>
      </w:del>
    </w:p>
    <w:p w14:paraId="6055B833" w14:textId="77777777" w:rsidR="004A1F93" w:rsidDel="00DF49EA" w:rsidRDefault="004A1F93">
      <w:pPr>
        <w:pStyle w:val="TableofFigures"/>
        <w:tabs>
          <w:tab w:val="right" w:leader="dot" w:pos="9060"/>
        </w:tabs>
        <w:rPr>
          <w:del w:id="1498" w:author="Victor Cameo" w:date="2017-03-24T17:40:00Z"/>
          <w:rFonts w:asciiTheme="minorHAnsi" w:eastAsiaTheme="minorEastAsia" w:hAnsiTheme="minorHAnsi" w:cstheme="minorBidi"/>
          <w:noProof/>
          <w:sz w:val="24"/>
          <w:szCs w:val="24"/>
          <w:lang w:val="en-US" w:eastAsia="en-US"/>
        </w:rPr>
      </w:pPr>
      <w:del w:id="1499" w:author="Victor Cameo" w:date="2017-03-24T17:40:00Z">
        <w:r w:rsidRPr="00DF49EA" w:rsidDel="00DF49EA">
          <w:rPr>
            <w:rStyle w:val="Hyperlink"/>
            <w:noProof/>
          </w:rPr>
          <w:delText>Figure 21 Scalability of Quantum Espresso on KNL for test case 1</w:delText>
        </w:r>
        <w:r w:rsidDel="00DF49EA">
          <w:rPr>
            <w:noProof/>
            <w:webHidden/>
          </w:rPr>
          <w:tab/>
          <w:delText>35</w:delText>
        </w:r>
      </w:del>
    </w:p>
    <w:p w14:paraId="5388649A" w14:textId="77777777" w:rsidR="004A1F93" w:rsidDel="00DF49EA" w:rsidRDefault="004A1F93">
      <w:pPr>
        <w:pStyle w:val="TableofFigures"/>
        <w:tabs>
          <w:tab w:val="right" w:leader="dot" w:pos="9060"/>
        </w:tabs>
        <w:rPr>
          <w:del w:id="1500" w:author="Victor Cameo" w:date="2017-03-24T17:40:00Z"/>
          <w:rFonts w:asciiTheme="minorHAnsi" w:eastAsiaTheme="minorEastAsia" w:hAnsiTheme="minorHAnsi" w:cstheme="minorBidi"/>
          <w:noProof/>
          <w:sz w:val="24"/>
          <w:szCs w:val="24"/>
          <w:lang w:val="en-US" w:eastAsia="en-US"/>
        </w:rPr>
      </w:pPr>
      <w:del w:id="1501" w:author="Victor Cameo" w:date="2017-03-24T17:40:00Z">
        <w:r w:rsidRPr="00DF49EA" w:rsidDel="00DF49EA">
          <w:rPr>
            <w:rStyle w:val="Hyperlink"/>
            <w:noProof/>
          </w:rPr>
          <w:delText>Figure 22 Quantum Espresso - KNL vs BDW vs BGQ (at scale)</w:delText>
        </w:r>
        <w:r w:rsidDel="00DF49EA">
          <w:rPr>
            <w:noProof/>
            <w:webHidden/>
          </w:rPr>
          <w:tab/>
          <w:delText>36</w:delText>
        </w:r>
      </w:del>
    </w:p>
    <w:p w14:paraId="63F439A1" w14:textId="77777777" w:rsidR="00C56AE4" w:rsidDel="004A1F93" w:rsidRDefault="00C56AE4">
      <w:pPr>
        <w:pStyle w:val="TableofFigures"/>
        <w:tabs>
          <w:tab w:val="right" w:leader="dot" w:pos="9060"/>
        </w:tabs>
        <w:rPr>
          <w:del w:id="1502" w:author="Victor Cameo" w:date="2017-03-23T02:20:00Z"/>
          <w:rFonts w:asciiTheme="minorHAnsi" w:eastAsiaTheme="minorEastAsia" w:hAnsiTheme="minorHAnsi" w:cstheme="minorBidi"/>
          <w:noProof/>
          <w:sz w:val="24"/>
          <w:szCs w:val="24"/>
          <w:lang w:val="en-US" w:eastAsia="en-US"/>
        </w:rPr>
      </w:pPr>
      <w:del w:id="1503" w:author="Victor Cameo" w:date="2017-03-23T02:20:00Z">
        <w:r w:rsidRPr="004A1F93" w:rsidDel="004A1F93">
          <w:rPr>
            <w:noProof/>
            <w:rPrChange w:id="1504" w:author="Victor Cameo" w:date="2017-03-23T02:20:00Z">
              <w:rPr>
                <w:rStyle w:val="Hyperlink"/>
                <w:noProof/>
              </w:rPr>
            </w:rPrChange>
          </w:rPr>
          <w:delText>Figure 2 Code_Saturne's performance on KNLs. AMG is used as a solver in V4.2.2.</w:delText>
        </w:r>
        <w:r w:rsidDel="004A1F93">
          <w:rPr>
            <w:noProof/>
            <w:webHidden/>
          </w:rPr>
          <w:tab/>
          <w:delText>16</w:delText>
        </w:r>
      </w:del>
    </w:p>
    <w:p w14:paraId="2B53B540" w14:textId="77777777" w:rsidR="00C56AE4" w:rsidDel="004A1F93" w:rsidRDefault="00C56AE4">
      <w:pPr>
        <w:pStyle w:val="TableofFigures"/>
        <w:tabs>
          <w:tab w:val="right" w:leader="dot" w:pos="9060"/>
        </w:tabs>
        <w:rPr>
          <w:del w:id="1505" w:author="Victor Cameo" w:date="2017-03-23T02:20:00Z"/>
          <w:rFonts w:asciiTheme="minorHAnsi" w:eastAsiaTheme="minorEastAsia" w:hAnsiTheme="minorHAnsi" w:cstheme="minorBidi"/>
          <w:noProof/>
          <w:sz w:val="24"/>
          <w:szCs w:val="24"/>
          <w:lang w:val="en-US" w:eastAsia="en-US"/>
        </w:rPr>
      </w:pPr>
      <w:del w:id="1506" w:author="Victor Cameo" w:date="2017-03-23T02:20:00Z">
        <w:r w:rsidRPr="004A1F93" w:rsidDel="004A1F93">
          <w:rPr>
            <w:noProof/>
            <w:rPrChange w:id="1507" w:author="Victor Cameo" w:date="2017-03-23T02:20:00Z">
              <w:rPr>
                <w:rStyle w:val="Hyperlink"/>
                <w:noProof/>
              </w:rPr>
            </w:rPrChange>
          </w:rPr>
          <w:delText>Figure 3 Test case 1 of CP2K on the ARCHER cluster</w:delText>
        </w:r>
        <w:r w:rsidDel="004A1F93">
          <w:rPr>
            <w:noProof/>
            <w:webHidden/>
          </w:rPr>
          <w:tab/>
          <w:delText>17</w:delText>
        </w:r>
      </w:del>
    </w:p>
    <w:p w14:paraId="455D10F9" w14:textId="77777777" w:rsidR="00C56AE4" w:rsidDel="004A1F93" w:rsidRDefault="00C56AE4">
      <w:pPr>
        <w:pStyle w:val="TableofFigures"/>
        <w:tabs>
          <w:tab w:val="right" w:leader="dot" w:pos="9060"/>
        </w:tabs>
        <w:rPr>
          <w:del w:id="1508" w:author="Victor Cameo" w:date="2017-03-23T02:20:00Z"/>
          <w:rFonts w:asciiTheme="minorHAnsi" w:eastAsiaTheme="minorEastAsia" w:hAnsiTheme="minorHAnsi" w:cstheme="minorBidi"/>
          <w:noProof/>
          <w:sz w:val="24"/>
          <w:szCs w:val="24"/>
          <w:lang w:val="en-US" w:eastAsia="en-US"/>
        </w:rPr>
      </w:pPr>
      <w:del w:id="1509" w:author="Victor Cameo" w:date="2017-03-23T02:20:00Z">
        <w:r w:rsidRPr="004A1F93" w:rsidDel="004A1F93">
          <w:rPr>
            <w:noProof/>
            <w:rPrChange w:id="1510" w:author="Victor Cameo" w:date="2017-03-23T02:20:00Z">
              <w:rPr>
                <w:rStyle w:val="Hyperlink"/>
                <w:noProof/>
              </w:rPr>
            </w:rPrChange>
          </w:rPr>
          <w:delText>Figure 4 Parallel scaling of GPAW</w:delText>
        </w:r>
        <w:r w:rsidDel="004A1F93">
          <w:rPr>
            <w:noProof/>
            <w:webHidden/>
          </w:rPr>
          <w:tab/>
          <w:delText>18</w:delText>
        </w:r>
      </w:del>
    </w:p>
    <w:p w14:paraId="1E60E731" w14:textId="77777777" w:rsidR="00C56AE4" w:rsidDel="004A1F93" w:rsidRDefault="00C56AE4">
      <w:pPr>
        <w:pStyle w:val="TableofFigures"/>
        <w:tabs>
          <w:tab w:val="right" w:leader="dot" w:pos="9060"/>
        </w:tabs>
        <w:rPr>
          <w:del w:id="1511" w:author="Victor Cameo" w:date="2017-03-23T02:20:00Z"/>
          <w:rFonts w:asciiTheme="minorHAnsi" w:eastAsiaTheme="minorEastAsia" w:hAnsiTheme="minorHAnsi" w:cstheme="minorBidi"/>
          <w:noProof/>
          <w:sz w:val="24"/>
          <w:szCs w:val="24"/>
          <w:lang w:val="en-US" w:eastAsia="en-US"/>
        </w:rPr>
      </w:pPr>
      <w:del w:id="1512" w:author="Victor Cameo" w:date="2017-03-23T02:20:00Z">
        <w:r w:rsidRPr="004A1F93" w:rsidDel="004A1F93">
          <w:rPr>
            <w:noProof/>
            <w:rPrChange w:id="1513" w:author="Victor Cameo" w:date="2017-03-23T02:20:00Z">
              <w:rPr>
                <w:rStyle w:val="Hyperlink"/>
                <w:noProof/>
              </w:rPr>
            </w:rPrChange>
          </w:rPr>
          <w:delText>Figure 5 Scalability for GROMACS test case GluCL Ion Channel</w:delText>
        </w:r>
        <w:r w:rsidDel="004A1F93">
          <w:rPr>
            <w:noProof/>
            <w:webHidden/>
          </w:rPr>
          <w:tab/>
          <w:delText>19</w:delText>
        </w:r>
      </w:del>
    </w:p>
    <w:p w14:paraId="06920843" w14:textId="77777777" w:rsidR="00C56AE4" w:rsidDel="004A1F93" w:rsidRDefault="00C56AE4">
      <w:pPr>
        <w:pStyle w:val="TableofFigures"/>
        <w:tabs>
          <w:tab w:val="right" w:leader="dot" w:pos="9060"/>
        </w:tabs>
        <w:rPr>
          <w:del w:id="1514" w:author="Victor Cameo" w:date="2017-03-23T02:20:00Z"/>
          <w:rFonts w:asciiTheme="minorHAnsi" w:eastAsiaTheme="minorEastAsia" w:hAnsiTheme="minorHAnsi" w:cstheme="minorBidi"/>
          <w:noProof/>
          <w:sz w:val="24"/>
          <w:szCs w:val="24"/>
          <w:lang w:val="en-US" w:eastAsia="en-US"/>
        </w:rPr>
      </w:pPr>
      <w:del w:id="1515" w:author="Victor Cameo" w:date="2017-03-23T02:20:00Z">
        <w:r w:rsidRPr="004A1F93" w:rsidDel="004A1F93">
          <w:rPr>
            <w:noProof/>
            <w:rPrChange w:id="1516" w:author="Victor Cameo" w:date="2017-03-23T02:20:00Z">
              <w:rPr>
                <w:rStyle w:val="Hyperlink"/>
                <w:noProof/>
              </w:rPr>
            </w:rPrChange>
          </w:rPr>
          <w:delText>Figure 7 Scalability for NAMD test case STMV.1M</w:delText>
        </w:r>
        <w:r w:rsidDel="004A1F93">
          <w:rPr>
            <w:noProof/>
            <w:webHidden/>
          </w:rPr>
          <w:tab/>
          <w:delText>21</w:delText>
        </w:r>
      </w:del>
    </w:p>
    <w:p w14:paraId="2B53B46E" w14:textId="77777777" w:rsidR="00C56AE4" w:rsidDel="004A1F93" w:rsidRDefault="00C56AE4">
      <w:pPr>
        <w:pStyle w:val="TableofFigures"/>
        <w:tabs>
          <w:tab w:val="right" w:leader="dot" w:pos="9060"/>
        </w:tabs>
        <w:rPr>
          <w:del w:id="1517" w:author="Victor Cameo" w:date="2017-03-23T02:20:00Z"/>
          <w:rFonts w:asciiTheme="minorHAnsi" w:eastAsiaTheme="minorEastAsia" w:hAnsiTheme="minorHAnsi" w:cstheme="minorBidi"/>
          <w:noProof/>
          <w:sz w:val="24"/>
          <w:szCs w:val="24"/>
          <w:lang w:val="en-US" w:eastAsia="en-US"/>
        </w:rPr>
      </w:pPr>
      <w:del w:id="1518" w:author="Victor Cameo" w:date="2017-03-23T02:20:00Z">
        <w:r w:rsidRPr="004A1F93" w:rsidDel="004A1F93">
          <w:rPr>
            <w:noProof/>
            <w:rPrChange w:id="1519" w:author="Victor Cameo" w:date="2017-03-23T02:20:00Z">
              <w:rPr>
                <w:rStyle w:val="Hyperlink"/>
                <w:noProof/>
              </w:rPr>
            </w:rPrChange>
          </w:rPr>
          <w:delText>Figure 8 Scalability for NAMD test case STMV.8M</w:delText>
        </w:r>
        <w:r w:rsidDel="004A1F93">
          <w:rPr>
            <w:noProof/>
            <w:webHidden/>
          </w:rPr>
          <w:tab/>
          <w:delText>21</w:delText>
        </w:r>
      </w:del>
    </w:p>
    <w:p w14:paraId="453D9B61" w14:textId="77777777" w:rsidR="00C56AE4" w:rsidDel="004A1F93" w:rsidRDefault="00C56AE4">
      <w:pPr>
        <w:pStyle w:val="TableofFigures"/>
        <w:tabs>
          <w:tab w:val="right" w:leader="dot" w:pos="9060"/>
        </w:tabs>
        <w:rPr>
          <w:del w:id="1520" w:author="Victor Cameo" w:date="2017-03-23T02:20:00Z"/>
          <w:rFonts w:asciiTheme="minorHAnsi" w:eastAsiaTheme="minorEastAsia" w:hAnsiTheme="minorHAnsi" w:cstheme="minorBidi"/>
          <w:noProof/>
          <w:sz w:val="24"/>
          <w:szCs w:val="24"/>
          <w:lang w:val="en-US" w:eastAsia="en-US"/>
        </w:rPr>
      </w:pPr>
      <w:del w:id="1521" w:author="Victor Cameo" w:date="2017-03-23T02:20:00Z">
        <w:r w:rsidRPr="004A1F93" w:rsidDel="004A1F93">
          <w:rPr>
            <w:noProof/>
            <w:rPrChange w:id="1522" w:author="Victor Cameo" w:date="2017-03-23T02:20:00Z">
              <w:rPr>
                <w:rStyle w:val="Hyperlink"/>
                <w:noProof/>
              </w:rPr>
            </w:rPrChange>
          </w:rPr>
          <w:delText>Figure 11 New architecture results</w:delText>
        </w:r>
        <w:r w:rsidDel="004A1F93">
          <w:rPr>
            <w:noProof/>
            <w:webHidden/>
          </w:rPr>
          <w:tab/>
          <w:delText>24</w:delText>
        </w:r>
      </w:del>
    </w:p>
    <w:p w14:paraId="677EB3A6" w14:textId="77777777" w:rsidR="00C56AE4" w:rsidDel="004A1F93" w:rsidRDefault="00C56AE4">
      <w:pPr>
        <w:pStyle w:val="TableofFigures"/>
        <w:tabs>
          <w:tab w:val="right" w:leader="dot" w:pos="9060"/>
        </w:tabs>
        <w:rPr>
          <w:del w:id="1523" w:author="Victor Cameo" w:date="2017-03-23T02:20:00Z"/>
          <w:rFonts w:asciiTheme="minorHAnsi" w:eastAsiaTheme="minorEastAsia" w:hAnsiTheme="minorHAnsi" w:cstheme="minorBidi"/>
          <w:noProof/>
          <w:sz w:val="24"/>
          <w:szCs w:val="24"/>
          <w:lang w:val="en-US" w:eastAsia="en-US"/>
        </w:rPr>
      </w:pPr>
      <w:del w:id="1524" w:author="Victor Cameo" w:date="2017-03-23T02:20:00Z">
        <w:r w:rsidRPr="004A1F93" w:rsidDel="004A1F93">
          <w:rPr>
            <w:noProof/>
            <w:rPrChange w:id="1525" w:author="Victor Cameo" w:date="2017-03-23T02:20:00Z">
              <w:rPr>
                <w:rStyle w:val="Hyperlink"/>
                <w:noProof/>
              </w:rPr>
            </w:rPrChange>
          </w:rPr>
          <w:delText>Figure 12 Result of second implementation of QCD on K40m GPU</w:delText>
        </w:r>
        <w:r w:rsidDel="004A1F93">
          <w:rPr>
            <w:noProof/>
            <w:webHidden/>
          </w:rPr>
          <w:tab/>
          <w:delText>25</w:delText>
        </w:r>
      </w:del>
    </w:p>
    <w:p w14:paraId="02BED83A" w14:textId="77777777" w:rsidR="00C56AE4" w:rsidDel="004A1F93" w:rsidRDefault="00C56AE4">
      <w:pPr>
        <w:pStyle w:val="TableofFigures"/>
        <w:tabs>
          <w:tab w:val="right" w:leader="dot" w:pos="9060"/>
        </w:tabs>
        <w:rPr>
          <w:del w:id="1526" w:author="Victor Cameo" w:date="2017-03-23T02:20:00Z"/>
          <w:rFonts w:asciiTheme="minorHAnsi" w:eastAsiaTheme="minorEastAsia" w:hAnsiTheme="minorHAnsi" w:cstheme="minorBidi"/>
          <w:noProof/>
          <w:sz w:val="24"/>
          <w:szCs w:val="24"/>
          <w:lang w:val="en-US" w:eastAsia="en-US"/>
        </w:rPr>
      </w:pPr>
      <w:del w:id="1527" w:author="Victor Cameo" w:date="2017-03-23T02:20:00Z">
        <w:r w:rsidRPr="004A1F93" w:rsidDel="004A1F93">
          <w:rPr>
            <w:noProof/>
            <w:rPrChange w:id="1528" w:author="Victor Cameo" w:date="2017-03-23T02:20:00Z">
              <w:rPr>
                <w:rStyle w:val="Hyperlink"/>
                <w:noProof/>
              </w:rPr>
            </w:rPrChange>
          </w:rPr>
          <w:delText>Figure 13 Result of second implementation of QCD on P100 GPU</w:delText>
        </w:r>
        <w:r w:rsidDel="004A1F93">
          <w:rPr>
            <w:noProof/>
            <w:webHidden/>
          </w:rPr>
          <w:tab/>
          <w:delText>26</w:delText>
        </w:r>
      </w:del>
    </w:p>
    <w:p w14:paraId="6E79D247" w14:textId="77777777" w:rsidR="00C56AE4" w:rsidDel="004A1F93" w:rsidRDefault="00C56AE4">
      <w:pPr>
        <w:pStyle w:val="TableofFigures"/>
        <w:tabs>
          <w:tab w:val="right" w:leader="dot" w:pos="9060"/>
        </w:tabs>
        <w:rPr>
          <w:del w:id="1529" w:author="Victor Cameo" w:date="2017-03-23T02:20:00Z"/>
          <w:rFonts w:asciiTheme="minorHAnsi" w:eastAsiaTheme="minorEastAsia" w:hAnsiTheme="minorHAnsi" w:cstheme="minorBidi"/>
          <w:noProof/>
          <w:sz w:val="24"/>
          <w:szCs w:val="24"/>
          <w:lang w:val="en-US" w:eastAsia="en-US"/>
        </w:rPr>
      </w:pPr>
      <w:del w:id="1530" w:author="Victor Cameo" w:date="2017-03-23T02:20:00Z">
        <w:r w:rsidRPr="004A1F93" w:rsidDel="004A1F93">
          <w:rPr>
            <w:noProof/>
            <w:rPrChange w:id="1531" w:author="Victor Cameo" w:date="2017-03-23T02:20:00Z">
              <w:rPr>
                <w:rStyle w:val="Hyperlink"/>
                <w:noProof/>
              </w:rPr>
            </w:rPrChange>
          </w:rPr>
          <w:delText>Figure 14 Result of second implementation of QCD on P100 GPU on larger test case</w:delText>
        </w:r>
        <w:r w:rsidDel="004A1F93">
          <w:rPr>
            <w:noProof/>
            <w:webHidden/>
          </w:rPr>
          <w:tab/>
          <w:delText>27</w:delText>
        </w:r>
      </w:del>
    </w:p>
    <w:p w14:paraId="5284EA40" w14:textId="77777777" w:rsidR="00C56AE4" w:rsidDel="004A1F93" w:rsidRDefault="00C56AE4">
      <w:pPr>
        <w:pStyle w:val="TableofFigures"/>
        <w:tabs>
          <w:tab w:val="right" w:leader="dot" w:pos="9060"/>
        </w:tabs>
        <w:rPr>
          <w:del w:id="1532" w:author="Victor Cameo" w:date="2017-03-23T02:20:00Z"/>
          <w:rFonts w:asciiTheme="minorHAnsi" w:eastAsiaTheme="minorEastAsia" w:hAnsiTheme="minorHAnsi" w:cstheme="minorBidi"/>
          <w:noProof/>
          <w:sz w:val="24"/>
          <w:szCs w:val="24"/>
          <w:lang w:val="en-US" w:eastAsia="en-US"/>
        </w:rPr>
      </w:pPr>
      <w:del w:id="1533" w:author="Victor Cameo" w:date="2017-03-23T02:20:00Z">
        <w:r w:rsidRPr="004A1F93" w:rsidDel="004A1F93">
          <w:rPr>
            <w:noProof/>
            <w:rPrChange w:id="1534" w:author="Victor Cameo" w:date="2017-03-23T02:20:00Z">
              <w:rPr>
                <w:rStyle w:val="Hyperlink"/>
                <w:noProof/>
              </w:rPr>
            </w:rPrChange>
          </w:rPr>
          <w:delText>Figure 15 Result of second implementation of QCD on KNC</w:delText>
        </w:r>
        <w:r w:rsidDel="004A1F93">
          <w:rPr>
            <w:noProof/>
            <w:webHidden/>
          </w:rPr>
          <w:tab/>
          <w:delText>28</w:delText>
        </w:r>
      </w:del>
    </w:p>
    <w:p w14:paraId="501B7EC7" w14:textId="77777777" w:rsidR="00C56AE4" w:rsidDel="004A1F93" w:rsidRDefault="00C56AE4">
      <w:pPr>
        <w:pStyle w:val="TableofFigures"/>
        <w:tabs>
          <w:tab w:val="right" w:leader="dot" w:pos="9060"/>
        </w:tabs>
        <w:rPr>
          <w:del w:id="1535" w:author="Victor Cameo" w:date="2017-03-23T02:20:00Z"/>
          <w:rFonts w:asciiTheme="minorHAnsi" w:eastAsiaTheme="minorEastAsia" w:hAnsiTheme="minorHAnsi" w:cstheme="minorBidi"/>
          <w:noProof/>
          <w:sz w:val="24"/>
          <w:szCs w:val="24"/>
          <w:lang w:val="en-US" w:eastAsia="en-US"/>
        </w:rPr>
      </w:pPr>
      <w:del w:id="1536" w:author="Victor Cameo" w:date="2017-03-23T02:20:00Z">
        <w:r w:rsidRPr="004A1F93" w:rsidDel="004A1F93">
          <w:rPr>
            <w:noProof/>
            <w:rPrChange w:id="1537" w:author="Victor Cameo" w:date="2017-03-23T02:20:00Z">
              <w:rPr>
                <w:rStyle w:val="Hyperlink"/>
                <w:noProof/>
              </w:rPr>
            </w:rPrChange>
          </w:rPr>
          <w:delText>Figure 16 Result of second implementation of QCD on KNL</w:delText>
        </w:r>
        <w:r w:rsidDel="004A1F93">
          <w:rPr>
            <w:noProof/>
            <w:webHidden/>
          </w:rPr>
          <w:tab/>
          <w:delText>29</w:delText>
        </w:r>
      </w:del>
    </w:p>
    <w:p w14:paraId="49DB76DA" w14:textId="77777777" w:rsidR="00C56AE4" w:rsidDel="004A1F93" w:rsidRDefault="00C56AE4">
      <w:pPr>
        <w:pStyle w:val="TableofFigures"/>
        <w:tabs>
          <w:tab w:val="right" w:leader="dot" w:pos="9060"/>
        </w:tabs>
        <w:rPr>
          <w:del w:id="1538" w:author="Victor Cameo" w:date="2017-03-23T02:20:00Z"/>
          <w:rFonts w:asciiTheme="minorHAnsi" w:eastAsiaTheme="minorEastAsia" w:hAnsiTheme="minorHAnsi" w:cstheme="minorBidi"/>
          <w:noProof/>
          <w:sz w:val="24"/>
          <w:szCs w:val="24"/>
          <w:lang w:val="en-US" w:eastAsia="en-US"/>
        </w:rPr>
      </w:pPr>
      <w:del w:id="1539" w:author="Victor Cameo" w:date="2017-03-23T02:20:00Z">
        <w:r w:rsidRPr="004A1F93" w:rsidDel="004A1F93">
          <w:rPr>
            <w:noProof/>
            <w:rPrChange w:id="1540" w:author="Victor Cameo" w:date="2017-03-23T02:20:00Z">
              <w:rPr>
                <w:rStyle w:val="Hyperlink"/>
                <w:noProof/>
              </w:rPr>
            </w:rPrChange>
          </w:rPr>
          <w:delText>Figure 17 Result of second implementation of QCD on KNL on a larger test case</w:delText>
        </w:r>
        <w:r w:rsidDel="004A1F93">
          <w:rPr>
            <w:noProof/>
            <w:webHidden/>
          </w:rPr>
          <w:tab/>
          <w:delText>30</w:delText>
        </w:r>
      </w:del>
    </w:p>
    <w:p w14:paraId="036B6BE1" w14:textId="77777777" w:rsidR="00C56AE4" w:rsidDel="004A1F93" w:rsidRDefault="00C56AE4">
      <w:pPr>
        <w:pStyle w:val="TableofFigures"/>
        <w:tabs>
          <w:tab w:val="right" w:leader="dot" w:pos="9060"/>
        </w:tabs>
        <w:rPr>
          <w:del w:id="1541" w:author="Victor Cameo" w:date="2017-03-23T02:20:00Z"/>
          <w:rFonts w:asciiTheme="minorHAnsi" w:eastAsiaTheme="minorEastAsia" w:hAnsiTheme="minorHAnsi" w:cstheme="minorBidi"/>
          <w:noProof/>
          <w:sz w:val="24"/>
          <w:szCs w:val="24"/>
          <w:lang w:val="en-US" w:eastAsia="en-US"/>
        </w:rPr>
      </w:pPr>
      <w:del w:id="1542" w:author="Victor Cameo" w:date="2017-03-23T02:20:00Z">
        <w:r w:rsidRPr="004A1F93" w:rsidDel="004A1F93">
          <w:rPr>
            <w:noProof/>
            <w:rPrChange w:id="1543" w:author="Victor Cameo" w:date="2017-03-23T02:20:00Z">
              <w:rPr>
                <w:rStyle w:val="Hyperlink"/>
                <w:noProof/>
              </w:rPr>
            </w:rPrChange>
          </w:rPr>
          <w:delText>Figure 18 AUSURF performances on GPU</w:delText>
        </w:r>
        <w:r w:rsidDel="004A1F93">
          <w:rPr>
            <w:noProof/>
            <w:webHidden/>
          </w:rPr>
          <w:tab/>
          <w:delText>31</w:delText>
        </w:r>
      </w:del>
    </w:p>
    <w:p w14:paraId="4B1652AE" w14:textId="77777777" w:rsidR="00C56AE4" w:rsidDel="004A1F93" w:rsidRDefault="00C56AE4">
      <w:pPr>
        <w:pStyle w:val="TableofFigures"/>
        <w:tabs>
          <w:tab w:val="right" w:leader="dot" w:pos="9060"/>
        </w:tabs>
        <w:rPr>
          <w:del w:id="1544" w:author="Victor Cameo" w:date="2017-03-23T02:20:00Z"/>
          <w:rFonts w:asciiTheme="minorHAnsi" w:eastAsiaTheme="minorEastAsia" w:hAnsiTheme="minorHAnsi" w:cstheme="minorBidi"/>
          <w:noProof/>
          <w:sz w:val="24"/>
          <w:szCs w:val="24"/>
          <w:lang w:val="en-US" w:eastAsia="en-US"/>
        </w:rPr>
      </w:pPr>
      <w:del w:id="1545" w:author="Victor Cameo" w:date="2017-03-23T02:20:00Z">
        <w:r w:rsidRPr="004A1F93" w:rsidDel="004A1F93">
          <w:rPr>
            <w:noProof/>
            <w:rPrChange w:id="1546" w:author="Victor Cameo" w:date="2017-03-23T02:20:00Z">
              <w:rPr>
                <w:rStyle w:val="Hyperlink"/>
                <w:noProof/>
              </w:rPr>
            </w:rPrChange>
          </w:rPr>
          <w:delText>Figure 19 CNT performances on GPU</w:delText>
        </w:r>
        <w:r w:rsidDel="004A1F93">
          <w:rPr>
            <w:noProof/>
            <w:webHidden/>
          </w:rPr>
          <w:tab/>
          <w:delText>31</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1547" w:name="_Toc75287374"/>
      <w:bookmarkStart w:id="1548" w:name="_Toc194478744"/>
      <w:bookmarkStart w:id="1549" w:name="_Toc376680006"/>
      <w:bookmarkStart w:id="1550" w:name="_Toc478142657"/>
      <w:r w:rsidRPr="00C32215">
        <w:t>List of Tables</w:t>
      </w:r>
      <w:bookmarkEnd w:id="1547"/>
      <w:bookmarkEnd w:id="1548"/>
      <w:bookmarkEnd w:id="1549"/>
      <w:bookmarkEnd w:id="1550"/>
    </w:p>
    <w:p w14:paraId="66DE04C9" w14:textId="77777777" w:rsidR="00A37FC3" w:rsidRDefault="00A72824">
      <w:pPr>
        <w:pStyle w:val="TableofFigures"/>
        <w:tabs>
          <w:tab w:val="right" w:leader="dot" w:pos="9060"/>
        </w:tabs>
        <w:rPr>
          <w:ins w:id="1551" w:author="Victor Cameo" w:date="2017-03-24T18:15: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ins w:id="1552" w:author="Victor Cameo" w:date="2017-03-24T18:15:00Z">
        <w:r w:rsidR="00A37FC3">
          <w:rPr>
            <w:noProof/>
          </w:rPr>
          <w:t>Table 1  Main co-processors specifications</w:t>
        </w:r>
        <w:r w:rsidR="00A37FC3">
          <w:rPr>
            <w:noProof/>
          </w:rPr>
          <w:tab/>
        </w:r>
        <w:r w:rsidR="00A37FC3">
          <w:rPr>
            <w:noProof/>
          </w:rPr>
          <w:fldChar w:fldCharType="begin"/>
        </w:r>
        <w:r w:rsidR="00A37FC3">
          <w:rPr>
            <w:noProof/>
          </w:rPr>
          <w:instrText xml:space="preserve"> PAGEREF _Toc478142746 \h </w:instrText>
        </w:r>
        <w:r w:rsidR="00A37FC3">
          <w:rPr>
            <w:noProof/>
          </w:rPr>
        </w:r>
      </w:ins>
      <w:r w:rsidR="00A37FC3">
        <w:rPr>
          <w:noProof/>
        </w:rPr>
        <w:fldChar w:fldCharType="separate"/>
      </w:r>
      <w:ins w:id="1553" w:author="Victor Cameo" w:date="2017-03-24T18:15:00Z">
        <w:r w:rsidR="00A37FC3">
          <w:rPr>
            <w:noProof/>
          </w:rPr>
          <w:t>12</w:t>
        </w:r>
        <w:r w:rsidR="00A37FC3">
          <w:rPr>
            <w:noProof/>
          </w:rPr>
          <w:fldChar w:fldCharType="end"/>
        </w:r>
      </w:ins>
    </w:p>
    <w:p w14:paraId="6E6A7EFD" w14:textId="77777777" w:rsidR="00A37FC3" w:rsidRDefault="00A37FC3">
      <w:pPr>
        <w:pStyle w:val="TableofFigures"/>
        <w:tabs>
          <w:tab w:val="right" w:leader="dot" w:pos="9060"/>
        </w:tabs>
        <w:rPr>
          <w:ins w:id="1554" w:author="Victor Cameo" w:date="2017-03-24T18:15:00Z"/>
          <w:rFonts w:asciiTheme="minorHAnsi" w:eastAsiaTheme="minorEastAsia" w:hAnsiTheme="minorHAnsi" w:cstheme="minorBidi"/>
          <w:noProof/>
          <w:sz w:val="24"/>
          <w:szCs w:val="24"/>
          <w:lang w:val="en-US" w:eastAsia="en-US"/>
        </w:rPr>
      </w:pPr>
      <w:ins w:id="1555" w:author="Victor Cameo" w:date="2017-03-24T18:15:00Z">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_Toc478142747 \h </w:instrText>
        </w:r>
        <w:r>
          <w:rPr>
            <w:noProof/>
          </w:rPr>
        </w:r>
      </w:ins>
      <w:r>
        <w:rPr>
          <w:noProof/>
        </w:rPr>
        <w:fldChar w:fldCharType="separate"/>
      </w:r>
      <w:ins w:id="1556" w:author="Victor Cameo" w:date="2017-03-24T18:15:00Z">
        <w:r>
          <w:rPr>
            <w:noProof/>
          </w:rPr>
          <w:t>30</w:t>
        </w:r>
        <w:r>
          <w:rPr>
            <w:noProof/>
          </w:rPr>
          <w:fldChar w:fldCharType="end"/>
        </w:r>
      </w:ins>
    </w:p>
    <w:p w14:paraId="0696A64D" w14:textId="77777777" w:rsidR="00A37FC3" w:rsidRDefault="00A37FC3">
      <w:pPr>
        <w:pStyle w:val="TableofFigures"/>
        <w:tabs>
          <w:tab w:val="right" w:leader="dot" w:pos="9060"/>
        </w:tabs>
        <w:rPr>
          <w:ins w:id="1557" w:author="Victor Cameo" w:date="2017-03-24T18:15:00Z"/>
          <w:rFonts w:asciiTheme="minorHAnsi" w:eastAsiaTheme="minorEastAsia" w:hAnsiTheme="minorHAnsi" w:cstheme="minorBidi"/>
          <w:noProof/>
          <w:sz w:val="24"/>
          <w:szCs w:val="24"/>
          <w:lang w:val="en-US" w:eastAsia="en-US"/>
        </w:rPr>
      </w:pPr>
      <w:ins w:id="1558" w:author="Victor Cameo" w:date="2017-03-24T18:15:00Z">
        <w:r>
          <w:rPr>
            <w:noProof/>
          </w:rPr>
          <w:t>Table 3 Performance of Code_Saturne and PETSc on 1 node of KNL. PETSc is built on the MKL library</w:t>
        </w:r>
        <w:r>
          <w:rPr>
            <w:noProof/>
          </w:rPr>
          <w:tab/>
        </w:r>
        <w:r>
          <w:rPr>
            <w:noProof/>
          </w:rPr>
          <w:fldChar w:fldCharType="begin"/>
        </w:r>
        <w:r>
          <w:rPr>
            <w:noProof/>
          </w:rPr>
          <w:instrText xml:space="preserve"> PAGEREF _Toc478142748 \h </w:instrText>
        </w:r>
        <w:r>
          <w:rPr>
            <w:noProof/>
          </w:rPr>
        </w:r>
      </w:ins>
      <w:r>
        <w:rPr>
          <w:noProof/>
        </w:rPr>
        <w:fldChar w:fldCharType="separate"/>
      </w:r>
      <w:ins w:id="1559" w:author="Victor Cameo" w:date="2017-03-24T18:15:00Z">
        <w:r>
          <w:rPr>
            <w:noProof/>
          </w:rPr>
          <w:t>30</w:t>
        </w:r>
        <w:r>
          <w:rPr>
            <w:noProof/>
          </w:rPr>
          <w:fldChar w:fldCharType="end"/>
        </w:r>
      </w:ins>
    </w:p>
    <w:p w14:paraId="5C768B26" w14:textId="77777777" w:rsidR="00A37FC3" w:rsidRDefault="00A37FC3">
      <w:pPr>
        <w:pStyle w:val="TableofFigures"/>
        <w:tabs>
          <w:tab w:val="right" w:leader="dot" w:pos="9060"/>
        </w:tabs>
        <w:rPr>
          <w:ins w:id="1560" w:author="Victor Cameo" w:date="2017-03-24T18:15:00Z"/>
          <w:rFonts w:asciiTheme="minorHAnsi" w:eastAsiaTheme="minorEastAsia" w:hAnsiTheme="minorHAnsi" w:cstheme="minorBidi"/>
          <w:noProof/>
          <w:sz w:val="24"/>
          <w:szCs w:val="24"/>
          <w:lang w:val="en-US" w:eastAsia="en-US"/>
        </w:rPr>
      </w:pPr>
      <w:ins w:id="1561" w:author="Victor Cameo" w:date="2017-03-24T18:15:00Z">
        <w:r>
          <w:rPr>
            <w:noProof/>
          </w:rPr>
          <w:t>Table 4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_Toc478142749 \h </w:instrText>
        </w:r>
        <w:r>
          <w:rPr>
            <w:noProof/>
          </w:rPr>
        </w:r>
      </w:ins>
      <w:r>
        <w:rPr>
          <w:noProof/>
        </w:rPr>
        <w:fldChar w:fldCharType="separate"/>
      </w:r>
      <w:ins w:id="1562" w:author="Victor Cameo" w:date="2017-03-24T18:15:00Z">
        <w:r>
          <w:rPr>
            <w:noProof/>
          </w:rPr>
          <w:t>32</w:t>
        </w:r>
        <w:r>
          <w:rPr>
            <w:noProof/>
          </w:rPr>
          <w:fldChar w:fldCharType="end"/>
        </w:r>
      </w:ins>
    </w:p>
    <w:p w14:paraId="4AC50CF7" w14:textId="77777777" w:rsidR="00A37FC3" w:rsidRDefault="00A37FC3">
      <w:pPr>
        <w:pStyle w:val="TableofFigures"/>
        <w:tabs>
          <w:tab w:val="right" w:leader="dot" w:pos="9060"/>
        </w:tabs>
        <w:rPr>
          <w:ins w:id="1563" w:author="Victor Cameo" w:date="2017-03-24T18:15:00Z"/>
          <w:rFonts w:asciiTheme="minorHAnsi" w:eastAsiaTheme="minorEastAsia" w:hAnsiTheme="minorHAnsi" w:cstheme="minorBidi"/>
          <w:noProof/>
          <w:sz w:val="24"/>
          <w:szCs w:val="24"/>
          <w:lang w:val="en-US" w:eastAsia="en-US"/>
        </w:rPr>
      </w:pPr>
      <w:ins w:id="1564" w:author="Victor Cameo" w:date="2017-03-24T18:15:00Z">
        <w:r>
          <w:rPr>
            <w:noProof/>
          </w:rPr>
          <w:t>Table 4 GPAW runtimes (in seconds) for the larger benchmark (Copper Filament) measured on several architectures when using n sockets (i.e. processors or accelerators). *Due to memory limitations on the GPUs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_Toc478142750 \h </w:instrText>
        </w:r>
        <w:r>
          <w:rPr>
            <w:noProof/>
          </w:rPr>
        </w:r>
      </w:ins>
      <w:r>
        <w:rPr>
          <w:noProof/>
        </w:rPr>
        <w:fldChar w:fldCharType="separate"/>
      </w:r>
      <w:ins w:id="1565" w:author="Victor Cameo" w:date="2017-03-24T18:15:00Z">
        <w:r>
          <w:rPr>
            <w:noProof/>
          </w:rPr>
          <w:t>32</w:t>
        </w:r>
        <w:r>
          <w:rPr>
            <w:noProof/>
          </w:rPr>
          <w:fldChar w:fldCharType="end"/>
        </w:r>
      </w:ins>
    </w:p>
    <w:p w14:paraId="048F499C" w14:textId="77777777" w:rsidR="00A37FC3" w:rsidRDefault="00A37FC3">
      <w:pPr>
        <w:pStyle w:val="TableofFigures"/>
        <w:tabs>
          <w:tab w:val="right" w:leader="dot" w:pos="9060"/>
        </w:tabs>
        <w:rPr>
          <w:ins w:id="1566" w:author="Victor Cameo" w:date="2017-03-24T18:15:00Z"/>
          <w:rFonts w:asciiTheme="minorHAnsi" w:eastAsiaTheme="minorEastAsia" w:hAnsiTheme="minorHAnsi" w:cstheme="minorBidi"/>
          <w:noProof/>
          <w:sz w:val="24"/>
          <w:szCs w:val="24"/>
          <w:lang w:val="en-US" w:eastAsia="en-US"/>
        </w:rPr>
      </w:pPr>
      <w:ins w:id="1567" w:author="Victor Cameo" w:date="2017-03-24T18:15:00Z">
        <w:r>
          <w:rPr>
            <w:noProof/>
          </w:rPr>
          <w:t>Table 5 Overall EXDIG runtime performance on various accelerators (runtime, secs)</w:t>
        </w:r>
        <w:r>
          <w:rPr>
            <w:noProof/>
          </w:rPr>
          <w:tab/>
        </w:r>
        <w:r>
          <w:rPr>
            <w:noProof/>
          </w:rPr>
          <w:fldChar w:fldCharType="begin"/>
        </w:r>
        <w:r>
          <w:rPr>
            <w:noProof/>
          </w:rPr>
          <w:instrText xml:space="preserve"> PAGEREF _Toc478142751 \h </w:instrText>
        </w:r>
        <w:r>
          <w:rPr>
            <w:noProof/>
          </w:rPr>
        </w:r>
      </w:ins>
      <w:r>
        <w:rPr>
          <w:noProof/>
        </w:rPr>
        <w:fldChar w:fldCharType="separate"/>
      </w:r>
      <w:ins w:id="1568" w:author="Victor Cameo" w:date="2017-03-24T18:15:00Z">
        <w:r>
          <w:rPr>
            <w:noProof/>
          </w:rPr>
          <w:t>38</w:t>
        </w:r>
        <w:r>
          <w:rPr>
            <w:noProof/>
          </w:rPr>
          <w:fldChar w:fldCharType="end"/>
        </w:r>
      </w:ins>
    </w:p>
    <w:p w14:paraId="08078C0A" w14:textId="77777777" w:rsidR="00A37FC3" w:rsidRDefault="00A37FC3">
      <w:pPr>
        <w:pStyle w:val="TableofFigures"/>
        <w:tabs>
          <w:tab w:val="right" w:leader="dot" w:pos="9060"/>
        </w:tabs>
        <w:rPr>
          <w:ins w:id="1569" w:author="Victor Cameo" w:date="2017-03-24T18:15:00Z"/>
          <w:rFonts w:asciiTheme="minorHAnsi" w:eastAsiaTheme="minorEastAsia" w:hAnsiTheme="minorHAnsi" w:cstheme="minorBidi"/>
          <w:noProof/>
          <w:sz w:val="24"/>
          <w:szCs w:val="24"/>
          <w:lang w:val="en-US" w:eastAsia="en-US"/>
        </w:rPr>
      </w:pPr>
      <w:ins w:id="1570" w:author="Victor Cameo" w:date="2017-03-24T18:15:00Z">
        <w:r>
          <w:rPr>
            <w:noProof/>
          </w:rPr>
          <w:t>Table 6 Overall EXDIG runtime parallel performance using MPI-GPU version</w:t>
        </w:r>
        <w:r>
          <w:rPr>
            <w:noProof/>
          </w:rPr>
          <w:tab/>
        </w:r>
        <w:r>
          <w:rPr>
            <w:noProof/>
          </w:rPr>
          <w:fldChar w:fldCharType="begin"/>
        </w:r>
        <w:r>
          <w:rPr>
            <w:noProof/>
          </w:rPr>
          <w:instrText xml:space="preserve"> PAGEREF _Toc478142752 \h </w:instrText>
        </w:r>
        <w:r>
          <w:rPr>
            <w:noProof/>
          </w:rPr>
        </w:r>
      </w:ins>
      <w:r>
        <w:rPr>
          <w:noProof/>
        </w:rPr>
        <w:fldChar w:fldCharType="separate"/>
      </w:r>
      <w:ins w:id="1571" w:author="Victor Cameo" w:date="2017-03-24T18:15:00Z">
        <w:r>
          <w:rPr>
            <w:noProof/>
          </w:rPr>
          <w:t>38</w:t>
        </w:r>
        <w:r>
          <w:rPr>
            <w:noProof/>
          </w:rPr>
          <w:fldChar w:fldCharType="end"/>
        </w:r>
      </w:ins>
    </w:p>
    <w:p w14:paraId="24940F1C" w14:textId="77777777" w:rsidR="00A37FC3" w:rsidRDefault="00A37FC3">
      <w:pPr>
        <w:pStyle w:val="TableofFigures"/>
        <w:tabs>
          <w:tab w:val="right" w:leader="dot" w:pos="9060"/>
        </w:tabs>
        <w:rPr>
          <w:ins w:id="1572" w:author="Victor Cameo" w:date="2017-03-24T18:15:00Z"/>
          <w:rFonts w:asciiTheme="minorHAnsi" w:eastAsiaTheme="minorEastAsia" w:hAnsiTheme="minorHAnsi" w:cstheme="minorBidi"/>
          <w:noProof/>
          <w:sz w:val="24"/>
          <w:szCs w:val="24"/>
          <w:lang w:val="en-US" w:eastAsia="en-US"/>
        </w:rPr>
      </w:pPr>
      <w:ins w:id="1573" w:author="Victor Cameo" w:date="2017-03-24T18:15:00Z">
        <w:r>
          <w:rPr>
            <w:noProof/>
          </w:rPr>
          <w:t>Table 7 Synthetic benchmarks results on GPU and Xeon Phi</w:t>
        </w:r>
        <w:r>
          <w:rPr>
            <w:noProof/>
          </w:rPr>
          <w:tab/>
        </w:r>
        <w:r>
          <w:rPr>
            <w:noProof/>
          </w:rPr>
          <w:fldChar w:fldCharType="begin"/>
        </w:r>
        <w:r>
          <w:rPr>
            <w:noProof/>
          </w:rPr>
          <w:instrText xml:space="preserve"> PAGEREF _Toc478142753 \h </w:instrText>
        </w:r>
        <w:r>
          <w:rPr>
            <w:noProof/>
          </w:rPr>
        </w:r>
      </w:ins>
      <w:r>
        <w:rPr>
          <w:noProof/>
        </w:rPr>
        <w:fldChar w:fldCharType="separate"/>
      </w:r>
      <w:ins w:id="1574" w:author="Victor Cameo" w:date="2017-03-24T18:15:00Z">
        <w:r>
          <w:rPr>
            <w:noProof/>
          </w:rPr>
          <w:t>51</w:t>
        </w:r>
        <w:r>
          <w:rPr>
            <w:noProof/>
          </w:rPr>
          <w:fldChar w:fldCharType="end"/>
        </w:r>
      </w:ins>
    </w:p>
    <w:p w14:paraId="5F1476D8" w14:textId="77777777" w:rsidR="00A37FC3" w:rsidRDefault="00A37FC3">
      <w:pPr>
        <w:pStyle w:val="TableofFigures"/>
        <w:tabs>
          <w:tab w:val="right" w:leader="dot" w:pos="9060"/>
        </w:tabs>
        <w:rPr>
          <w:ins w:id="1575" w:author="Victor Cameo" w:date="2017-03-24T18:15:00Z"/>
          <w:rFonts w:asciiTheme="minorHAnsi" w:eastAsiaTheme="minorEastAsia" w:hAnsiTheme="minorHAnsi" w:cstheme="minorBidi"/>
          <w:noProof/>
          <w:sz w:val="24"/>
          <w:szCs w:val="24"/>
          <w:lang w:val="en-US" w:eastAsia="en-US"/>
        </w:rPr>
      </w:pPr>
      <w:ins w:id="1576" w:author="Victor Cameo" w:date="2017-03-24T18:15:00Z">
        <w:r>
          <w:rPr>
            <w:noProof/>
          </w:rPr>
          <w:t>Table 8 SPECFEM 3D GLOBE results (run time in second)</w:t>
        </w:r>
        <w:r>
          <w:rPr>
            <w:noProof/>
          </w:rPr>
          <w:tab/>
        </w:r>
        <w:r>
          <w:rPr>
            <w:noProof/>
          </w:rPr>
          <w:fldChar w:fldCharType="begin"/>
        </w:r>
        <w:r>
          <w:rPr>
            <w:noProof/>
          </w:rPr>
          <w:instrText xml:space="preserve"> PAGEREF _Toc478142754 \h </w:instrText>
        </w:r>
        <w:r>
          <w:rPr>
            <w:noProof/>
          </w:rPr>
        </w:r>
      </w:ins>
      <w:r>
        <w:rPr>
          <w:noProof/>
        </w:rPr>
        <w:fldChar w:fldCharType="separate"/>
      </w:r>
      <w:ins w:id="1577" w:author="Victor Cameo" w:date="2017-03-24T18:15:00Z">
        <w:r>
          <w:rPr>
            <w:noProof/>
          </w:rPr>
          <w:t>51</w:t>
        </w:r>
        <w:r>
          <w:rPr>
            <w:noProof/>
          </w:rPr>
          <w:fldChar w:fldCharType="end"/>
        </w:r>
      </w:ins>
    </w:p>
    <w:p w14:paraId="7016913A" w14:textId="77777777" w:rsidR="00C56AE4" w:rsidDel="004A1F93" w:rsidRDefault="00C56AE4">
      <w:pPr>
        <w:pStyle w:val="TableofFigures"/>
        <w:tabs>
          <w:tab w:val="right" w:leader="dot" w:pos="9060"/>
        </w:tabs>
        <w:rPr>
          <w:del w:id="1578" w:author="Victor Cameo" w:date="2017-03-23T02:21:00Z"/>
          <w:rFonts w:asciiTheme="minorHAnsi" w:eastAsiaTheme="minorEastAsia" w:hAnsiTheme="minorHAnsi" w:cstheme="minorBidi"/>
          <w:noProof/>
          <w:sz w:val="24"/>
          <w:szCs w:val="24"/>
          <w:lang w:val="en-US" w:eastAsia="en-US"/>
        </w:rPr>
      </w:pPr>
      <w:del w:id="1579" w:author="Victor Cameo" w:date="2017-03-23T02:21:00Z">
        <w:r w:rsidDel="004A1F93">
          <w:rPr>
            <w:noProof/>
          </w:rPr>
          <w:delText>Table 3 Synthetic benchmarks relusts on K40 and KNC</w:delText>
        </w:r>
        <w:r w:rsidDel="004A1F93">
          <w:rPr>
            <w:noProof/>
          </w:rPr>
          <w:tab/>
          <w:delText>32</w:delText>
        </w:r>
      </w:del>
    </w:p>
    <w:p w14:paraId="2CCE482C" w14:textId="77777777" w:rsidR="00C56AE4" w:rsidDel="004A1F93" w:rsidRDefault="00C56AE4">
      <w:pPr>
        <w:pStyle w:val="TableofFigures"/>
        <w:tabs>
          <w:tab w:val="right" w:leader="dot" w:pos="9060"/>
        </w:tabs>
        <w:rPr>
          <w:del w:id="1580" w:author="Victor Cameo" w:date="2017-03-23T02:21:00Z"/>
          <w:rFonts w:asciiTheme="minorHAnsi" w:eastAsiaTheme="minorEastAsia" w:hAnsiTheme="minorHAnsi" w:cstheme="minorBidi"/>
          <w:noProof/>
          <w:sz w:val="24"/>
          <w:szCs w:val="24"/>
          <w:lang w:val="en-US" w:eastAsia="en-US"/>
        </w:rPr>
      </w:pPr>
      <w:del w:id="1581" w:author="Victor Cameo" w:date="2017-03-23T02:21:00Z">
        <w:r w:rsidDel="004A1F93">
          <w:rPr>
            <w:noProof/>
          </w:rPr>
          <w:delText>Table 4 SPECFEM 3D GLOBE results</w:delText>
        </w:r>
        <w:r w:rsidDel="004A1F93">
          <w:rPr>
            <w:noProof/>
          </w:rPr>
          <w:tab/>
          <w:delText>32</w:delText>
        </w:r>
      </w:del>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1582" w:name="_Toc75287377"/>
      <w:bookmarkStart w:id="1583" w:name="_Ref193856865"/>
      <w:bookmarkStart w:id="1584" w:name="_Toc194478745"/>
      <w:bookmarkStart w:id="1585" w:name="_Toc376680007"/>
      <w:bookmarkStart w:id="1586" w:name="_Toc478142658"/>
      <w:r w:rsidRPr="00C32215">
        <w:t>References and Applicable Documents</w:t>
      </w:r>
      <w:bookmarkEnd w:id="1582"/>
      <w:bookmarkEnd w:id="1583"/>
      <w:bookmarkEnd w:id="1584"/>
      <w:bookmarkEnd w:id="1585"/>
      <w:bookmarkEnd w:id="1586"/>
    </w:p>
    <w:p w14:paraId="4F44422C" w14:textId="75560B9A" w:rsidR="00C72EEB" w:rsidRPr="00C32215" w:rsidRDefault="00DF49EA" w:rsidP="005A29DB">
      <w:pPr>
        <w:numPr>
          <w:ilvl w:val="0"/>
          <w:numId w:val="2"/>
        </w:numPr>
        <w:spacing w:after="60"/>
        <w:ind w:left="567" w:hanging="567"/>
        <w:rPr>
          <w:snapToGrid w:val="0"/>
          <w:lang w:val="en-GB"/>
        </w:rPr>
      </w:pPr>
      <w:r>
        <w:fldChar w:fldCharType="begin"/>
      </w:r>
      <w:r>
        <w:instrText xml:space="preserve"> HYPERLINK "http://www.prace-ri.eu" </w:instrText>
      </w:r>
      <w:ins w:id="1587" w:author="Victor Cameo" w:date="2017-03-24T18:15:00Z"/>
      <w:r>
        <w:fldChar w:fldCharType="separate"/>
      </w:r>
      <w:bookmarkStart w:id="1588" w:name="_Ref477156108"/>
      <w:r w:rsidR="00CC7656" w:rsidRPr="00C32215">
        <w:rPr>
          <w:rStyle w:val="Hyperlink"/>
          <w:lang w:val="en-GB"/>
        </w:rPr>
        <w:t>http://www.prace-ri.eu</w:t>
      </w:r>
      <w:bookmarkEnd w:id="1588"/>
      <w:r>
        <w:rPr>
          <w:rStyle w:val="Hyperlink"/>
          <w:lang w:val="en-GB"/>
        </w:rPr>
        <w:fldChar w:fldCharType="end"/>
      </w:r>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1589" w:name="_Ref476982133"/>
      <w:r w:rsidRPr="00C32215">
        <w:rPr>
          <w:snapToGrid w:val="0"/>
          <w:lang w:val="en-GB"/>
        </w:rPr>
        <w:t xml:space="preserve">The Unified European Application Benchmark Suite – </w:t>
      </w:r>
      <w:r w:rsidR="00DF49EA">
        <w:fldChar w:fldCharType="begin"/>
      </w:r>
      <w:r w:rsidR="00DF49EA">
        <w:instrText xml:space="preserve"> HYPERLINK "http://www.prace-ri.eu/ueabs/" </w:instrText>
      </w:r>
      <w:ins w:id="1590" w:author="Victor Cameo" w:date="2017-03-24T18:15:00Z"/>
      <w:r w:rsidR="00DF49EA">
        <w:fldChar w:fldCharType="separate"/>
      </w:r>
      <w:r w:rsidR="007D6309" w:rsidRPr="00C32215">
        <w:rPr>
          <w:rStyle w:val="Hyperlink"/>
          <w:snapToGrid w:val="0"/>
          <w:lang w:val="en-GB"/>
        </w:rPr>
        <w:t>http://www.prace-ri.eu/ueabs/</w:t>
      </w:r>
      <w:r w:rsidR="00DF49EA">
        <w:rPr>
          <w:rStyle w:val="Hyperlink"/>
          <w:snapToGrid w:val="0"/>
          <w:lang w:val="en-GB"/>
        </w:rPr>
        <w:fldChar w:fldCharType="end"/>
      </w:r>
      <w:bookmarkEnd w:id="1589"/>
    </w:p>
    <w:p w14:paraId="14AF9DE9" w14:textId="5A3E6BA7" w:rsidR="007437C5" w:rsidRPr="00C32215" w:rsidRDefault="007437C5" w:rsidP="007437C5">
      <w:pPr>
        <w:numPr>
          <w:ilvl w:val="0"/>
          <w:numId w:val="2"/>
        </w:numPr>
        <w:spacing w:after="60"/>
        <w:ind w:left="567" w:hanging="567"/>
        <w:rPr>
          <w:snapToGrid w:val="0"/>
          <w:lang w:val="en-GB"/>
        </w:rPr>
      </w:pPr>
      <w:bookmarkStart w:id="1591" w:name="_Ref476982292"/>
      <w:r w:rsidRPr="00C32215">
        <w:rPr>
          <w:snapToGrid w:val="0"/>
          <w:lang w:val="en-GB"/>
        </w:rPr>
        <w:t>D7.4 Unified European Applications Benchmark Suite – Mark Bull et al. – 2013</w:t>
      </w:r>
      <w:bookmarkEnd w:id="1591"/>
    </w:p>
    <w:p w14:paraId="35FAB0CE" w14:textId="1D116DCC" w:rsidR="00C72EEB" w:rsidRPr="00C32215" w:rsidRDefault="00DF49EA" w:rsidP="005A29DB">
      <w:pPr>
        <w:numPr>
          <w:ilvl w:val="0"/>
          <w:numId w:val="2"/>
        </w:numPr>
        <w:spacing w:after="60"/>
        <w:ind w:left="567" w:hanging="567"/>
        <w:rPr>
          <w:snapToGrid w:val="0"/>
          <w:lang w:val="en-GB"/>
        </w:rPr>
      </w:pPr>
      <w:r>
        <w:fldChar w:fldCharType="begin"/>
      </w:r>
      <w:r>
        <w:instrText xml:space="preserve"> HYPERLINK "http://www.nvidia.com/object/quadro-design-and-manufacturing.html" </w:instrText>
      </w:r>
      <w:ins w:id="1592" w:author="Victor Cameo" w:date="2017-03-24T18:15:00Z"/>
      <w:r>
        <w:fldChar w:fldCharType="separate"/>
      </w:r>
      <w:bookmarkStart w:id="1593" w:name="_Ref476982100"/>
      <w:r w:rsidR="000D6EC7" w:rsidRPr="00C32215">
        <w:rPr>
          <w:rStyle w:val="Hyperlink"/>
          <w:szCs w:val="22"/>
          <w:lang w:val="en-GB"/>
        </w:rPr>
        <w:t>http://www.nvidia.com/object/quadro-design-and-manufacturing.html</w:t>
      </w:r>
      <w:bookmarkEnd w:id="1593"/>
      <w:r>
        <w:rPr>
          <w:rStyle w:val="Hyperlink"/>
          <w:szCs w:val="22"/>
          <w:lang w:val="en-GB"/>
        </w:rPr>
        <w:fldChar w:fldCharType="end"/>
      </w:r>
    </w:p>
    <w:bookmarkStart w:id="1594"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ins w:id="1595" w:author="Victor Cameo" w:date="2017-03-24T18:15:00Z">
        <w:r w:rsidR="00A37FC3" w:rsidRPr="00C32215">
          <w:rPr>
            <w:snapToGrid w:val="0"/>
            <w:lang w:val="en-GB"/>
          </w:rPr>
        </w:r>
      </w:ins>
      <w:r w:rsidRPr="00C32215">
        <w:rPr>
          <w:snapToGrid w:val="0"/>
          <w:lang w:val="en-GB"/>
        </w:rPr>
        <w:fldChar w:fldCharType="separate"/>
      </w:r>
      <w:r w:rsidRPr="00C32215">
        <w:rPr>
          <w:rStyle w:val="Hyperlink"/>
          <w:snapToGrid w:val="0"/>
          <w:lang w:val="en-GB"/>
        </w:rPr>
        <w:t>https://userinfo.surfsara.nl/systems/cartesius/description</w:t>
      </w:r>
      <w:bookmarkEnd w:id="1594"/>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1596"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r w:rsidR="00DF49EA">
        <w:fldChar w:fldCharType="begin"/>
      </w:r>
      <w:r w:rsidR="00DF49EA">
        <w:instrText xml:space="preserve"> HYPERLINK "https://www.bsc.es/support/MareNostrum3-ug.pdf" </w:instrText>
      </w:r>
      <w:ins w:id="1597" w:author="Victor Cameo" w:date="2017-03-24T18:15:00Z"/>
      <w:r w:rsidR="00DF49EA">
        <w:fldChar w:fldCharType="separate"/>
      </w:r>
      <w:r w:rsidR="001F3ADD" w:rsidRPr="00C32215">
        <w:rPr>
          <w:rStyle w:val="Hyperlink"/>
          <w:snapToGrid w:val="0"/>
          <w:lang w:val="en-GB"/>
        </w:rPr>
        <w:t>https://www.bsc.es/support/MareNostrum3-ug.pdf</w:t>
      </w:r>
      <w:r w:rsidR="00DF49EA">
        <w:rPr>
          <w:rStyle w:val="Hyperlink"/>
          <w:snapToGrid w:val="0"/>
          <w:lang w:val="en-GB"/>
        </w:rPr>
        <w:fldChar w:fldCharType="end"/>
      </w:r>
      <w:bookmarkEnd w:id="1596"/>
    </w:p>
    <w:bookmarkStart w:id="1598"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ins w:id="1599" w:author="Victor Cameo" w:date="2017-03-24T18:15:00Z">
        <w:r w:rsidR="00A37FC3" w:rsidRPr="00C32215">
          <w:rPr>
            <w:snapToGrid w:val="0"/>
            <w:lang w:val="en-GB"/>
          </w:rPr>
        </w:r>
      </w:ins>
      <w:r w:rsidRPr="00C32215">
        <w:rPr>
          <w:snapToGrid w:val="0"/>
          <w:lang w:val="en-GB"/>
        </w:rPr>
        <w:fldChar w:fldCharType="separate"/>
      </w:r>
      <w:r w:rsidRPr="00C32215">
        <w:rPr>
          <w:rStyle w:val="Hyperlink"/>
          <w:snapToGrid w:val="0"/>
          <w:lang w:val="en-GB"/>
        </w:rPr>
        <w:t>http://www.idris.fr/eng/ouessant/</w:t>
      </w:r>
      <w:bookmarkEnd w:id="1598"/>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1600" w:name="_Ref476987482"/>
      <w:r w:rsidRPr="00C32215">
        <w:rPr>
          <w:snapToGrid w:val="0"/>
          <w:lang w:val="en-GB"/>
        </w:rPr>
        <w:t xml:space="preserve">PFARM reference – </w:t>
      </w:r>
      <w:r w:rsidR="00DF49EA">
        <w:fldChar w:fldCharType="begin"/>
      </w:r>
      <w:r w:rsidR="00DF49EA">
        <w:instrText xml:space="preserve"> HYPERLINK "https://hpcforge.org/plugins/mediawiki/wiki/pracewp8/images/3/34/Pfarm_long_lug.pdf" </w:instrText>
      </w:r>
      <w:ins w:id="1601" w:author="Victor Cameo" w:date="2017-03-24T18:15:00Z"/>
      <w:r w:rsidR="00DF49EA">
        <w:fldChar w:fldCharType="separate"/>
      </w:r>
      <w:r w:rsidR="00396AB1" w:rsidRPr="00C32215">
        <w:rPr>
          <w:rStyle w:val="Hyperlink"/>
          <w:snapToGrid w:val="0"/>
          <w:lang w:val="en-GB"/>
        </w:rPr>
        <w:t>https://hpcforge.org/plugins/mediawiki/wiki/pracewp8/images/3/34/Pfarm_long_lug.pdf</w:t>
      </w:r>
      <w:bookmarkEnd w:id="1600"/>
      <w:r w:rsidR="00DF49EA">
        <w:rPr>
          <w:rStyle w:val="Hyperlink"/>
          <w:snapToGrid w:val="0"/>
          <w:lang w:val="en-GB"/>
        </w:rPr>
        <w:fldChar w:fldCharType="end"/>
      </w:r>
    </w:p>
    <w:p w14:paraId="68999F3F" w14:textId="4DA0A317" w:rsidR="00396AB1" w:rsidRPr="00C32215" w:rsidRDefault="00396AB1" w:rsidP="001F3ADD">
      <w:pPr>
        <w:numPr>
          <w:ilvl w:val="0"/>
          <w:numId w:val="2"/>
        </w:numPr>
        <w:spacing w:after="60"/>
        <w:ind w:left="567" w:hanging="567"/>
        <w:rPr>
          <w:snapToGrid w:val="0"/>
          <w:lang w:val="en-GB"/>
        </w:rPr>
      </w:pPr>
      <w:bookmarkStart w:id="160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1602"/>
    </w:p>
    <w:p w14:paraId="7F4DA7CF" w14:textId="2451A4E9" w:rsidR="006D0AE9" w:rsidRPr="00C32215" w:rsidRDefault="006D0AE9" w:rsidP="00FB765C">
      <w:pPr>
        <w:numPr>
          <w:ilvl w:val="0"/>
          <w:numId w:val="2"/>
        </w:numPr>
        <w:spacing w:after="60"/>
        <w:ind w:left="567" w:hanging="567"/>
        <w:rPr>
          <w:snapToGrid w:val="0"/>
          <w:lang w:val="en-GB"/>
        </w:rPr>
      </w:pPr>
      <w:bookmarkStart w:id="1603" w:name="_Ref476989447"/>
      <w:r w:rsidRPr="00C32215">
        <w:rPr>
          <w:snapToGrid w:val="0"/>
          <w:lang w:val="en-GB"/>
        </w:rPr>
        <w:t xml:space="preserve">NAMD website – </w:t>
      </w:r>
      <w:r w:rsidR="00DF49EA">
        <w:fldChar w:fldCharType="begin"/>
      </w:r>
      <w:r w:rsidR="00DF49EA">
        <w:instrText xml:space="preserve"> HYPERLINK "http://www.ks.uiuc.edu/Research/namd/" </w:instrText>
      </w:r>
      <w:ins w:id="1604" w:author="Victor Cameo" w:date="2017-03-24T18:15:00Z"/>
      <w:r w:rsidR="00DF49EA">
        <w:fldChar w:fldCharType="separate"/>
      </w:r>
      <w:r w:rsidRPr="00C32215">
        <w:rPr>
          <w:rStyle w:val="Hyperlink"/>
          <w:lang w:val="en-GB"/>
        </w:rPr>
        <w:t>http://www.ks.uiuc.edu/Research/namd/</w:t>
      </w:r>
      <w:r w:rsidR="00DF49EA">
        <w:rPr>
          <w:rStyle w:val="Hyperlink"/>
          <w:lang w:val="en-GB"/>
        </w:rPr>
        <w:fldChar w:fldCharType="end"/>
      </w:r>
      <w:bookmarkEnd w:id="1603"/>
    </w:p>
    <w:p w14:paraId="2B5DE8BF" w14:textId="7456A2B6" w:rsidR="00180404" w:rsidRPr="00C32215" w:rsidRDefault="00180404" w:rsidP="00FB765C">
      <w:pPr>
        <w:numPr>
          <w:ilvl w:val="0"/>
          <w:numId w:val="2"/>
        </w:numPr>
        <w:spacing w:after="60"/>
        <w:ind w:left="567" w:hanging="567"/>
        <w:rPr>
          <w:snapToGrid w:val="0"/>
          <w:lang w:val="en-GB"/>
        </w:rPr>
      </w:pPr>
      <w:bookmarkStart w:id="1605" w:name="_Ref477368547"/>
      <w:r w:rsidRPr="00C32215">
        <w:rPr>
          <w:lang w:val="en-GB"/>
        </w:rPr>
        <w:t xml:space="preserve">SHOC source repository </w:t>
      </w:r>
      <w:r w:rsidRPr="00C32215">
        <w:rPr>
          <w:snapToGrid w:val="0"/>
          <w:lang w:val="en-GB"/>
        </w:rPr>
        <w:t xml:space="preserve">– </w:t>
      </w:r>
      <w:r w:rsidR="00DF49EA">
        <w:fldChar w:fldCharType="begin"/>
      </w:r>
      <w:r w:rsidR="00DF49EA">
        <w:instrText xml:space="preserve"> HYPERLINK "https://github.com/vetter/shoc" </w:instrText>
      </w:r>
      <w:ins w:id="1606" w:author="Victor Cameo" w:date="2017-03-24T18:15:00Z"/>
      <w:r w:rsidR="00DF49EA">
        <w:fldChar w:fldCharType="separate"/>
      </w:r>
      <w:r w:rsidR="00F16A65" w:rsidRPr="00C32215">
        <w:rPr>
          <w:rStyle w:val="Hyperlink"/>
          <w:lang w:val="en-GB"/>
        </w:rPr>
        <w:t>https://github.com/vetter/shoc</w:t>
      </w:r>
      <w:r w:rsidR="00DF49EA">
        <w:rPr>
          <w:rStyle w:val="Hyperlink"/>
          <w:lang w:val="en-GB"/>
        </w:rPr>
        <w:fldChar w:fldCharType="end"/>
      </w:r>
      <w:bookmarkEnd w:id="1605"/>
    </w:p>
    <w:p w14:paraId="61DF9584" w14:textId="5BDCB9BC" w:rsidR="00F16A65" w:rsidRPr="00C32215" w:rsidRDefault="00F16A65" w:rsidP="00F16A65">
      <w:pPr>
        <w:numPr>
          <w:ilvl w:val="0"/>
          <w:numId w:val="2"/>
        </w:numPr>
        <w:spacing w:after="60"/>
        <w:ind w:left="567" w:hanging="567"/>
        <w:rPr>
          <w:snapToGrid w:val="0"/>
          <w:lang w:val="en-GB"/>
        </w:rPr>
      </w:pPr>
      <w:bookmarkStart w:id="1607"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1607"/>
    </w:p>
    <w:p w14:paraId="4A5044A6" w14:textId="245A1B4E" w:rsidR="001B0213" w:rsidRPr="00C32215" w:rsidRDefault="001B0213" w:rsidP="006A47D4">
      <w:pPr>
        <w:numPr>
          <w:ilvl w:val="0"/>
          <w:numId w:val="2"/>
        </w:numPr>
        <w:spacing w:after="60"/>
        <w:ind w:left="567" w:hanging="567"/>
        <w:rPr>
          <w:snapToGrid w:val="0"/>
          <w:lang w:val="en-GB"/>
        </w:rPr>
      </w:pPr>
      <w:bookmarkStart w:id="1608" w:name="_Ref477103568"/>
      <w:r w:rsidRPr="00C32215">
        <w:rPr>
          <w:snapToGrid w:val="0"/>
          <w:lang w:val="en-GB"/>
        </w:rPr>
        <w:lastRenderedPageBreak/>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1608"/>
    </w:p>
    <w:p w14:paraId="201A47D9" w14:textId="63ACED6F" w:rsidR="00446579" w:rsidRPr="00C32215" w:rsidRDefault="00446579" w:rsidP="006A47D4">
      <w:pPr>
        <w:numPr>
          <w:ilvl w:val="0"/>
          <w:numId w:val="2"/>
        </w:numPr>
        <w:spacing w:after="60"/>
        <w:ind w:left="567" w:hanging="567"/>
        <w:rPr>
          <w:snapToGrid w:val="0"/>
          <w:lang w:val="en-GB"/>
        </w:rPr>
      </w:pPr>
      <w:bookmarkStart w:id="1609"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1609"/>
    </w:p>
    <w:p w14:paraId="6B194FE3" w14:textId="33A8CC4E" w:rsidR="0084376F" w:rsidRPr="00C32215" w:rsidRDefault="0084376F" w:rsidP="0084376F">
      <w:pPr>
        <w:numPr>
          <w:ilvl w:val="0"/>
          <w:numId w:val="2"/>
        </w:numPr>
        <w:spacing w:after="60"/>
        <w:ind w:left="567" w:hanging="567"/>
        <w:rPr>
          <w:snapToGrid w:val="0"/>
          <w:lang w:val="en-GB"/>
        </w:rPr>
      </w:pPr>
      <w:bookmarkStart w:id="1610" w:name="_Ref477371577"/>
      <w:r w:rsidRPr="00C32215">
        <w:rPr>
          <w:snapToGrid w:val="0"/>
          <w:lang w:val="en-GB"/>
        </w:rPr>
        <w:t xml:space="preserve">MIMD Lattice Computation (MILC) Collaboration – </w:t>
      </w:r>
      <w:r w:rsidR="00DF49EA">
        <w:fldChar w:fldCharType="begin"/>
      </w:r>
      <w:r w:rsidR="00DF49EA">
        <w:instrText xml:space="preserve"> HYPERLINK "http://physics.indiana.edu/~sg/milc.html" </w:instrText>
      </w:r>
      <w:ins w:id="1611" w:author="Victor Cameo" w:date="2017-03-24T18:15:00Z"/>
      <w:r w:rsidR="00DF49EA">
        <w:fldChar w:fldCharType="separate"/>
      </w:r>
      <w:r w:rsidR="00AB6FBD" w:rsidRPr="00C32215">
        <w:rPr>
          <w:rStyle w:val="Hyperlink"/>
          <w:snapToGrid w:val="0"/>
          <w:lang w:val="en-GB"/>
        </w:rPr>
        <w:t>http://physics.indiana.edu/~sg/milc.html</w:t>
      </w:r>
      <w:r w:rsidR="00DF49EA">
        <w:rPr>
          <w:rStyle w:val="Hyperlink"/>
          <w:snapToGrid w:val="0"/>
          <w:lang w:val="en-GB"/>
        </w:rPr>
        <w:fldChar w:fldCharType="end"/>
      </w:r>
      <w:bookmarkEnd w:id="1610"/>
    </w:p>
    <w:p w14:paraId="22D6BA4F" w14:textId="76034D74" w:rsidR="00AB6FBD" w:rsidRPr="00C32215" w:rsidRDefault="00AB6FBD" w:rsidP="0084376F">
      <w:pPr>
        <w:numPr>
          <w:ilvl w:val="0"/>
          <w:numId w:val="2"/>
        </w:numPr>
        <w:spacing w:after="60"/>
        <w:ind w:left="567" w:hanging="567"/>
        <w:rPr>
          <w:snapToGrid w:val="0"/>
          <w:lang w:val="en-GB"/>
        </w:rPr>
      </w:pPr>
      <w:bookmarkStart w:id="1612" w:name="_Ref477371673"/>
      <w:proofErr w:type="spellStart"/>
      <w:r w:rsidRPr="00C32215">
        <w:rPr>
          <w:snapToGrid w:val="0"/>
          <w:lang w:val="en-GB"/>
        </w:rPr>
        <w:t>targetDP</w:t>
      </w:r>
      <w:proofErr w:type="spellEnd"/>
      <w:r w:rsidRPr="00C32215">
        <w:rPr>
          <w:snapToGrid w:val="0"/>
          <w:lang w:val="en-GB"/>
        </w:rPr>
        <w:t xml:space="preserve"> – </w:t>
      </w:r>
      <w:r w:rsidR="00DF49EA">
        <w:fldChar w:fldCharType="begin"/>
      </w:r>
      <w:r w:rsidR="00DF49EA">
        <w:instrText xml:space="preserve"> HYPERLINK "https://ccpforge.cse.rl.ac.uk/svn/ludwig/trunk/targetDP/README" </w:instrText>
      </w:r>
      <w:ins w:id="1613" w:author="Victor Cameo" w:date="2017-03-24T18:15:00Z"/>
      <w:r w:rsidR="00DF49EA">
        <w:fldChar w:fldCharType="separate"/>
      </w:r>
      <w:r w:rsidR="00196C80" w:rsidRPr="00C32215">
        <w:rPr>
          <w:rStyle w:val="Hyperlink"/>
          <w:snapToGrid w:val="0"/>
          <w:lang w:val="en-GB"/>
        </w:rPr>
        <w:t>https://ccpforge.cse.rl.ac.uk/svn/ludwig/trunk/targetDP/README</w:t>
      </w:r>
      <w:r w:rsidR="00DF49EA">
        <w:rPr>
          <w:rStyle w:val="Hyperlink"/>
          <w:snapToGrid w:val="0"/>
          <w:lang w:val="en-GB"/>
        </w:rPr>
        <w:fldChar w:fldCharType="end"/>
      </w:r>
      <w:bookmarkEnd w:id="1612"/>
    </w:p>
    <w:p w14:paraId="1BC2F2FF" w14:textId="6F012D7E" w:rsidR="00196C80" w:rsidRPr="00C32215" w:rsidRDefault="00196C80" w:rsidP="0084376F">
      <w:pPr>
        <w:numPr>
          <w:ilvl w:val="0"/>
          <w:numId w:val="2"/>
        </w:numPr>
        <w:spacing w:after="60"/>
        <w:ind w:left="567" w:hanging="567"/>
        <w:rPr>
          <w:snapToGrid w:val="0"/>
          <w:lang w:val="en-GB"/>
        </w:rPr>
      </w:pPr>
      <w:bookmarkStart w:id="1614" w:name="_Ref477371810"/>
      <w:r w:rsidRPr="00C32215">
        <w:rPr>
          <w:snapToGrid w:val="0"/>
          <w:lang w:val="en-GB"/>
        </w:rPr>
        <w:t xml:space="preserve">QUDA: A library for QCD on GPUs – </w:t>
      </w:r>
      <w:r w:rsidR="00DF49EA">
        <w:fldChar w:fldCharType="begin"/>
      </w:r>
      <w:r w:rsidR="00DF49EA">
        <w:instrText xml:space="preserve"> HYPERLINK "https://lattice.github.io/quda/" </w:instrText>
      </w:r>
      <w:ins w:id="1615" w:author="Victor Cameo" w:date="2017-03-24T18:15:00Z"/>
      <w:r w:rsidR="00DF49EA">
        <w:fldChar w:fldCharType="separate"/>
      </w:r>
      <w:r w:rsidR="00AB4B3F" w:rsidRPr="00C32215">
        <w:rPr>
          <w:rStyle w:val="Hyperlink"/>
          <w:snapToGrid w:val="0"/>
          <w:lang w:val="en-GB"/>
        </w:rPr>
        <w:t>https://lattice.github.io/quda/</w:t>
      </w:r>
      <w:r w:rsidR="00DF49EA">
        <w:rPr>
          <w:rStyle w:val="Hyperlink"/>
          <w:snapToGrid w:val="0"/>
          <w:lang w:val="en-GB"/>
        </w:rPr>
        <w:fldChar w:fldCharType="end"/>
      </w:r>
      <w:bookmarkEnd w:id="1614"/>
    </w:p>
    <w:p w14:paraId="68AD4EEF" w14:textId="2439E21D" w:rsidR="00AB4B3F" w:rsidRDefault="00AB4B3F" w:rsidP="00AB4B3F">
      <w:pPr>
        <w:numPr>
          <w:ilvl w:val="0"/>
          <w:numId w:val="2"/>
        </w:numPr>
        <w:spacing w:after="60"/>
        <w:ind w:left="567" w:hanging="567"/>
        <w:rPr>
          <w:ins w:id="1616" w:author="Victor Cameo" w:date="2017-03-23T02:21:00Z"/>
          <w:snapToGrid w:val="0"/>
          <w:lang w:val="en-GB"/>
        </w:rPr>
      </w:pPr>
      <w:bookmarkStart w:id="1617" w:name="_Ref477371895"/>
      <w:proofErr w:type="spellStart"/>
      <w:r w:rsidRPr="00C32215">
        <w:rPr>
          <w:snapToGrid w:val="0"/>
          <w:lang w:val="en-GB"/>
        </w:rPr>
        <w:t>QPhiX</w:t>
      </w:r>
      <w:proofErr w:type="spellEnd"/>
      <w:r w:rsidRPr="00C32215">
        <w:rPr>
          <w:snapToGrid w:val="0"/>
          <w:lang w:val="en-GB"/>
        </w:rPr>
        <w:t xml:space="preserve">, QCD for Intel Xeon Phi and Xeon processors – </w:t>
      </w:r>
      <w:ins w:id="1618" w:author="Victor Cameo" w:date="2017-03-23T02:21:00Z">
        <w:r w:rsidR="004A1F93">
          <w:rPr>
            <w:snapToGrid w:val="0"/>
            <w:lang w:val="en-GB"/>
          </w:rPr>
          <w:fldChar w:fldCharType="begin"/>
        </w:r>
        <w:r w:rsidR="004A1F93">
          <w:rPr>
            <w:snapToGrid w:val="0"/>
            <w:lang w:val="en-GB"/>
          </w:rPr>
          <w:instrText xml:space="preserve"> HYPERLINK "</w:instrText>
        </w:r>
      </w:ins>
      <w:r w:rsidR="004A1F93" w:rsidRPr="00C32215">
        <w:rPr>
          <w:snapToGrid w:val="0"/>
          <w:lang w:val="en-GB"/>
        </w:rPr>
        <w:instrText>http://jeffersonlab.github.io/qphix/</w:instrText>
      </w:r>
      <w:ins w:id="1619" w:author="Victor Cameo" w:date="2017-03-23T02:21:00Z">
        <w:r w:rsidR="004A1F93">
          <w:rPr>
            <w:snapToGrid w:val="0"/>
            <w:lang w:val="en-GB"/>
          </w:rPr>
          <w:instrText xml:space="preserve">" </w:instrText>
        </w:r>
      </w:ins>
      <w:ins w:id="1620" w:author="Victor Cameo" w:date="2017-03-24T18:15:00Z">
        <w:r w:rsidR="00A37FC3">
          <w:rPr>
            <w:snapToGrid w:val="0"/>
            <w:lang w:val="en-GB"/>
          </w:rPr>
        </w:r>
      </w:ins>
      <w:ins w:id="1621" w:author="Victor Cameo" w:date="2017-03-23T02:21:00Z">
        <w:r w:rsidR="004A1F93">
          <w:rPr>
            <w:snapToGrid w:val="0"/>
            <w:lang w:val="en-GB"/>
          </w:rPr>
          <w:fldChar w:fldCharType="separate"/>
        </w:r>
      </w:ins>
      <w:r w:rsidR="004A1F93" w:rsidRPr="00E22798">
        <w:rPr>
          <w:rStyle w:val="Hyperlink"/>
          <w:snapToGrid w:val="0"/>
          <w:lang w:val="en-GB"/>
        </w:rPr>
        <w:t>http://jeffersonlab.github.io/qphix/</w:t>
      </w:r>
      <w:ins w:id="1622" w:author="Victor Cameo" w:date="2017-03-23T02:21:00Z">
        <w:r w:rsidR="004A1F93">
          <w:rPr>
            <w:snapToGrid w:val="0"/>
            <w:lang w:val="en-GB"/>
          </w:rPr>
          <w:fldChar w:fldCharType="end"/>
        </w:r>
        <w:bookmarkEnd w:id="1617"/>
      </w:ins>
    </w:p>
    <w:p w14:paraId="6FB5A372" w14:textId="52D284E4" w:rsidR="004A1F93" w:rsidRDefault="008971C7" w:rsidP="00AB4B3F">
      <w:pPr>
        <w:numPr>
          <w:ilvl w:val="0"/>
          <w:numId w:val="2"/>
        </w:numPr>
        <w:spacing w:after="60"/>
        <w:ind w:left="567" w:hanging="567"/>
        <w:rPr>
          <w:ins w:id="1623" w:author="Victor Cameo" w:date="2017-03-23T02:22:00Z"/>
          <w:snapToGrid w:val="0"/>
          <w:lang w:val="en-GB"/>
        </w:rPr>
      </w:pPr>
      <w:bookmarkStart w:id="1624" w:name="_Ref477999206"/>
      <w:ins w:id="1625" w:author="Victor Cameo" w:date="2017-03-23T02:23:00Z">
        <w:r>
          <w:rPr>
            <w:snapToGrid w:val="0"/>
            <w:lang w:val="en-GB"/>
          </w:rPr>
          <w:t>K</w:t>
        </w:r>
      </w:ins>
      <w:ins w:id="1626" w:author="Victor Cameo" w:date="2017-03-23T02:22:00Z">
        <w:r w:rsidR="004A1F93" w:rsidRPr="004A1F93">
          <w:rPr>
            <w:snapToGrid w:val="0"/>
            <w:lang w:val="en-GB"/>
          </w:rPr>
          <w:t xml:space="preserve">NC </w:t>
        </w:r>
        <w:proofErr w:type="spellStart"/>
        <w:r w:rsidR="004A1F93" w:rsidRPr="004A1F93">
          <w:rPr>
            <w:snapToGrid w:val="0"/>
            <w:lang w:val="en-GB"/>
          </w:rPr>
          <w:t>MaxFlops</w:t>
        </w:r>
      </w:ins>
      <w:proofErr w:type="spellEnd"/>
      <w:ins w:id="1627" w:author="Victor Cameo" w:date="2017-03-23T02:23:00Z">
        <w:r>
          <w:rPr>
            <w:snapToGrid w:val="0"/>
            <w:lang w:val="en-GB"/>
          </w:rPr>
          <w:t xml:space="preserve"> issue</w:t>
        </w:r>
      </w:ins>
      <w:ins w:id="1628" w:author="Victor Cameo" w:date="2017-03-23T02:22:00Z">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r>
          <w:rPr>
            <w:snapToGrid w:val="0"/>
            <w:lang w:val="en-GB"/>
          </w:rPr>
          <w:fldChar w:fldCharType="begin"/>
        </w:r>
        <w:r>
          <w:rPr>
            <w:snapToGrid w:val="0"/>
            <w:lang w:val="en-GB"/>
          </w:rPr>
          <w:instrText xml:space="preserve"> HYPERLINK "</w:instrText>
        </w:r>
      </w:ins>
      <w:ins w:id="1629" w:author="Victor Cameo" w:date="2017-03-23T02:21:00Z">
        <w:r w:rsidRPr="004A1F93">
          <w:rPr>
            <w:snapToGrid w:val="0"/>
            <w:lang w:val="en-GB"/>
          </w:rPr>
          <w:instrText>https://github.com/vetter/shoc/issues/37</w:instrText>
        </w:r>
      </w:ins>
      <w:ins w:id="1630" w:author="Victor Cameo" w:date="2017-03-23T02:22:00Z">
        <w:r>
          <w:rPr>
            <w:snapToGrid w:val="0"/>
            <w:lang w:val="en-GB"/>
          </w:rPr>
          <w:instrText xml:space="preserve">" </w:instrText>
        </w:r>
      </w:ins>
      <w:ins w:id="1631" w:author="Victor Cameo" w:date="2017-03-24T18:15:00Z">
        <w:r w:rsidR="00A37FC3">
          <w:rPr>
            <w:snapToGrid w:val="0"/>
            <w:lang w:val="en-GB"/>
          </w:rPr>
        </w:r>
      </w:ins>
      <w:ins w:id="1632" w:author="Victor Cameo" w:date="2017-03-23T02:22:00Z">
        <w:r>
          <w:rPr>
            <w:snapToGrid w:val="0"/>
            <w:lang w:val="en-GB"/>
          </w:rPr>
          <w:fldChar w:fldCharType="separate"/>
        </w:r>
      </w:ins>
      <w:ins w:id="1633" w:author="Victor Cameo" w:date="2017-03-23T02:21:00Z">
        <w:r w:rsidRPr="00E22798">
          <w:rPr>
            <w:rStyle w:val="Hyperlink"/>
            <w:snapToGrid w:val="0"/>
            <w:lang w:val="en-GB"/>
          </w:rPr>
          <w:t>https://github.com/vetter/shoc/issues/37</w:t>
        </w:r>
      </w:ins>
      <w:ins w:id="1634" w:author="Victor Cameo" w:date="2017-03-23T02:22:00Z">
        <w:r>
          <w:rPr>
            <w:snapToGrid w:val="0"/>
            <w:lang w:val="en-GB"/>
          </w:rPr>
          <w:fldChar w:fldCharType="end"/>
        </w:r>
        <w:bookmarkEnd w:id="1624"/>
      </w:ins>
    </w:p>
    <w:p w14:paraId="2609EEEF" w14:textId="7140F6F1" w:rsidR="008971C7" w:rsidRPr="00C32215" w:rsidRDefault="008971C7" w:rsidP="00AB4B3F">
      <w:pPr>
        <w:numPr>
          <w:ilvl w:val="0"/>
          <w:numId w:val="2"/>
        </w:numPr>
        <w:spacing w:after="60"/>
        <w:ind w:left="567" w:hanging="567"/>
        <w:rPr>
          <w:snapToGrid w:val="0"/>
          <w:lang w:val="en-GB"/>
        </w:rPr>
      </w:pPr>
      <w:ins w:id="1635" w:author="Victor Cameo" w:date="2017-03-23T02:23:00Z">
        <w:r>
          <w:rPr>
            <w:snapToGrid w:val="0"/>
            <w:lang w:val="en-GB"/>
          </w:rPr>
          <w:t xml:space="preserve"> </w:t>
        </w:r>
        <w:bookmarkStart w:id="1636" w:name="_Ref477999262"/>
        <w:r w:rsidRPr="008971C7">
          <w:rPr>
            <w:snapToGrid w:val="0"/>
            <w:lang w:val="en-GB"/>
          </w:rPr>
          <w:t xml:space="preserve">KNC </w:t>
        </w:r>
        <w:proofErr w:type="spellStart"/>
        <w:r w:rsidRPr="008971C7">
          <w:rPr>
            <w:snapToGrid w:val="0"/>
            <w:lang w:val="en-GB"/>
          </w:rPr>
          <w:t>SpMV</w:t>
        </w:r>
        <w:proofErr w:type="spellEnd"/>
        <w:r>
          <w:rPr>
            <w:snapToGrid w:val="0"/>
            <w:lang w:val="en-GB"/>
          </w:rPr>
          <w:t xml:space="preserve"> issue </w:t>
        </w:r>
      </w:ins>
      <w:ins w:id="1637" w:author="Victor Cameo" w:date="2017-03-23T02:22:00Z">
        <w:r w:rsidRPr="00C32215">
          <w:rPr>
            <w:snapToGrid w:val="0"/>
            <w:lang w:val="en-GB"/>
          </w:rPr>
          <w:t>–</w:t>
        </w:r>
      </w:ins>
      <w:ins w:id="1638" w:author="Victor Cameo" w:date="2017-03-23T02:23:00Z">
        <w:r>
          <w:rPr>
            <w:snapToGrid w:val="0"/>
            <w:lang w:val="en-GB"/>
          </w:rPr>
          <w:t xml:space="preserve"> </w:t>
        </w:r>
      </w:ins>
      <w:ins w:id="1639" w:author="Victor Cameo" w:date="2017-03-23T02:22:00Z">
        <w:r w:rsidRPr="008971C7">
          <w:rPr>
            <w:snapToGrid w:val="0"/>
            <w:lang w:val="en-GB"/>
          </w:rPr>
          <w:t>https://github.com/vetter/shoc/issues/24, https://github.com/vetter/shoc/issues/23.</w:t>
        </w:r>
      </w:ins>
      <w:bookmarkEnd w:id="1636"/>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1640" w:name="_Toc75287379"/>
      <w:bookmarkStart w:id="1641" w:name="_Toc194478746"/>
      <w:bookmarkStart w:id="1642" w:name="_Toc376680008"/>
      <w:bookmarkStart w:id="1643" w:name="_Toc478142659"/>
      <w:r w:rsidRPr="00C32215">
        <w:t>List of Acronyms and Abbreviations</w:t>
      </w:r>
      <w:bookmarkEnd w:id="1640"/>
      <w:bookmarkEnd w:id="1641"/>
      <w:bookmarkEnd w:id="1642"/>
      <w:bookmarkEnd w:id="1643"/>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lastRenderedPageBreak/>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1644" w:name="_Toc249353267"/>
      <w:bookmarkStart w:id="1645" w:name="_Toc281213753"/>
      <w:bookmarkStart w:id="1646" w:name="_Toc319524529"/>
      <w:bookmarkStart w:id="1647" w:name="_Toc412817324"/>
      <w:bookmarkStart w:id="1648" w:name="_Toc427677887"/>
      <w:bookmarkStart w:id="1649" w:name="_Toc478142660"/>
      <w:r w:rsidRPr="00C32215">
        <w:lastRenderedPageBreak/>
        <w:t xml:space="preserve">List of Project Partner </w:t>
      </w:r>
      <w:bookmarkEnd w:id="1644"/>
      <w:r w:rsidRPr="00C32215">
        <w:t>Acronyms</w:t>
      </w:r>
      <w:bookmarkEnd w:id="1645"/>
      <w:bookmarkEnd w:id="1646"/>
      <w:bookmarkEnd w:id="1647"/>
      <w:bookmarkEnd w:id="1648"/>
      <w:bookmarkEnd w:id="1649"/>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12"/>
          <w:footerReference w:type="default" r:id="rId13"/>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1650" w:name="_Toc75287376"/>
      <w:bookmarkStart w:id="1651" w:name="_Toc194478747"/>
      <w:bookmarkStart w:id="1652" w:name="_Toc376680009"/>
      <w:bookmarkStart w:id="1653" w:name="_Toc478142661"/>
      <w:r w:rsidRPr="00C32215">
        <w:rPr>
          <w:lang w:val="en-GB"/>
        </w:rPr>
        <w:t>Executive Summary</w:t>
      </w:r>
      <w:bookmarkEnd w:id="1650"/>
      <w:bookmarkEnd w:id="1651"/>
      <w:bookmarkEnd w:id="1652"/>
      <w:bookmarkEnd w:id="1653"/>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A37FC3">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A37FC3">
        <w:rPr>
          <w:lang w:val="en-GB"/>
        </w:rPr>
        <w:t>[3]</w:t>
      </w:r>
      <w:r w:rsidR="008F58B5" w:rsidRPr="00C32215">
        <w:rPr>
          <w:lang w:val="en-GB"/>
        </w:rPr>
        <w:fldChar w:fldCharType="end"/>
      </w:r>
      <w:r w:rsidRPr="00C32215">
        <w:rPr>
          <w:lang w:val="en-GB"/>
        </w:rPr>
        <w:t>. One application and a synthetic benchmark have been added.</w:t>
      </w:r>
    </w:p>
    <w:p w14:paraId="2BD0F8D4" w14:textId="6CDEC137" w:rsidR="00A15325" w:rsidRPr="00C32215" w:rsidRDefault="00A15325" w:rsidP="00A15325">
      <w:pPr>
        <w:spacing w:after="120"/>
        <w:jc w:val="both"/>
        <w:rPr>
          <w:lang w:val="en-GB"/>
        </w:rPr>
      </w:pPr>
      <w:r w:rsidRPr="00C32215">
        <w:rPr>
          <w:lang w:val="en-GB"/>
        </w:rPr>
        <w:t xml:space="preserve">As a result, selected codes are: </w:t>
      </w:r>
      <w:del w:id="1654" w:author="Victor Cameo" w:date="2017-03-24T17:39:00Z">
        <w:r w:rsidRPr="00C32215" w:rsidDel="00771EAC">
          <w:rPr>
            <w:lang w:val="en-GB"/>
          </w:rPr>
          <w:delText>ALYA</w:delText>
        </w:r>
      </w:del>
      <w:proofErr w:type="spellStart"/>
      <w:ins w:id="1655" w:author="Victor Cameo" w:date="2017-03-24T17:41:00Z">
        <w:r w:rsidR="00040B8E">
          <w:rPr>
            <w:lang w:val="en-GB"/>
          </w:rPr>
          <w:t>Alya</w:t>
        </w:r>
      </w:ins>
      <w:proofErr w:type="spellEnd"/>
      <w:r w:rsidRPr="00C32215">
        <w:rPr>
          <w:lang w:val="en-GB"/>
        </w:rPr>
        <w:t xml:space="preserve">,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1656" w:name="_Toc75287375"/>
      <w:bookmarkStart w:id="1657" w:name="_Toc194478748"/>
      <w:bookmarkStart w:id="1658" w:name="_Toc376680010"/>
      <w:bookmarkStart w:id="1659" w:name="_Toc478142662"/>
      <w:r w:rsidRPr="00C32215">
        <w:t>Introduction</w:t>
      </w:r>
      <w:bookmarkEnd w:id="1656"/>
      <w:bookmarkEnd w:id="1657"/>
      <w:bookmarkEnd w:id="1658"/>
      <w:bookmarkEnd w:id="1659"/>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A37FC3">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A37FC3">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A37FC3">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A37FC3">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1660" w:name="_Ref269816026"/>
      <w:bookmarkStart w:id="1661" w:name="_Ref269816053"/>
      <w:bookmarkStart w:id="1662" w:name="_Ref269816064"/>
      <w:bookmarkStart w:id="1663" w:name="_Ref269816098"/>
      <w:bookmarkStart w:id="1664" w:name="_Toc376680011"/>
      <w:bookmarkStart w:id="1665" w:name="_Ref476982656"/>
      <w:bookmarkStart w:id="1666" w:name="_Toc478142663"/>
      <w:r w:rsidRPr="00C32215">
        <w:t xml:space="preserve">Targeted </w:t>
      </w:r>
      <w:bookmarkEnd w:id="1660"/>
      <w:bookmarkEnd w:id="1661"/>
      <w:bookmarkEnd w:id="1662"/>
      <w:bookmarkEnd w:id="1663"/>
      <w:bookmarkEnd w:id="1664"/>
      <w:r w:rsidRPr="00C32215">
        <w:t>architectures</w:t>
      </w:r>
      <w:bookmarkEnd w:id="1665"/>
      <w:bookmarkEnd w:id="1666"/>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1667" w:name="_Toc376680012"/>
      <w:bookmarkStart w:id="1668" w:name="_Toc478142664"/>
      <w:r w:rsidRPr="00C32215">
        <w:t>Co-processor description</w:t>
      </w:r>
      <w:bookmarkEnd w:id="1667"/>
      <w:bookmarkEnd w:id="1668"/>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A37FC3">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A37FC3">
        <w:t xml:space="preserve">Table </w:t>
      </w:r>
      <w:r w:rsidR="00A37FC3">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3FBCFF62" w:rsidR="00436513" w:rsidRPr="00C32215" w:rsidRDefault="00427B4E" w:rsidP="00427B4E">
      <w:pPr>
        <w:pStyle w:val="Caption"/>
      </w:pPr>
      <w:bookmarkStart w:id="1669" w:name="_Ref477772034"/>
      <w:bookmarkStart w:id="1670" w:name="_Ref477772025"/>
      <w:bookmarkStart w:id="1671" w:name="_Toc478142746"/>
      <w:r>
        <w:t xml:space="preserve">Table </w:t>
      </w:r>
      <w:ins w:id="1672" w:author="Victor Cameo" w:date="2017-03-24T18:11:00Z">
        <w:r w:rsidR="001C48A5">
          <w:fldChar w:fldCharType="begin"/>
        </w:r>
        <w:r w:rsidR="001C48A5">
          <w:instrText xml:space="preserve"> SEQ Table \* ARABIC </w:instrText>
        </w:r>
      </w:ins>
      <w:r w:rsidR="001C48A5">
        <w:fldChar w:fldCharType="separate"/>
      </w:r>
      <w:ins w:id="1673" w:author="Victor Cameo" w:date="2017-03-24T18:37:00Z">
        <w:r w:rsidR="00AB19BC">
          <w:rPr>
            <w:noProof/>
          </w:rPr>
          <w:t>1</w:t>
        </w:r>
      </w:ins>
      <w:ins w:id="1674" w:author="Victor Cameo" w:date="2017-03-24T18:11:00Z">
        <w:r w:rsidR="001C48A5">
          <w:fldChar w:fldCharType="end"/>
        </w:r>
      </w:ins>
      <w:del w:id="1675" w:author="Victor Cameo" w:date="2017-03-24T18:11:00Z">
        <w:r w:rsidDel="001C48A5">
          <w:fldChar w:fldCharType="begin"/>
        </w:r>
        <w:r w:rsidDel="001C48A5">
          <w:delInstrText xml:space="preserve"> SEQ Table \* ARABIC </w:delInstrText>
        </w:r>
        <w:r w:rsidDel="001C48A5">
          <w:fldChar w:fldCharType="separate"/>
        </w:r>
        <w:r w:rsidR="00E374AB" w:rsidDel="001C48A5">
          <w:rPr>
            <w:noProof/>
          </w:rPr>
          <w:delText>1</w:delText>
        </w:r>
        <w:r w:rsidDel="001C48A5">
          <w:fldChar w:fldCharType="end"/>
        </w:r>
      </w:del>
      <w:bookmarkEnd w:id="1669"/>
      <w:r>
        <w:t xml:space="preserve"> </w:t>
      </w:r>
      <w:r w:rsidRPr="00F74839">
        <w:t xml:space="preserve"> Main co-processors specifications</w:t>
      </w:r>
      <w:bookmarkEnd w:id="1670"/>
      <w:bookmarkEnd w:id="1671"/>
    </w:p>
    <w:p w14:paraId="11E38C3C" w14:textId="07451710" w:rsidR="00894A28" w:rsidRPr="00C32215" w:rsidRDefault="00121ADB" w:rsidP="00121ADB">
      <w:pPr>
        <w:pStyle w:val="Heading3"/>
        <w:ind w:left="0" w:firstLine="0"/>
      </w:pPr>
      <w:bookmarkStart w:id="1676" w:name="_Toc478142665"/>
      <w:r w:rsidRPr="00C32215">
        <w:t>Systems description</w:t>
      </w:r>
      <w:bookmarkEnd w:id="1676"/>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1677" w:name="_Ref477768370"/>
      <w:bookmarkStart w:id="1678" w:name="_Ref477768402"/>
      <w:bookmarkStart w:id="1679" w:name="_Toc478142666"/>
      <w:proofErr w:type="spellStart"/>
      <w:r>
        <w:t>Cartesius</w:t>
      </w:r>
      <w:bookmarkEnd w:id="1677"/>
      <w:bookmarkEnd w:id="1678"/>
      <w:proofErr w:type="spellEnd"/>
      <w:r w:rsidR="0035383A">
        <w:t xml:space="preserve"> K40</w:t>
      </w:r>
      <w:bookmarkEnd w:id="1679"/>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A37FC3">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1680" w:name="_Toc478142667"/>
      <w:proofErr w:type="spellStart"/>
      <w:r>
        <w:t>MareNostrum</w:t>
      </w:r>
      <w:proofErr w:type="spellEnd"/>
      <w:r>
        <w:t xml:space="preserve"> KNC</w:t>
      </w:r>
      <w:bookmarkEnd w:id="1680"/>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A37FC3">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bookmarkStart w:id="1681" w:name="_Toc478142668"/>
      <w:proofErr w:type="spellStart"/>
      <w:r>
        <w:t>Ouessant</w:t>
      </w:r>
      <w:proofErr w:type="spellEnd"/>
      <w:r>
        <w:t xml:space="preserve"> P100</w:t>
      </w:r>
      <w:bookmarkEnd w:id="1681"/>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A37FC3">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bookmarkStart w:id="1682" w:name="_Toc478142669"/>
      <w:proofErr w:type="spellStart"/>
      <w:r>
        <w:t>Frioul</w:t>
      </w:r>
      <w:proofErr w:type="spellEnd"/>
      <w:r>
        <w:t xml:space="preserve"> KNL</w:t>
      </w:r>
      <w:bookmarkEnd w:id="1682"/>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1683" w:name="_Ref477340653"/>
      <w:bookmarkStart w:id="1684" w:name="_Toc478142670"/>
      <w:r w:rsidRPr="00C32215">
        <w:lastRenderedPageBreak/>
        <w:t>Benchmark suite description</w:t>
      </w:r>
      <w:bookmarkEnd w:id="1683"/>
      <w:bookmarkEnd w:id="1684"/>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A37FC3">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A37FC3">
        <w:t>[11]</w:t>
      </w:r>
      <w:r w:rsidR="006265DA" w:rsidRPr="00C32215">
        <w:fldChar w:fldCharType="end"/>
      </w:r>
      <w:r w:rsidR="006265DA" w:rsidRPr="00C32215">
        <w:t xml:space="preserve"> </w:t>
      </w:r>
      <w:r w:rsidRPr="00C32215">
        <w:t>a synthetic benchmark suite.</w:t>
      </w:r>
    </w:p>
    <w:p w14:paraId="7C9F154B" w14:textId="69320816" w:rsidR="00E94772" w:rsidRPr="00C32215" w:rsidRDefault="00831578" w:rsidP="00831578">
      <w:pPr>
        <w:pStyle w:val="Heading3"/>
      </w:pPr>
      <w:del w:id="1685" w:author="Victor Cameo" w:date="2017-03-24T17:39:00Z">
        <w:r w:rsidRPr="00C32215" w:rsidDel="00771EAC">
          <w:delText>Alya</w:delText>
        </w:r>
      </w:del>
      <w:bookmarkStart w:id="1686" w:name="_Toc478142671"/>
      <w:proofErr w:type="spellStart"/>
      <w:ins w:id="1687" w:author="Victor Cameo" w:date="2017-03-24T17:41:00Z">
        <w:r w:rsidR="00040B8E">
          <w:t>Alya</w:t>
        </w:r>
      </w:ins>
      <w:bookmarkEnd w:id="1686"/>
      <w:proofErr w:type="spellEnd"/>
    </w:p>
    <w:p w14:paraId="012961B3" w14:textId="7303857E" w:rsidR="00E94772" w:rsidRPr="00C32215" w:rsidRDefault="00E94772" w:rsidP="00831578">
      <w:pPr>
        <w:pStyle w:val="NormalPRACE"/>
      </w:pPr>
      <w:del w:id="1688" w:author="Victor Cameo" w:date="2017-03-24T17:39:00Z">
        <w:r w:rsidRPr="00C32215" w:rsidDel="00771EAC">
          <w:delText>Alya</w:delText>
        </w:r>
      </w:del>
      <w:proofErr w:type="spellStart"/>
      <w:ins w:id="1689" w:author="Victor Cameo" w:date="2017-03-24T17:41:00Z">
        <w:r w:rsidR="00040B8E">
          <w:t>Alya</w:t>
        </w:r>
      </w:ins>
      <w:proofErr w:type="spellEnd"/>
      <w:r w:rsidRPr="00C32215">
        <w:t xml:space="preserve"> is a high performance computational mechanics code that can solve different coupled mechanics problems: incompressible/compressible flows, solid mechanics, chemistry, excitable media, heat transfer and </w:t>
      </w:r>
      <w:proofErr w:type="spellStart"/>
      <w:r w:rsidRPr="00C32215">
        <w:t>Lagrangian</w:t>
      </w:r>
      <w:proofErr w:type="spellEnd"/>
      <w:r w:rsidRPr="00C32215">
        <w:t xml:space="preserve"> particle transport. It is one single code. There are no </w:t>
      </w:r>
      <w:proofErr w:type="gramStart"/>
      <w:r w:rsidRPr="00C32215">
        <w:t>particular parallel</w:t>
      </w:r>
      <w:proofErr w:type="gramEnd"/>
      <w:r w:rsidRPr="00C32215">
        <w:t xml:space="preserve"> or individual platform versions. Modules, services and kernels can be compiled individually and used a la carte. The main discretisation technique employed in </w:t>
      </w:r>
      <w:del w:id="1690" w:author="Victor Cameo" w:date="2017-03-24T17:39:00Z">
        <w:r w:rsidRPr="00C32215" w:rsidDel="00771EAC">
          <w:delText>Alya</w:delText>
        </w:r>
      </w:del>
      <w:proofErr w:type="spellStart"/>
      <w:ins w:id="1691" w:author="Victor Cameo" w:date="2017-03-24T17:41:00Z">
        <w:r w:rsidR="00040B8E">
          <w:t>Alya</w:t>
        </w:r>
      </w:ins>
      <w:proofErr w:type="spellEnd"/>
      <w:r w:rsidRPr="00C32215">
        <w:t xml:space="preserve"> is based on the </w:t>
      </w:r>
      <w:proofErr w:type="spellStart"/>
      <w:r w:rsidRPr="00C32215">
        <w:t>variational</w:t>
      </w:r>
      <w:proofErr w:type="spellEnd"/>
      <w:r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C32215">
        <w:t>in order to</w:t>
      </w:r>
      <w:proofErr w:type="gramEnd"/>
      <w:r w:rsidRPr="00C32215">
        <w:t xml:space="preserve"> transport </w:t>
      </w:r>
      <w:proofErr w:type="spellStart"/>
      <w:r w:rsidRPr="00C32215">
        <w:t>Lagrangian</w:t>
      </w:r>
      <w:proofErr w:type="spellEnd"/>
      <w:r w:rsidRPr="00C32215">
        <w:t xml:space="preserve"> particles.</w:t>
      </w:r>
    </w:p>
    <w:p w14:paraId="2B95C5E7" w14:textId="58354087" w:rsidR="00E94772" w:rsidRPr="00C32215" w:rsidRDefault="00E94772" w:rsidP="00762E50">
      <w:pPr>
        <w:pStyle w:val="Heading4"/>
      </w:pPr>
      <w:bookmarkStart w:id="1692" w:name="_Toc478142672"/>
      <w:r w:rsidRPr="00C32215">
        <w:t>C</w:t>
      </w:r>
      <w:r w:rsidR="008C7916" w:rsidRPr="00C32215">
        <w:t>ode descr</w:t>
      </w:r>
      <w:r w:rsidR="00831578" w:rsidRPr="00C32215">
        <w:t>iption</w:t>
      </w:r>
      <w:bookmarkEnd w:id="1692"/>
    </w:p>
    <w:p w14:paraId="4ACD9229" w14:textId="5274FA53"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del w:id="1693" w:author="Victor Cameo" w:date="2017-03-24T17:39:00Z">
        <w:r w:rsidRPr="00C32215" w:rsidDel="00771EAC">
          <w:delText>Alya</w:delText>
        </w:r>
      </w:del>
      <w:proofErr w:type="spellStart"/>
      <w:ins w:id="1694" w:author="Victor Cameo" w:date="2017-03-24T17:41:00Z">
        <w:r w:rsidR="00040B8E">
          <w:t>Alya</w:t>
        </w:r>
      </w:ins>
      <w:proofErr w:type="spellEnd"/>
      <w:r w:rsidRPr="00C32215">
        <w:t xml:space="preserve"> has been also compiled for MIC (Intel Xeon Phi).</w:t>
      </w:r>
    </w:p>
    <w:p w14:paraId="33353C01" w14:textId="582C2835" w:rsidR="00E94772" w:rsidRPr="00C32215" w:rsidRDefault="00E94772" w:rsidP="00831578">
      <w:pPr>
        <w:pStyle w:val="NormalPRACE"/>
      </w:pPr>
      <w:del w:id="1695" w:author="Victor Cameo" w:date="2017-03-24T17:39:00Z">
        <w:r w:rsidRPr="00C32215" w:rsidDel="00771EAC">
          <w:delText>Alya</w:delText>
        </w:r>
      </w:del>
      <w:proofErr w:type="spellStart"/>
      <w:ins w:id="1696" w:author="Victor Cameo" w:date="2017-03-24T17:41:00Z">
        <w:r w:rsidR="00040B8E">
          <w:t>Alya</w:t>
        </w:r>
      </w:ins>
      <w:proofErr w:type="spellEnd"/>
      <w:r w:rsidRPr="00C32215">
        <w:t xml:space="preserve"> is written in Fortran 1995 and the incompressible fluid module, present in the benchmark suite, is freely available. This module solves the </w:t>
      </w:r>
      <w:proofErr w:type="spellStart"/>
      <w:r w:rsidRPr="00C32215">
        <w:t>Navier</w:t>
      </w:r>
      <w:proofErr w:type="spellEnd"/>
      <w:r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A37FC3">
        <w:t>[14]</w:t>
      </w:r>
      <w:r w:rsidR="008B711D" w:rsidRPr="00C32215">
        <w:fldChar w:fldCharType="end"/>
      </w:r>
      <w:r w:rsidRPr="00C32215">
        <w:t xml:space="preserve"> method for the pressure </w:t>
      </w:r>
      <w:proofErr w:type="spellStart"/>
      <w:r w:rsidRPr="00C32215">
        <w:t>Schur</w:t>
      </w:r>
      <w:proofErr w:type="spellEnd"/>
      <w:r w:rsidRPr="00C32215">
        <w:t xml:space="preserve"> complement. This method is an algebraic split strategy which converges to the monolithic solution. At each </w:t>
      </w:r>
      <w:proofErr w:type="spellStart"/>
      <w:r w:rsidRPr="00C32215">
        <w:t>linearisation</w:t>
      </w:r>
      <w:proofErr w:type="spellEnd"/>
      <w:r w:rsidRPr="00C32215">
        <w:t xml:space="preserve">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1697" w:name="_Toc478142673"/>
      <w:r w:rsidRPr="00C32215">
        <w:t xml:space="preserve">Test cases </w:t>
      </w:r>
      <w:r w:rsidR="00C5259D" w:rsidRPr="00C32215">
        <w:t>description</w:t>
      </w:r>
      <w:bookmarkEnd w:id="1697"/>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698" w:name="_Toc478142674"/>
      <w:proofErr w:type="spellStart"/>
      <w:r w:rsidRPr="00C32215">
        <w:t>Code_</w:t>
      </w:r>
      <w:r w:rsidR="00CC4125" w:rsidRPr="00C32215">
        <w:t>Saturne</w:t>
      </w:r>
      <w:bookmarkEnd w:id="1698"/>
      <w:proofErr w:type="spellEnd"/>
    </w:p>
    <w:p w14:paraId="69BF1DA5" w14:textId="531B7DF3" w:rsidR="00E94772" w:rsidRPr="00C32215" w:rsidRDefault="007D2415" w:rsidP="00831578">
      <w:pPr>
        <w:pStyle w:val="NormalPRACE"/>
      </w:pPr>
      <w:proofErr w:type="spellStart"/>
      <w:ins w:id="1699" w:author="Victor Cameo" w:date="2017-03-23T01:02:00Z">
        <w:r w:rsidRPr="007D2415">
          <w:t>Code_</w:t>
        </w:r>
        <w:r w:rsidRPr="00BC4797">
          <w:t>Saturne</w:t>
        </w:r>
        <w:proofErr w:type="spellEnd"/>
        <w:r w:rsidRPr="00BC4797">
          <w:t xml:space="preserve"> is a CFD software package developed by EDF R&amp;D since 1997 and open-source since 2007. The </w:t>
        </w:r>
        <w:proofErr w:type="spellStart"/>
        <w:r w:rsidRPr="00BC4797">
          <w:t>Navier</w:t>
        </w:r>
        <w:proofErr w:type="spellEnd"/>
        <w:r w:rsidRPr="00BC4797">
          <w:t>-Stokes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1700"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1701" w:author="Victor Cameo" w:date="2017-03-23T01:09:00Z"/>
        </w:rPr>
      </w:pPr>
      <w:bookmarkStart w:id="1702" w:name="_Toc478142675"/>
      <w:r w:rsidRPr="00C32215">
        <w:t>Code descr</w:t>
      </w:r>
      <w:r w:rsidR="00CC4125" w:rsidRPr="00C32215">
        <w:t>iption</w:t>
      </w:r>
      <w:bookmarkEnd w:id="1702"/>
    </w:p>
    <w:p w14:paraId="784502E6" w14:textId="77777777" w:rsidR="007D2415" w:rsidRDefault="007D2415">
      <w:pPr>
        <w:pStyle w:val="Heading4"/>
        <w:rPr>
          <w:ins w:id="1703" w:author="Victor Cameo" w:date="2017-03-23T01:03:00Z"/>
        </w:rPr>
        <w:pPrChange w:id="1704" w:author="Victor Cameo" w:date="2017-03-23T01:09:00Z">
          <w:pPr>
            <w:pStyle w:val="NormalPRACE"/>
          </w:pPr>
        </w:pPrChange>
      </w:pPr>
      <w:bookmarkStart w:id="1705" w:name="_Toc478142676"/>
      <w:bookmarkEnd w:id="1705"/>
    </w:p>
    <w:p w14:paraId="1472A87E" w14:textId="7EEB5309" w:rsidR="007D2415" w:rsidRDefault="007D2415">
      <w:pPr>
        <w:pStyle w:val="NormalPRACE"/>
        <w:rPr>
          <w:ins w:id="1706" w:author="Victor Cameo" w:date="2017-03-23T01:03:00Z"/>
        </w:rPr>
      </w:pPr>
      <w:ins w:id="1707" w:author="Victor Cameo" w:date="2017-03-23T01:03:00Z">
        <w:r>
          <w:t xml:space="preserve">Parallelism is handled by distributing the domain over the processors (several partitioning tools are available, either internally, i.e. SFC Hilbert and Morton, or through external libraries, i.e. METIS Serial, </w:t>
        </w:r>
        <w:proofErr w:type="spellStart"/>
        <w:r>
          <w:t>ParMETIS</w:t>
        </w:r>
        <w:proofErr w:type="spellEnd"/>
        <w:r>
          <w:t>, Scotch Serial, PT-SCOTCH. Communications between subdomains are handled by MPI. Hybrid parallelism using MPI/</w:t>
        </w:r>
        <w:proofErr w:type="spellStart"/>
        <w:r>
          <w:t>openMP</w:t>
        </w:r>
        <w:proofErr w:type="spellEnd"/>
        <w:r>
          <w:t xml:space="preserve"> has recently been optimised for improved multicore performance.</w:t>
        </w:r>
      </w:ins>
    </w:p>
    <w:p w14:paraId="30656150" w14:textId="24DD6F64" w:rsidR="007D2415" w:rsidRDefault="007D2415">
      <w:pPr>
        <w:pStyle w:val="NormalPRACE"/>
        <w:rPr>
          <w:ins w:id="1708" w:author="Victor Cameo" w:date="2017-03-23T01:03:00Z"/>
        </w:rPr>
      </w:pPr>
      <w:ins w:id="1709" w:author="Victor Cameo" w:date="2017-03-23T01:03:00Z">
        <w:r>
          <w:t xml:space="preserve">For incompressible simulations, most of the time is spent during the computation of the pressure through Poisson equations. The matrices are very sparse. </w:t>
        </w:r>
        <w:proofErr w:type="spellStart"/>
        <w:r>
          <w:t>PETSc</w:t>
        </w:r>
        <w:proofErr w:type="spellEnd"/>
        <w:r>
          <w:t xml:space="preserve"> has recently been linked to the code to offer alternatives to the internal solvers to compute the pressure. The developer’s version of </w:t>
        </w:r>
        <w:proofErr w:type="spellStart"/>
        <w:r>
          <w:t>PETSc</w:t>
        </w:r>
        <w:proofErr w:type="spellEnd"/>
        <w:r>
          <w:t xml:space="preserve"> supports CUDA and is used in this benchmark suite.</w:t>
        </w:r>
      </w:ins>
    </w:p>
    <w:p w14:paraId="3C530B23" w14:textId="6A831626" w:rsidR="007D2415" w:rsidRDefault="007D2415">
      <w:pPr>
        <w:pStyle w:val="NormalPRACE"/>
        <w:rPr>
          <w:ins w:id="1710" w:author="Victor Cameo" w:date="2017-03-23T01:03:00Z"/>
        </w:rPr>
      </w:pPr>
      <w:proofErr w:type="spellStart"/>
      <w:ins w:id="1711" w:author="Victor Cameo" w:date="2017-03-23T01:03:00Z">
        <w:r>
          <w:t>Code_Saturne</w:t>
        </w:r>
        <w:proofErr w:type="spellEnd"/>
        <w:r>
          <w:t xml:space="preserve"> is written in C, F95 and Python. It is freely available under the GPL license.</w:t>
        </w:r>
      </w:ins>
    </w:p>
    <w:p w14:paraId="7066F570" w14:textId="03A241DF" w:rsidR="00E94772" w:rsidRPr="00C32215" w:rsidDel="007D2415" w:rsidRDefault="00E94772" w:rsidP="00831578">
      <w:pPr>
        <w:pStyle w:val="NormalPRACE"/>
        <w:rPr>
          <w:del w:id="1712" w:author="Victor Cameo" w:date="2017-03-23T01:03:00Z"/>
        </w:rPr>
      </w:pPr>
      <w:del w:id="1713"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1714" w:author="Victor Cameo" w:date="2017-03-23T01:03:00Z"/>
        </w:rPr>
      </w:pPr>
      <w:del w:id="1715"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1716"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1717" w:author="Victor Cameo" w:date="2017-03-23T01:10:00Z"/>
        </w:rPr>
      </w:pPr>
      <w:bookmarkStart w:id="1718" w:name="_Toc478142677"/>
      <w:r w:rsidRPr="00C32215">
        <w:t>Test cases descr</w:t>
      </w:r>
      <w:r w:rsidR="00CC4125" w:rsidRPr="00C32215">
        <w:t>iption</w:t>
      </w:r>
      <w:bookmarkEnd w:id="1718"/>
    </w:p>
    <w:p w14:paraId="1288E66F" w14:textId="77777777" w:rsidR="00E81787" w:rsidRDefault="00E81787">
      <w:pPr>
        <w:pStyle w:val="Heading4"/>
        <w:rPr>
          <w:ins w:id="1719" w:author="Victor Cameo" w:date="2017-03-23T01:10:00Z"/>
        </w:rPr>
        <w:pPrChange w:id="1720" w:author="Victor Cameo" w:date="2017-03-23T01:10:00Z">
          <w:pPr>
            <w:pStyle w:val="NormalPRACE"/>
          </w:pPr>
        </w:pPrChange>
      </w:pPr>
      <w:bookmarkStart w:id="1721" w:name="_Toc478142678"/>
      <w:bookmarkEnd w:id="1721"/>
    </w:p>
    <w:p w14:paraId="28CB5863" w14:textId="77777777" w:rsidR="00E81787" w:rsidRDefault="00E81787">
      <w:pPr>
        <w:pStyle w:val="NormalPRACE"/>
        <w:rPr>
          <w:ins w:id="1722" w:author="Victor Cameo" w:date="2017-03-23T01:11:00Z"/>
        </w:rPr>
      </w:pPr>
      <w:ins w:id="1723" w:author="Victor Cameo" w:date="2017-03-23T01:10:00Z">
        <w:r w:rsidRPr="00E81787">
          <w:t xml:space="preserve">Two test cases are dealt with, the former with a mesh made of hexahedral cells and the latter with a mesh made of tetrahedral cells. Both configurations are meant for incompressible laminar flows. The first test case is run on KNL </w:t>
        </w:r>
        <w:proofErr w:type="gramStart"/>
        <w:r w:rsidRPr="00E81787">
          <w:t>in order to</w:t>
        </w:r>
        <w:proofErr w:type="gramEnd"/>
        <w:r w:rsidRPr="00E81787">
          <w:t xml:space="preserve"> test the performance of the code always completely filling up a node using 64 MPI tasks and then either 1, 2, 4 </w:t>
        </w:r>
        <w:proofErr w:type="spellStart"/>
        <w:r w:rsidRPr="00E81787">
          <w:t>OpenMP</w:t>
        </w:r>
        <w:proofErr w:type="spellEnd"/>
        <w:r w:rsidRPr="00E81787">
          <w:t xml:space="preserve">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w:t>
        </w:r>
        <w:proofErr w:type="spellStart"/>
        <w:r w:rsidRPr="00E81787">
          <w:t>PETSc</w:t>
        </w:r>
        <w:proofErr w:type="spellEnd"/>
        <w:r w:rsidRPr="00E81787">
          <w:t xml:space="preserve"> library (the version of </w:t>
        </w:r>
        <w:proofErr w:type="spellStart"/>
        <w:r w:rsidRPr="00E81787">
          <w:t>PETSc</w:t>
        </w:r>
        <w:proofErr w:type="spellEnd"/>
        <w:r w:rsidRPr="00E81787">
          <w:t xml:space="preserve"> is the developer's version which supports GPU) and tests are run on KNL as well as on CPU+GPU. </w:t>
        </w:r>
        <w:proofErr w:type="spellStart"/>
        <w:r w:rsidRPr="00E81787">
          <w:t>PETSc</w:t>
        </w:r>
        <w:proofErr w:type="spellEnd"/>
        <w:r w:rsidRPr="00E81787">
          <w:t xml:space="preserve"> is built with the CUSP library and the CUSP format is used.</w:t>
        </w:r>
      </w:ins>
    </w:p>
    <w:p w14:paraId="05FE56C0" w14:textId="43F7FAC2" w:rsidR="00E94772" w:rsidRPr="00C32215" w:rsidRDefault="00E81787">
      <w:pPr>
        <w:pStyle w:val="NormalPRACE"/>
      </w:pPr>
      <w:ins w:id="1724" w:author="Victor Cameo" w:date="2017-03-23T01:11:00Z">
        <w:r w:rsidRPr="00E81787">
          <w:t xml:space="preserve">Note that computing the pressure using a CG algorithm has always been slower than using the native AMG algorithm, when using </w:t>
        </w:r>
        <w:proofErr w:type="spellStart"/>
        <w:r w:rsidRPr="00E81787">
          <w:t>Code_Saturne</w:t>
        </w:r>
        <w:proofErr w:type="spellEnd"/>
        <w:r w:rsidRPr="00E81787">
          <w:t>. The second test is then meant to compare the current results obtained on KNL and GPU using CG only, and not to compare CG and AMG time to solution.</w:t>
        </w:r>
      </w:ins>
      <w:del w:id="1725"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pPr>
        <w:pStyle w:val="NormalPRACE"/>
        <w:rPr>
          <w:del w:id="1726" w:author="Victor Cameo" w:date="2017-03-23T01:13:00Z"/>
        </w:rPr>
      </w:pPr>
      <w:ins w:id="1727" w:author="Victor Cameo" w:date="2017-03-23T01:13:00Z">
        <w:r w:rsidRPr="00B20538">
          <w:lastRenderedPageBreak/>
          <w:t xml:space="preserve">The geometry is very simple, i.e. a cube, but the mesh is built using tetrahedral cells only. The Reynolds number is set to 100, and symmetry boundary conditions are applied in the </w:t>
        </w:r>
        <w:proofErr w:type="spellStart"/>
        <w:r w:rsidRPr="00B20538">
          <w:t>spanwise</w:t>
        </w:r>
        <w:proofErr w:type="spellEnd"/>
        <w:r w:rsidRPr="00B20538">
          <w:t xml:space="preserve"> direction. The case is modular and the mesh size can easily </w:t>
        </w:r>
        <w:proofErr w:type="gramStart"/>
        <w:r w:rsidRPr="00B20538">
          <w:t>been</w:t>
        </w:r>
        <w:proofErr w:type="gramEnd"/>
        <w:r w:rsidRPr="00B20538">
          <w:t xml:space="preserve"> varied. The largest mesh has about 13 million cells and is used to get some first comparisons using </w:t>
        </w:r>
        <w:proofErr w:type="spellStart"/>
        <w:r w:rsidRPr="00B20538">
          <w:t>Code_Saturne</w:t>
        </w:r>
        <w:proofErr w:type="spellEnd"/>
        <w:r w:rsidRPr="00B20538">
          <w:t xml:space="preserve"> linked to the developer's </w:t>
        </w:r>
        <w:proofErr w:type="spellStart"/>
        <w:r w:rsidRPr="00B20538">
          <w:t>PETSc</w:t>
        </w:r>
        <w:proofErr w:type="spellEnd"/>
        <w:r w:rsidRPr="00B20538">
          <w:t xml:space="preserve"> library, in order to get use of the GPU.</w:t>
        </w:r>
      </w:ins>
      <w:del w:id="1728"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1729" w:author="Victor Cameo" w:date="2017-03-23T01:13:00Z"/>
        </w:rPr>
      </w:pPr>
    </w:p>
    <w:p w14:paraId="68541B22" w14:textId="6AD03EE9" w:rsidR="00E94772" w:rsidRPr="00C32215" w:rsidDel="00B20538" w:rsidRDefault="00E94772" w:rsidP="00831578">
      <w:pPr>
        <w:pStyle w:val="NormalPRACE"/>
        <w:rPr>
          <w:del w:id="1730" w:author="Victor Cameo" w:date="2017-03-23T01:13:00Z"/>
        </w:rPr>
      </w:pPr>
      <w:del w:id="1731"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1732"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1733" w:author="Victor Cameo" w:date="2017-03-23T01:12:00Z"/>
        </w:rPr>
      </w:pPr>
      <w:del w:id="1734"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1735" w:author="Victor Cameo" w:date="2017-03-23T01:12:00Z"/>
        </w:rPr>
      </w:pPr>
      <w:del w:id="1736" w:author="Victor Cameo" w:date="2017-03-23T01:12:00Z">
        <w:r w:rsidRPr="00C32215" w:rsidDel="00E81787">
          <w:delText>This test case is expected to scale efficiently to 4000+ nodes for the largest mesh</w:delText>
        </w:r>
      </w:del>
    </w:p>
    <w:p w14:paraId="46120E26" w14:textId="56F68F95" w:rsidR="00E94772" w:rsidRPr="00C32215" w:rsidRDefault="00E81787" w:rsidP="00BC4797">
      <w:pPr>
        <w:pStyle w:val="NormalPRACE"/>
      </w:pPr>
      <w:ins w:id="1737" w:author="Victor Cameo" w:date="2017-03-23T01:12:00Z">
        <w:r w:rsidRPr="00E81787">
          <w:t xml:space="preserve">The Taylor-Green vortex flow is traditionally used to assess the accuracy of CFD code numerical schemes. Periodicity is used in the 3 directions. The total kinetic energy (integral of the velocity) and </w:t>
        </w:r>
        <w:proofErr w:type="spellStart"/>
        <w:r w:rsidRPr="00E81787">
          <w:t>enstrophy</w:t>
        </w:r>
        <w:proofErr w:type="spellEnd"/>
        <w:r w:rsidRPr="00E81787">
          <w:t xml:space="preserve"> (integral of the vorticity) evolutions as a function of the time are looked at. </w:t>
        </w:r>
        <w:proofErr w:type="spellStart"/>
        <w:r w:rsidRPr="00E81787">
          <w:t>Code_Saturne</w:t>
        </w:r>
        <w:proofErr w:type="spellEnd"/>
        <w:r w:rsidRPr="00E81787">
          <w:t xml:space="preserve"> is set for 2nd order time and spatial schemes. The mesh size is 2563 </w:t>
        </w:r>
        <w:proofErr w:type="gramStart"/>
        <w:r w:rsidRPr="00E81787">
          <w:t>cells.</w:t>
        </w:r>
      </w:ins>
      <w:r w:rsidR="00E94772" w:rsidRPr="00C32215">
        <w:t>.</w:t>
      </w:r>
      <w:proofErr w:type="gramEnd"/>
    </w:p>
    <w:p w14:paraId="3DB5A8C3" w14:textId="5CED21FC" w:rsidR="00E94772" w:rsidRPr="00C32215" w:rsidRDefault="00CC4125" w:rsidP="00CC4125">
      <w:pPr>
        <w:pStyle w:val="Heading3"/>
      </w:pPr>
      <w:bookmarkStart w:id="1738" w:name="_Toc478142679"/>
      <w:r w:rsidRPr="00C32215">
        <w:t>CP2K</w:t>
      </w:r>
      <w:bookmarkEnd w:id="1738"/>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1739" w:name="_Toc478142680"/>
      <w:r w:rsidRPr="00C32215">
        <w:t xml:space="preserve">Code </w:t>
      </w:r>
      <w:r w:rsidR="00C5259D" w:rsidRPr="00C32215">
        <w:t>description</w:t>
      </w:r>
      <w:bookmarkEnd w:id="1739"/>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1740" w:name="_Toc478142681"/>
      <w:r w:rsidRPr="00C32215">
        <w:t xml:space="preserve">Test cases </w:t>
      </w:r>
      <w:r w:rsidR="00C5259D" w:rsidRPr="00C32215">
        <w:t>description</w:t>
      </w:r>
      <w:bookmarkEnd w:id="1740"/>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741" w:name="_Toc478142682"/>
      <w:r w:rsidRPr="00C32215">
        <w:t>GPAW</w:t>
      </w:r>
      <w:bookmarkEnd w:id="1741"/>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762E50">
      <w:pPr>
        <w:pStyle w:val="Heading4"/>
      </w:pPr>
      <w:bookmarkStart w:id="1742" w:name="_Toc478142683"/>
      <w:r w:rsidRPr="00C32215">
        <w:t xml:space="preserve">Code </w:t>
      </w:r>
      <w:r w:rsidR="00C5259D" w:rsidRPr="00C32215">
        <w:t>description</w:t>
      </w:r>
      <w:bookmarkEnd w:id="1742"/>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762E50">
      <w:pPr>
        <w:pStyle w:val="Heading4"/>
      </w:pPr>
      <w:bookmarkStart w:id="1743" w:name="_Toc478142684"/>
      <w:r w:rsidRPr="00C32215">
        <w:t xml:space="preserve">Test cases </w:t>
      </w:r>
      <w:r w:rsidR="00C5259D" w:rsidRPr="00C32215">
        <w:t>description</w:t>
      </w:r>
      <w:bookmarkEnd w:id="1743"/>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744" w:name="_Toc478142685"/>
      <w:r w:rsidRPr="00C32215">
        <w:t>GROMACS</w:t>
      </w:r>
      <w:bookmarkEnd w:id="1744"/>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745"/>
      <w:r w:rsidRPr="00C32215">
        <w:t>GROMACS 4.6</w:t>
      </w:r>
      <w:commentRangeEnd w:id="1745"/>
      <w:r w:rsidR="008C1C7D">
        <w:rPr>
          <w:rStyle w:val="CommentReference"/>
          <w:lang w:val="de-DE"/>
        </w:rPr>
        <w:commentReference w:id="1745"/>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1746" w:name="_Toc478142686"/>
      <w:r w:rsidRPr="00C32215">
        <w:t xml:space="preserve">Code </w:t>
      </w:r>
      <w:r w:rsidR="00C5259D" w:rsidRPr="00C32215">
        <w:t>description</w:t>
      </w:r>
      <w:bookmarkEnd w:id="1746"/>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1747" w:name="_Toc478142687"/>
      <w:r w:rsidRPr="00C32215">
        <w:t>Test c</w:t>
      </w:r>
      <w:r w:rsidR="00011CC2" w:rsidRPr="00C32215">
        <w:t xml:space="preserve">ases </w:t>
      </w:r>
      <w:r w:rsidR="00C5259D" w:rsidRPr="00C32215">
        <w:t>description</w:t>
      </w:r>
      <w:bookmarkEnd w:id="1747"/>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A37FC3">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748" w:name="_Toc478142688"/>
      <w:r w:rsidRPr="00C32215">
        <w:t>NAMD</w:t>
      </w:r>
      <w:bookmarkEnd w:id="1748"/>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w:t>
      </w:r>
      <w:r w:rsidRPr="00C32215">
        <w:lastRenderedPageBreak/>
        <w:t xml:space="preserve">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1749" w:name="_Toc478142689"/>
      <w:r w:rsidRPr="00C32215">
        <w:t xml:space="preserve">Code </w:t>
      </w:r>
      <w:r w:rsidR="00C5259D" w:rsidRPr="00C32215">
        <w:t>description</w:t>
      </w:r>
      <w:bookmarkEnd w:id="1749"/>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A37FC3">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1750" w:name="_Toc478142690"/>
      <w:r w:rsidRPr="00C32215">
        <w:t xml:space="preserve">Test cases </w:t>
      </w:r>
      <w:r w:rsidR="00C5259D" w:rsidRPr="00C32215">
        <w:t>description</w:t>
      </w:r>
      <w:bookmarkEnd w:id="1750"/>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751" w:name="_Toc478142691"/>
      <w:r w:rsidRPr="00C32215">
        <w:t>PFARM</w:t>
      </w:r>
      <w:bookmarkEnd w:id="1751"/>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1752" w:name="_Toc478142692"/>
      <w:r w:rsidRPr="00C32215">
        <w:t xml:space="preserve">Code </w:t>
      </w:r>
      <w:r w:rsidR="00C5259D" w:rsidRPr="00C32215">
        <w:t>description</w:t>
      </w:r>
      <w:bookmarkEnd w:id="1752"/>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w:t>
      </w:r>
      <w:r w:rsidRPr="00C32215">
        <w:lastRenderedPageBreak/>
        <w:t xml:space="preserve">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1753" w:name="_Toc478142693"/>
      <w:r w:rsidRPr="00C32215">
        <w:t xml:space="preserve">Test cases </w:t>
      </w:r>
      <w:r w:rsidR="00C5259D" w:rsidRPr="00C32215">
        <w:t>description</w:t>
      </w:r>
      <w:bookmarkEnd w:id="1753"/>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proofErr w:type="spellStart"/>
      <w:r w:rsidR="00885839" w:rsidRPr="00C32215">
        <w:rPr>
          <w:rStyle w:val="Emphasis"/>
        </w:rPr>
        <w:t>FeIII</w:t>
      </w:r>
      <w:proofErr w:type="spellEnd"/>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w:t>
      </w:r>
      <w:proofErr w:type="spellStart"/>
      <w:r w:rsidRPr="006E37DD">
        <w:t>diagonalisations</w:t>
      </w:r>
      <w:proofErr w:type="spellEnd"/>
      <w:r w:rsidRPr="006E37DD">
        <w:t xml:space="preserve">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 xml:space="preserve">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w:t>
      </w:r>
      <w:proofErr w:type="spellStart"/>
      <w:r>
        <w:t>eigensolvers</w:t>
      </w:r>
      <w:proofErr w:type="spellEnd"/>
      <w:r>
        <w:t xml:space="preserve">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w:t>
      </w:r>
      <w:proofErr w:type="spellStart"/>
      <w:r>
        <w:t>i.e</w:t>
      </w:r>
      <w:proofErr w:type="spellEnd"/>
      <w:r>
        <w:t xml:space="preserv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754" w:name="_Toc478142694"/>
      <w:r w:rsidRPr="00C32215">
        <w:lastRenderedPageBreak/>
        <w:t>QCD</w:t>
      </w:r>
      <w:bookmarkEnd w:id="1754"/>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1755" w:name="_Toc478142695"/>
      <w:r w:rsidRPr="00C32215">
        <w:t xml:space="preserve">Code </w:t>
      </w:r>
      <w:r w:rsidR="00C5259D" w:rsidRPr="00C32215">
        <w:t>description</w:t>
      </w:r>
      <w:bookmarkEnd w:id="1755"/>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A37FC3">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A37FC3">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A37FC3">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A37FC3">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A37FC3">
        <w:t>[17]</w:t>
      </w:r>
      <w:r w:rsidR="00AB4B3F" w:rsidRPr="00C32215">
        <w:fldChar w:fldCharType="end"/>
      </w:r>
      <w:r w:rsidRPr="00C32215">
        <w:t xml:space="preserve">. The library </w:t>
      </w:r>
      <w:proofErr w:type="spellStart"/>
      <w:r w:rsidRPr="00C32215">
        <w:t>QPhix</w:t>
      </w:r>
      <w:proofErr w:type="spellEnd"/>
      <w:r w:rsidRPr="00C32215">
        <w:t xml:space="preserve">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A37FC3">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1756" w:name="_Toc478142696"/>
      <w:r w:rsidRPr="00C32215">
        <w:t xml:space="preserve">Test cases </w:t>
      </w:r>
      <w:r w:rsidR="00C5259D" w:rsidRPr="00C32215">
        <w:t>description</w:t>
      </w:r>
      <w:bookmarkEnd w:id="1756"/>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757" w:name="_Toc478142697"/>
      <w:r w:rsidRPr="00C32215">
        <w:lastRenderedPageBreak/>
        <w:t>Quantum Espresso</w:t>
      </w:r>
      <w:bookmarkEnd w:id="1757"/>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762E50">
      <w:pPr>
        <w:pStyle w:val="Heading4"/>
      </w:pPr>
      <w:bookmarkStart w:id="1758" w:name="_Toc478142698"/>
      <w:r w:rsidRPr="00C32215">
        <w:t xml:space="preserve">Code </w:t>
      </w:r>
      <w:r w:rsidR="00C5259D" w:rsidRPr="00C32215">
        <w:t>description</w:t>
      </w:r>
      <w:bookmarkEnd w:id="1758"/>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1759" w:name="_Toc478142699"/>
      <w:r w:rsidRPr="00C32215">
        <w:t xml:space="preserve">Test cases </w:t>
      </w:r>
      <w:r w:rsidR="00C5259D" w:rsidRPr="00C32215">
        <w:t>description</w:t>
      </w:r>
      <w:bookmarkEnd w:id="1759"/>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760" w:name="_Toc478142700"/>
      <w:r w:rsidRPr="00C32215">
        <w:t>Synthetic benchmarks –</w:t>
      </w:r>
      <w:r w:rsidR="004D0F01" w:rsidRPr="00C32215">
        <w:t xml:space="preserve"> SHOC</w:t>
      </w:r>
      <w:bookmarkEnd w:id="1760"/>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w:t>
      </w:r>
      <w:proofErr w:type="spellStart"/>
      <w:r w:rsidRPr="00874F10">
        <w:t>OpenACC</w:t>
      </w:r>
      <w:proofErr w:type="spellEnd"/>
      <w:r w:rsidRPr="00874F10">
        <w:t xml:space="preserve"> variants of the benchmarks. This allowed us to evaluate NVIDIA GPUs (with CUDA/OpenCL/</w:t>
      </w:r>
      <w:proofErr w:type="spellStart"/>
      <w:r w:rsidRPr="00874F10">
        <w:t>OpenACC</w:t>
      </w:r>
      <w:proofErr w:type="spellEnd"/>
      <w:r w:rsidRPr="00874F10">
        <w:t>), Intel Xeon Phi KNC (with both Offload and OpenCL), but also Intel host CPUs (with OpenCL/</w:t>
      </w:r>
      <w:proofErr w:type="spellStart"/>
      <w:r w:rsidRPr="00874F10">
        <w:t>OpenACC</w:t>
      </w:r>
      <w:proofErr w:type="spellEnd"/>
      <w:r w:rsidRPr="00874F10">
        <w:t xml:space="preserve">). However, on the latest Xeon Phi processor (codenamed KNL) none of these 4 models is supported. Thus, benchmarks on the KNL architecture </w:t>
      </w:r>
      <w:proofErr w:type="spellStart"/>
      <w:r w:rsidRPr="00874F10">
        <w:t>can not</w:t>
      </w:r>
      <w:proofErr w:type="spellEnd"/>
      <w:r w:rsidRPr="00874F10">
        <w:t xml:space="preserve"> be run at this point, and there aren't any news of Intel supporting OpenCL on the KNL. However, there is work in progress on the PGI compiler to support the KNL as a target. This support will be added during 2017. This will allow us to compile and run the </w:t>
      </w:r>
      <w:proofErr w:type="spellStart"/>
      <w:r w:rsidRPr="00874F10">
        <w:t>OpenACC</w:t>
      </w:r>
      <w:proofErr w:type="spellEnd"/>
      <w:r w:rsidRPr="00874F10">
        <w:t xml:space="preserve"> benchmarks for the KNL. Alternatively, the </w:t>
      </w:r>
      <w:proofErr w:type="spellStart"/>
      <w:r w:rsidRPr="00874F10">
        <w:t>OpenACC</w:t>
      </w:r>
      <w:proofErr w:type="spellEnd"/>
      <w:r w:rsidRPr="00874F10">
        <w:t xml:space="preserve"> benchmarks will be ported to </w:t>
      </w:r>
      <w:proofErr w:type="spellStart"/>
      <w:r w:rsidRPr="00874F10">
        <w:t>OpenMP</w:t>
      </w:r>
      <w:proofErr w:type="spellEnd"/>
      <w:r w:rsidRPr="00874F10">
        <w:t xml:space="preserve"> and executed on the KNL.</w:t>
      </w:r>
    </w:p>
    <w:p w14:paraId="6C0898D9" w14:textId="5A51652F" w:rsidR="00E94772" w:rsidRPr="00C32215" w:rsidRDefault="004D0F01" w:rsidP="00762E50">
      <w:pPr>
        <w:pStyle w:val="Heading4"/>
      </w:pPr>
      <w:bookmarkStart w:id="1761" w:name="_Toc478142701"/>
      <w:r w:rsidRPr="00C32215">
        <w:t xml:space="preserve">Code </w:t>
      </w:r>
      <w:r w:rsidR="00C5259D" w:rsidRPr="00C32215">
        <w:t>description</w:t>
      </w:r>
      <w:bookmarkEnd w:id="1761"/>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1762" w:name="_Toc478142702"/>
      <w:r w:rsidRPr="00C32215">
        <w:t xml:space="preserve">Test cases </w:t>
      </w:r>
      <w:r w:rsidR="002C231C" w:rsidRPr="00C32215">
        <w:t>description</w:t>
      </w:r>
      <w:bookmarkEnd w:id="1762"/>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lastRenderedPageBreak/>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763" w:name="_Toc478142703"/>
      <w:r w:rsidRPr="00C32215">
        <w:t>SPECFEM3D</w:t>
      </w:r>
      <w:bookmarkEnd w:id="1763"/>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762E50">
      <w:pPr>
        <w:pStyle w:val="Heading4"/>
      </w:pPr>
      <w:bookmarkStart w:id="1764" w:name="_Toc478142704"/>
      <w:r w:rsidRPr="00C32215">
        <w:t>Test cases definition</w:t>
      </w:r>
      <w:bookmarkEnd w:id="1764"/>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765" w:name="_Ref477340707"/>
      <w:bookmarkStart w:id="1766" w:name="_Toc478142705"/>
      <w:r w:rsidRPr="00C32215">
        <w:t xml:space="preserve">Applications </w:t>
      </w:r>
      <w:commentRangeStart w:id="1767"/>
      <w:r w:rsidRPr="00C32215">
        <w:t>performance</w:t>
      </w:r>
      <w:r w:rsidR="007836B8" w:rsidRPr="00C32215">
        <w:t>s</w:t>
      </w:r>
      <w:bookmarkEnd w:id="1765"/>
      <w:commentRangeEnd w:id="1767"/>
      <w:r w:rsidR="008C1C7D">
        <w:rPr>
          <w:rStyle w:val="CommentReference"/>
          <w:rFonts w:ascii="Times New Roman" w:hAnsi="Times New Roman" w:cs="Times New Roman"/>
          <w:b w:val="0"/>
          <w:bCs w:val="0"/>
          <w:lang w:val="de-DE" w:eastAsia="de-DE"/>
        </w:rPr>
        <w:commentReference w:id="1767"/>
      </w:r>
      <w:bookmarkEnd w:id="1766"/>
    </w:p>
    <w:p w14:paraId="1590B151" w14:textId="183F61AC" w:rsidR="00821798" w:rsidDel="00771EAC" w:rsidRDefault="00536AFE" w:rsidP="00771EAC">
      <w:pPr>
        <w:pStyle w:val="NormalPRACE"/>
        <w:rPr>
          <w:del w:id="1768" w:author="Victor Cameo" w:date="2017-03-24T17:35:00Z"/>
        </w:rPr>
        <w:pPrChange w:id="1769" w:author="Victor Cameo" w:date="2017-03-24T17:37:00Z">
          <w:pPr>
            <w:pStyle w:val="Caption"/>
            <w:jc w:val="left"/>
          </w:pPr>
        </w:pPrChange>
      </w:pPr>
      <w:r w:rsidRPr="00C32215">
        <w:t xml:space="preserve">This section </w:t>
      </w:r>
      <w:r w:rsidR="007836B8" w:rsidRPr="00C32215">
        <w:t>present</w:t>
      </w:r>
      <w:r w:rsidRPr="00C32215">
        <w:t>s some sample</w:t>
      </w:r>
      <w:r w:rsidR="007836B8" w:rsidRPr="00C32215">
        <w:t xml:space="preserve"> results on targeted machines.</w:t>
      </w:r>
    </w:p>
    <w:p w14:paraId="2ED887A4" w14:textId="5292B469" w:rsidR="00B846CB" w:rsidDel="00771EAC" w:rsidRDefault="00B846CB" w:rsidP="00771EAC">
      <w:pPr>
        <w:pStyle w:val="NormalPRACE"/>
        <w:rPr>
          <w:del w:id="1770" w:author="Victor Cameo" w:date="2017-03-24T17:35:00Z"/>
        </w:rPr>
        <w:pPrChange w:id="1771" w:author="Victor Cameo" w:date="2017-03-24T17:37:00Z">
          <w:pPr>
            <w:pStyle w:val="Caption"/>
            <w:jc w:val="left"/>
          </w:pPr>
        </w:pPrChange>
      </w:pPr>
    </w:p>
    <w:p w14:paraId="6DC9A904" w14:textId="77777777" w:rsidR="00771EAC" w:rsidRDefault="00771EAC" w:rsidP="00771EAC">
      <w:pPr>
        <w:pStyle w:val="NormalPRACE"/>
        <w:rPr>
          <w:ins w:id="1772" w:author="Victor Cameo" w:date="2017-03-24T17:35:00Z"/>
        </w:rPr>
      </w:pPr>
    </w:p>
    <w:p w14:paraId="40E8C562" w14:textId="308C6B28" w:rsidR="00821798" w:rsidDel="00771EAC" w:rsidRDefault="00040B8E" w:rsidP="00771EAC">
      <w:pPr>
        <w:pStyle w:val="Heading3"/>
        <w:rPr>
          <w:del w:id="1773" w:author="Victor Cameo" w:date="2017-03-24T17:35:00Z"/>
        </w:rPr>
        <w:pPrChange w:id="1774" w:author="Victor Cameo" w:date="2017-03-24T17:37:00Z">
          <w:pPr>
            <w:pStyle w:val="NormalPRACE"/>
          </w:pPr>
        </w:pPrChange>
      </w:pPr>
      <w:bookmarkStart w:id="1775" w:name="_Toc478142706"/>
      <w:proofErr w:type="spellStart"/>
      <w:ins w:id="1776" w:author="Victor Cameo" w:date="2017-03-24T17:42:00Z">
        <w:r>
          <w:t>Alya</w:t>
        </w:r>
      </w:ins>
      <w:bookmarkEnd w:id="1775"/>
      <w:proofErr w:type="spellEnd"/>
    </w:p>
    <w:p w14:paraId="5E73AFEE" w14:textId="77777777" w:rsidR="00771EAC" w:rsidRPr="00C32215" w:rsidRDefault="00771EAC" w:rsidP="00771EAC">
      <w:pPr>
        <w:pStyle w:val="Heading3"/>
        <w:rPr>
          <w:ins w:id="1777" w:author="Victor Cameo" w:date="2017-03-24T17:36:00Z"/>
        </w:rPr>
        <w:pPrChange w:id="1778" w:author="Victor Cameo" w:date="2017-03-24T17:37:00Z">
          <w:pPr>
            <w:pStyle w:val="NormalPRACE"/>
          </w:pPr>
        </w:pPrChange>
      </w:pPr>
      <w:bookmarkStart w:id="1779" w:name="_Toc478142707"/>
      <w:bookmarkEnd w:id="1779"/>
    </w:p>
    <w:p w14:paraId="03AB556B" w14:textId="64F0747A" w:rsidR="00771EAC" w:rsidRDefault="00040B8E" w:rsidP="00771EAC">
      <w:pPr>
        <w:pStyle w:val="NormalPRACE"/>
        <w:rPr>
          <w:ins w:id="1780" w:author="Victor Cameo" w:date="2017-03-24T17:37:00Z"/>
        </w:rPr>
      </w:pPr>
      <w:proofErr w:type="spellStart"/>
      <w:ins w:id="1781" w:author="Victor Cameo" w:date="2017-03-24T17:41:00Z">
        <w:r>
          <w:t>Alya</w:t>
        </w:r>
      </w:ins>
      <w:proofErr w:type="spellEnd"/>
      <w:ins w:id="1782" w:author="Victor Cameo" w:date="2017-03-24T17:37:00Z">
        <w:r w:rsidR="00771EAC">
          <w:t xml:space="preserve"> has been compiled and run using test case A on three different types of compute nodes:</w:t>
        </w:r>
      </w:ins>
    </w:p>
    <w:p w14:paraId="5EF8AB22" w14:textId="4707C5E8" w:rsidR="00771EAC" w:rsidRDefault="00771EAC" w:rsidP="00771EAC">
      <w:pPr>
        <w:pStyle w:val="NormalPRACE"/>
        <w:numPr>
          <w:ilvl w:val="0"/>
          <w:numId w:val="28"/>
        </w:numPr>
        <w:rPr>
          <w:ins w:id="1783" w:author="Victor Cameo" w:date="2017-03-24T17:37:00Z"/>
        </w:rPr>
        <w:pPrChange w:id="1784" w:author="Victor Cameo" w:date="2017-03-24T17:37:00Z">
          <w:pPr>
            <w:pStyle w:val="NormalPRACE"/>
          </w:pPr>
        </w:pPrChange>
      </w:pPr>
      <w:ins w:id="1785" w:author="Victor Cameo" w:date="2017-03-24T17:37:00Z">
        <w:r>
          <w:t xml:space="preserve">BSC </w:t>
        </w:r>
        <w:proofErr w:type="spellStart"/>
        <w:r>
          <w:t>MinoTauro</w:t>
        </w:r>
        <w:proofErr w:type="spellEnd"/>
        <w:r>
          <w:t xml:space="preserve"> </w:t>
        </w:r>
        <w:proofErr w:type="spellStart"/>
        <w:r>
          <w:t>Westemere</w:t>
        </w:r>
        <w:proofErr w:type="spellEnd"/>
        <w:r>
          <w:t xml:space="preserve"> Partition (Intel E5649 12 core 2.53 GHz, 24 GB RAM, </w:t>
        </w:r>
        <w:proofErr w:type="spellStart"/>
        <w:r>
          <w:t>Infiniband</w:t>
        </w:r>
        <w:proofErr w:type="spellEnd"/>
        <w:r>
          <w:t>)</w:t>
        </w:r>
      </w:ins>
    </w:p>
    <w:p w14:paraId="04CA1936" w14:textId="034DC1E2" w:rsidR="00771EAC" w:rsidRDefault="00771EAC" w:rsidP="00771EAC">
      <w:pPr>
        <w:pStyle w:val="NormalPRACE"/>
        <w:numPr>
          <w:ilvl w:val="0"/>
          <w:numId w:val="28"/>
        </w:numPr>
        <w:rPr>
          <w:ins w:id="1786" w:author="Victor Cameo" w:date="2017-03-24T17:37:00Z"/>
        </w:rPr>
        <w:pPrChange w:id="1787" w:author="Victor Cameo" w:date="2017-03-24T17:37:00Z">
          <w:pPr>
            <w:pStyle w:val="NormalPRACE"/>
          </w:pPr>
        </w:pPrChange>
      </w:pPr>
      <w:ins w:id="1788" w:author="Victor Cameo" w:date="2017-03-24T17:37:00Z">
        <w:r>
          <w:t xml:space="preserve">BSC </w:t>
        </w:r>
        <w:proofErr w:type="spellStart"/>
        <w:r>
          <w:t>MinoTauro</w:t>
        </w:r>
        <w:proofErr w:type="spellEnd"/>
        <w:r>
          <w:t xml:space="preserve"> Haswell + K80 Partition (Intel Xeon E5-2630 v3 16 core 2.4 GHz, 128 GB RAM, NVIDIA K80, </w:t>
        </w:r>
        <w:proofErr w:type="spellStart"/>
        <w:r>
          <w:t>Infiniband</w:t>
        </w:r>
        <w:proofErr w:type="spellEnd"/>
        <w:r>
          <w:t>)</w:t>
        </w:r>
      </w:ins>
    </w:p>
    <w:p w14:paraId="272A7BA6" w14:textId="31B094A6" w:rsidR="00771EAC" w:rsidRDefault="00771EAC" w:rsidP="00771EAC">
      <w:pPr>
        <w:pStyle w:val="NormalPRACE"/>
        <w:numPr>
          <w:ilvl w:val="0"/>
          <w:numId w:val="28"/>
        </w:numPr>
        <w:rPr>
          <w:ins w:id="1789" w:author="Victor Cameo" w:date="2017-03-24T17:37:00Z"/>
        </w:rPr>
        <w:pPrChange w:id="1790" w:author="Victor Cameo" w:date="2017-03-24T17:37:00Z">
          <w:pPr>
            <w:pStyle w:val="NormalPRACE"/>
          </w:pPr>
        </w:pPrChange>
      </w:pPr>
      <w:ins w:id="1791" w:author="Victor Cameo" w:date="2017-03-24T17:37:00Z">
        <w:r>
          <w:t>KNL 7250 (68 core 1.40 GHz, 16 GB MCDRAM, 96BG DDR4 RAM, Ethernet)</w:t>
        </w:r>
      </w:ins>
    </w:p>
    <w:p w14:paraId="7211132E" w14:textId="50F9F548" w:rsidR="00771EAC" w:rsidRDefault="00040B8E" w:rsidP="00771EAC">
      <w:pPr>
        <w:pStyle w:val="NormalPRACE"/>
        <w:rPr>
          <w:ins w:id="1792" w:author="Victor Cameo" w:date="2017-03-24T17:37:00Z"/>
        </w:rPr>
      </w:pPr>
      <w:proofErr w:type="spellStart"/>
      <w:ins w:id="1793" w:author="Victor Cameo" w:date="2017-03-24T17:41:00Z">
        <w:r>
          <w:t>Alya</w:t>
        </w:r>
      </w:ins>
      <w:proofErr w:type="spellEnd"/>
      <w:ins w:id="1794" w:author="Victor Cameo" w:date="2017-03-24T17:37:00Z">
        <w:r w:rsidR="00771EAC">
          <w:t xml:space="preserve"> supports parallelism via different options, mainly MPI for problem decomposition, </w:t>
        </w:r>
        <w:proofErr w:type="spellStart"/>
        <w:r w:rsidR="00771EAC">
          <w:t>OpenMP</w:t>
        </w:r>
        <w:proofErr w:type="spellEnd"/>
        <w:r w:rsidR="00771EAC">
          <w:t xml:space="preserve"> within the matrix construction phase and CUDA parallelism for selected solvers. In </w:t>
        </w:r>
        <w:proofErr w:type="gramStart"/>
        <w:r w:rsidR="00771EAC">
          <w:t>general</w:t>
        </w:r>
        <w:proofErr w:type="gramEnd"/>
        <w:r w:rsidR="00771EAC">
          <w:t xml:space="preserve"> the best distribution and performance can be achieved by using MPI. Running on KNL it has been proven optimal to use 4 </w:t>
        </w:r>
        <w:proofErr w:type="spellStart"/>
        <w:r w:rsidR="00771EAC">
          <w:t>OpenMP</w:t>
        </w:r>
        <w:proofErr w:type="spellEnd"/>
        <w:r w:rsidR="00771EAC">
          <w:t xml:space="preserve"> threads and 16 MPI processes for a total of 64 processes, each on its own physical core. The Xeon Phi processor shows slightly better performance in </w:t>
        </w:r>
      </w:ins>
      <w:proofErr w:type="spellStart"/>
      <w:ins w:id="1795" w:author="Victor Cameo" w:date="2017-03-24T17:41:00Z">
        <w:r>
          <w:t>Alya</w:t>
        </w:r>
      </w:ins>
      <w:proofErr w:type="spellEnd"/>
      <w:ins w:id="1796" w:author="Victor Cameo" w:date="2017-03-24T17:37:00Z">
        <w:r w:rsidR="00771EAC">
          <w:t xml:space="preserve"> configured in Quadrant/Cache when compared to Quadrant/</w:t>
        </w:r>
        <w:proofErr w:type="spellStart"/>
        <w:r w:rsidR="00771EAC">
          <w:t>Flati</w:t>
        </w:r>
        <w:proofErr w:type="spellEnd"/>
        <w:r w:rsidR="00771EAC">
          <w:t xml:space="preserve">, although the difference is negligible. The application is not optimized for the </w:t>
        </w:r>
        <w:proofErr w:type="gramStart"/>
        <w:r w:rsidR="00771EAC">
          <w:t>first generation</w:t>
        </w:r>
        <w:proofErr w:type="gramEnd"/>
        <w:r w:rsidR="00771EAC">
          <w:t xml:space="preserve"> Xeon Phi KNC a</w:t>
        </w:r>
        <w:r>
          <w:t>nd does not support offloading.</w:t>
        </w:r>
      </w:ins>
    </w:p>
    <w:p w14:paraId="3DA7D6A2" w14:textId="17EC5B25" w:rsidR="00771EAC" w:rsidRDefault="00771EAC" w:rsidP="00771EAC">
      <w:pPr>
        <w:pStyle w:val="NormalPRACE"/>
        <w:rPr>
          <w:ins w:id="1797" w:author="Victor Cameo" w:date="2017-03-24T17:37:00Z"/>
        </w:rPr>
      </w:pPr>
      <w:ins w:id="1798" w:author="Victor Cameo" w:date="2017-03-24T17:37:00Z">
        <w:r>
          <w:t xml:space="preserve">Overall speedups have been compared to a one node CPU run on the Haswell partition of </w:t>
        </w:r>
        <w:proofErr w:type="spellStart"/>
        <w:r>
          <w:t>MinoTauro</w:t>
        </w:r>
        <w:proofErr w:type="spellEnd"/>
        <w:r>
          <w:t xml:space="preserve">. As the application is heavily optimized for traditional computation the best and almost linear scaling is observed on the CPU only runs. Some calculations benefit from the accelerators, GPUs yielding from 3.6x to 6.5x speedup for one to three nodes. The KNL runs are limited by the </w:t>
        </w:r>
        <w:proofErr w:type="spellStart"/>
        <w:r>
          <w:t>OpenMP</w:t>
        </w:r>
        <w:proofErr w:type="spellEnd"/>
        <w:r>
          <w:t xml:space="preserve">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w:t>
        </w:r>
        <w:proofErr w:type="spellStart"/>
        <w:r>
          <w:t>ethernet</w:t>
        </w:r>
        <w:proofErr w:type="spellEnd"/>
        <w:r>
          <w:t xml:space="preserve"> connection on </w:t>
        </w:r>
        <w:proofErr w:type="spellStart"/>
        <w:r>
          <w:t>multinode</w:t>
        </w:r>
        <w:proofErr w:type="spellEnd"/>
        <w:r>
          <w:t xml:space="preserve"> runs. High-performance fabrics such as Omni-Path or </w:t>
        </w:r>
        <w:proofErr w:type="spellStart"/>
        <w:r>
          <w:t>Infiniband</w:t>
        </w:r>
        <w:proofErr w:type="spellEnd"/>
        <w:r>
          <w:t xml:space="preserve"> </w:t>
        </w:r>
        <w:r>
          <w:lastRenderedPageBreak/>
          <w:t>promise to provide significant enhancement for</w:t>
        </w:r>
        <w:r w:rsidR="00A35CF9">
          <w:t xml:space="preserve"> these cases. </w:t>
        </w:r>
        <w:r>
          <w:t>The results are compared in</w:t>
        </w:r>
      </w:ins>
      <w:ins w:id="1799" w:author="Victor Cameo" w:date="2017-03-24T17:53:00Z">
        <w:r w:rsidR="00A35CF9">
          <w:t xml:space="preserve"> </w:t>
        </w:r>
        <w:r w:rsidR="00A35CF9">
          <w:fldChar w:fldCharType="begin"/>
        </w:r>
        <w:r w:rsidR="00A35CF9">
          <w:instrText xml:space="preserve"> REF _Ref478141367 \h </w:instrText>
        </w:r>
      </w:ins>
      <w:r w:rsidR="00A35CF9">
        <w:fldChar w:fldCharType="separate"/>
      </w:r>
      <w:ins w:id="1800" w:author="Victor Cameo" w:date="2017-03-24T18:15:00Z">
        <w:r w:rsidR="00A37FC3">
          <w:t xml:space="preserve">Figure </w:t>
        </w:r>
        <w:r w:rsidR="00A37FC3">
          <w:rPr>
            <w:noProof/>
          </w:rPr>
          <w:t>3</w:t>
        </w:r>
      </w:ins>
      <w:ins w:id="1801" w:author="Victor Cameo" w:date="2017-03-24T17:53:00Z">
        <w:r w:rsidR="00A35CF9">
          <w:fldChar w:fldCharType="end"/>
        </w:r>
      </w:ins>
      <w:ins w:id="1802" w:author="Victor Cameo" w:date="2017-03-24T17:37:00Z">
        <w:r>
          <w:t>.</w:t>
        </w:r>
      </w:ins>
    </w:p>
    <w:p w14:paraId="30AA7317" w14:textId="77777777" w:rsidR="00040B8E" w:rsidRDefault="00771EAC" w:rsidP="00116E7C">
      <w:pPr>
        <w:pStyle w:val="NormalPRACE"/>
        <w:rPr>
          <w:ins w:id="1803" w:author="Victor Cameo" w:date="2017-03-24T17:44:00Z"/>
        </w:rPr>
      </w:pPr>
      <w:proofErr w:type="gramStart"/>
      <w:ins w:id="1804" w:author="Victor Cameo" w:date="2017-03-24T17:37:00Z">
        <w:r>
          <w:t>It can be seen that the</w:t>
        </w:r>
        <w:proofErr w:type="gramEnd"/>
        <w:r>
          <w:t xml:space="preserve"> best performance is gained on the most recent standard Xeon CPUs in conjunction with GPUs. This is expected as </w:t>
        </w:r>
      </w:ins>
      <w:proofErr w:type="spellStart"/>
      <w:ins w:id="1805" w:author="Victor Cameo" w:date="2017-03-24T17:41:00Z">
        <w:r w:rsidR="00040B8E">
          <w:t>Alya</w:t>
        </w:r>
      </w:ins>
      <w:proofErr w:type="spellEnd"/>
      <w:ins w:id="1806" w:author="Victor Cameo" w:date="2017-03-24T17:37:00Z">
        <w:r>
          <w:t xml:space="preserve"> has been heavily optimized for traditional HPC scalability using mainly MPI and makes good use of available cores. The addition of GPU enabled solvers provides a noticeable boost to the overall performance. To fully exploit the KNLs further optimizations are ongoing and additional </w:t>
        </w:r>
        <w:proofErr w:type="spellStart"/>
        <w:r>
          <w:t>OpenMP</w:t>
        </w:r>
        <w:proofErr w:type="spellEnd"/>
        <w:r>
          <w:t xml:space="preserve"> parall</w:t>
        </w:r>
        <w:r w:rsidR="00040B8E">
          <w:t>elism will need to be employed.</w:t>
        </w:r>
      </w:ins>
    </w:p>
    <w:p w14:paraId="713AD834" w14:textId="77777777" w:rsidR="000127A4" w:rsidRDefault="00EB53FC" w:rsidP="000127A4">
      <w:pPr>
        <w:pStyle w:val="NormalPRACE"/>
        <w:keepNext/>
        <w:rPr>
          <w:ins w:id="1807" w:author="Victor Cameo" w:date="2017-03-24T17:50:00Z"/>
        </w:rPr>
        <w:pPrChange w:id="1808" w:author="Victor Cameo" w:date="2017-03-24T17:50:00Z">
          <w:pPr>
            <w:pStyle w:val="NormalPRACE"/>
          </w:pPr>
        </w:pPrChange>
      </w:pPr>
      <w:ins w:id="1809" w:author="Victor Cameo" w:date="2017-03-24T17:46:00Z">
        <w:r>
          <w:rPr>
            <w:noProof/>
            <w:lang w:val="en-US" w:eastAsia="en-US"/>
          </w:rPr>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ins>
    </w:p>
    <w:p w14:paraId="31D00732" w14:textId="5EF61197" w:rsidR="00040B8E" w:rsidRDefault="000127A4" w:rsidP="000127A4">
      <w:pPr>
        <w:pStyle w:val="Caption"/>
        <w:rPr>
          <w:ins w:id="1810" w:author="Victor Cameo" w:date="2017-03-24T17:44:00Z"/>
        </w:rPr>
        <w:pPrChange w:id="1811" w:author="Victor Cameo" w:date="2017-03-24T17:50:00Z">
          <w:pPr>
            <w:pStyle w:val="NormalPRACE"/>
          </w:pPr>
        </w:pPrChange>
      </w:pPr>
      <w:ins w:id="1812" w:author="Victor Cameo" w:date="2017-03-24T17:50:00Z">
        <w:r>
          <w:t xml:space="preserve">Figure </w:t>
        </w:r>
        <w:r>
          <w:fldChar w:fldCharType="begin"/>
        </w:r>
        <w:r>
          <w:instrText xml:space="preserve"> SEQ Figure \* ARABIC </w:instrText>
        </w:r>
      </w:ins>
      <w:r>
        <w:fldChar w:fldCharType="separate"/>
      </w:r>
      <w:ins w:id="1813" w:author="Victor Cameo" w:date="2017-03-24T18:15:00Z">
        <w:r w:rsidR="00A37FC3">
          <w:rPr>
            <w:noProof/>
          </w:rPr>
          <w:t>1</w:t>
        </w:r>
      </w:ins>
      <w:ins w:id="1814" w:author="Victor Cameo" w:date="2017-03-24T17:50:00Z">
        <w:r>
          <w:fldChar w:fldCharType="end"/>
        </w:r>
        <w:r>
          <w:t xml:space="preserve"> </w:t>
        </w:r>
        <w:r w:rsidRPr="00B3736B">
          <w:t xml:space="preserve">Shows the matrix construction part of </w:t>
        </w:r>
        <w:proofErr w:type="spellStart"/>
        <w:r w:rsidRPr="00B3736B">
          <w:t>Alya</w:t>
        </w:r>
        <w:proofErr w:type="spellEnd"/>
        <w:r w:rsidRPr="00B3736B">
          <w:t xml:space="preserve"> that is parallelised with </w:t>
        </w:r>
        <w:proofErr w:type="spellStart"/>
        <w:r w:rsidRPr="00B3736B">
          <w:t>OpenMP</w:t>
        </w:r>
        <w:proofErr w:type="spellEnd"/>
        <w:r w:rsidRPr="00B3736B">
          <w:t xml:space="preserve"> and benefits significantly from the many cores available on KNL.</w:t>
        </w:r>
      </w:ins>
    </w:p>
    <w:p w14:paraId="00B687CA" w14:textId="77777777" w:rsidR="00A35CF9" w:rsidRDefault="00A35CF9" w:rsidP="00A35CF9">
      <w:pPr>
        <w:pStyle w:val="NormalPRACE"/>
        <w:keepNext/>
        <w:rPr>
          <w:ins w:id="1815" w:author="Victor Cameo" w:date="2017-03-24T17:52:00Z"/>
        </w:rPr>
        <w:pPrChange w:id="1816" w:author="Victor Cameo" w:date="2017-03-24T17:52:00Z">
          <w:pPr>
            <w:pStyle w:val="NormalPRACE"/>
          </w:pPr>
        </w:pPrChange>
      </w:pPr>
      <w:ins w:id="1817" w:author="Victor Cameo" w:date="2017-03-24T17:51:00Z">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ins>
    </w:p>
    <w:p w14:paraId="14B0E272" w14:textId="1195DC5D" w:rsidR="00040B8E" w:rsidRDefault="00A35CF9" w:rsidP="00A35CF9">
      <w:pPr>
        <w:pStyle w:val="Caption"/>
        <w:rPr>
          <w:ins w:id="1818" w:author="Victor Cameo" w:date="2017-03-24T17:44:00Z"/>
        </w:rPr>
        <w:pPrChange w:id="1819" w:author="Victor Cameo" w:date="2017-03-24T17:52:00Z">
          <w:pPr>
            <w:pStyle w:val="NormalPRACE"/>
          </w:pPr>
        </w:pPrChange>
      </w:pPr>
      <w:bookmarkStart w:id="1820" w:name="_Toc478142725"/>
      <w:ins w:id="1821" w:author="Victor Cameo" w:date="2017-03-24T17:52:00Z">
        <w:r>
          <w:t xml:space="preserve">Figure </w:t>
        </w:r>
        <w:r>
          <w:fldChar w:fldCharType="begin"/>
        </w:r>
        <w:r>
          <w:instrText xml:space="preserve"> SEQ Figure \* ARABIC </w:instrText>
        </w:r>
      </w:ins>
      <w:r>
        <w:fldChar w:fldCharType="separate"/>
      </w:r>
      <w:ins w:id="1822" w:author="Victor Cameo" w:date="2017-03-24T18:15:00Z">
        <w:r w:rsidR="00A37FC3">
          <w:rPr>
            <w:noProof/>
          </w:rPr>
          <w:t>2</w:t>
        </w:r>
      </w:ins>
      <w:ins w:id="1823" w:author="Victor Cameo" w:date="2017-03-24T17:52:00Z">
        <w:r>
          <w:fldChar w:fldCharType="end"/>
        </w:r>
        <w:r>
          <w:t xml:space="preserve"> </w:t>
        </w:r>
        <w:r w:rsidRPr="00C33406">
          <w:t>Demonstrates the scalability of the code. As expected Haswell cores with K80 GPU are high-performing while the KNL port is currently being optimized further.</w:t>
        </w:r>
      </w:ins>
      <w:bookmarkEnd w:id="1820"/>
    </w:p>
    <w:p w14:paraId="02F99D47" w14:textId="77777777" w:rsidR="00A35CF9" w:rsidRDefault="00A35CF9" w:rsidP="00A35CF9">
      <w:pPr>
        <w:pStyle w:val="NormalPRACE"/>
        <w:keepNext/>
        <w:rPr>
          <w:ins w:id="1824" w:author="Victor Cameo" w:date="2017-03-24T17:52:00Z"/>
        </w:rPr>
        <w:pPrChange w:id="1825" w:author="Victor Cameo" w:date="2017-03-24T17:52:00Z">
          <w:pPr>
            <w:pStyle w:val="NormalPRACE"/>
          </w:pPr>
        </w:pPrChange>
      </w:pPr>
      <w:ins w:id="1826" w:author="Victor Cameo" w:date="2017-03-24T17:52:00Z">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ins>
    </w:p>
    <w:p w14:paraId="7BC2BFE8" w14:textId="3FE241DE" w:rsidR="00116E7C" w:rsidRDefault="00A35CF9" w:rsidP="00A35CF9">
      <w:pPr>
        <w:pStyle w:val="Caption"/>
        <w:rPr>
          <w:ins w:id="1827" w:author="Victor Cameo" w:date="2017-03-24T17:52:00Z"/>
        </w:rPr>
        <w:pPrChange w:id="1828" w:author="Victor Cameo" w:date="2017-03-24T17:52:00Z">
          <w:pPr>
            <w:pStyle w:val="NormalPRACE"/>
          </w:pPr>
        </w:pPrChange>
      </w:pPr>
      <w:bookmarkStart w:id="1829" w:name="_Ref478141367"/>
      <w:bookmarkStart w:id="1830" w:name="_Toc478142726"/>
      <w:ins w:id="1831" w:author="Victor Cameo" w:date="2017-03-24T17:52:00Z">
        <w:r>
          <w:t xml:space="preserve">Figure </w:t>
        </w:r>
        <w:r>
          <w:fldChar w:fldCharType="begin"/>
        </w:r>
        <w:r>
          <w:instrText xml:space="preserve"> SEQ Figure \* ARABIC </w:instrText>
        </w:r>
      </w:ins>
      <w:r>
        <w:fldChar w:fldCharType="separate"/>
      </w:r>
      <w:ins w:id="1832" w:author="Victor Cameo" w:date="2017-03-24T18:15:00Z">
        <w:r w:rsidR="00A37FC3">
          <w:rPr>
            <w:noProof/>
          </w:rPr>
          <w:t>3</w:t>
        </w:r>
      </w:ins>
      <w:ins w:id="1833" w:author="Victor Cameo" w:date="2017-03-24T17:52:00Z">
        <w:r>
          <w:fldChar w:fldCharType="end"/>
        </w:r>
        <w:bookmarkEnd w:id="1829"/>
        <w:r>
          <w:t xml:space="preserve"> </w:t>
        </w:r>
        <w:r w:rsidRPr="00624EDD">
          <w:t xml:space="preserve">Best </w:t>
        </w:r>
        <w:proofErr w:type="spellStart"/>
        <w:r w:rsidRPr="00624EDD">
          <w:t>performace</w:t>
        </w:r>
        <w:proofErr w:type="spellEnd"/>
        <w:r w:rsidRPr="00624EDD">
          <w:t xml:space="preserve"> is achieved with GPUs in combination with powerful CPU cores. Single thread performance has a big impact on the speedup, both threading and vectorization are employed for additional performance.</w:t>
        </w:r>
        <w:bookmarkEnd w:id="1830"/>
      </w:ins>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834" w:name="_Toc478142708"/>
      <w:proofErr w:type="spellStart"/>
      <w:r w:rsidRPr="00C32215">
        <w:t>Code_Saturne</w:t>
      </w:r>
      <w:bookmarkEnd w:id="1834"/>
      <w:proofErr w:type="spellEnd"/>
    </w:p>
    <w:p w14:paraId="249E1FCA" w14:textId="0BBFA511" w:rsidR="00BC4797" w:rsidRPr="00BC4797" w:rsidRDefault="00BC4797" w:rsidP="00BC4797">
      <w:pPr>
        <w:pStyle w:val="NormalPRACE"/>
        <w:rPr>
          <w:ins w:id="1835" w:author="Victor Cameo" w:date="2017-03-23T01:18:00Z"/>
          <w:rStyle w:val="PageNumber"/>
          <w:i/>
          <w:iCs/>
          <w:rPrChange w:id="1836" w:author="Victor Cameo" w:date="2017-03-23T01:18:00Z">
            <w:rPr>
              <w:ins w:id="1837" w:author="Victor Cameo" w:date="2017-03-23T01:18:00Z"/>
              <w:rStyle w:val="PageNumber"/>
              <w:rFonts w:ascii="Arial" w:hAnsi="Arial" w:cs="Arial"/>
              <w:b/>
              <w:bCs/>
              <w:szCs w:val="24"/>
              <w:lang w:eastAsia="en-US"/>
            </w:rPr>
          </w:rPrChange>
        </w:rPr>
      </w:pPr>
      <w:ins w:id="1838" w:author="Victor Cameo" w:date="2017-03-23T01:17:00Z">
        <w:r>
          <w:rPr>
            <w:rStyle w:val="Emphasis"/>
          </w:rPr>
          <w:t xml:space="preserve">Description </w:t>
        </w:r>
      </w:ins>
      <w:ins w:id="1839" w:author="Victor Cameo" w:date="2017-03-23T01:19:00Z">
        <w:r w:rsidR="00B72F90">
          <w:rPr>
            <w:rStyle w:val="Emphasis"/>
          </w:rPr>
          <w:t>runtime architecture</w:t>
        </w:r>
      </w:ins>
      <w:ins w:id="1840" w:author="Victor Cameo" w:date="2017-03-23T01:17:00Z">
        <w:r>
          <w:rPr>
            <w:rStyle w:val="Emphasis"/>
          </w:rPr>
          <w:t>:</w:t>
        </w:r>
      </w:ins>
    </w:p>
    <w:p w14:paraId="00AA6CCA" w14:textId="77777777" w:rsidR="00BC4797" w:rsidRPr="00BC4797" w:rsidRDefault="00BC4797">
      <w:pPr>
        <w:pStyle w:val="NormalPRACE"/>
        <w:numPr>
          <w:ilvl w:val="0"/>
          <w:numId w:val="24"/>
        </w:numPr>
        <w:rPr>
          <w:ins w:id="1841" w:author="Victor Cameo" w:date="2017-03-23T01:18:00Z"/>
          <w:rStyle w:val="PageNumber"/>
        </w:rPr>
        <w:pPrChange w:id="1842" w:author="Victor Cameo" w:date="2017-03-23T01:18:00Z">
          <w:pPr>
            <w:pStyle w:val="NormalPRACE"/>
          </w:pPr>
        </w:pPrChange>
      </w:pPr>
      <w:ins w:id="1843"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pPr>
        <w:pStyle w:val="NormalPRACE"/>
        <w:numPr>
          <w:ilvl w:val="0"/>
          <w:numId w:val="24"/>
        </w:numPr>
        <w:rPr>
          <w:ins w:id="1844" w:author="Victor Cameo" w:date="2017-03-23T01:17:00Z"/>
          <w:rStyle w:val="Emphasis"/>
          <w:i w:val="0"/>
          <w:iCs w:val="0"/>
          <w:rPrChange w:id="1845" w:author="Victor Cameo" w:date="2017-03-23T01:18:00Z">
            <w:rPr>
              <w:ins w:id="1846" w:author="Victor Cameo" w:date="2017-03-23T01:17:00Z"/>
              <w:rStyle w:val="Emphasis"/>
            </w:rPr>
          </w:rPrChange>
        </w:rPr>
        <w:pPrChange w:id="1847" w:author="Victor Cameo" w:date="2017-03-23T01:18:00Z">
          <w:pPr>
            <w:pStyle w:val="NormalPRACE"/>
          </w:pPr>
        </w:pPrChange>
      </w:pPr>
      <w:ins w:id="1848" w:author="Victor Cameo" w:date="2017-03-23T01:18:00Z">
        <w:r w:rsidRPr="00BC4797">
          <w:rPr>
            <w:rStyle w:val="PageNumber"/>
          </w:rPr>
          <w:t xml:space="preserve">GPU: 2 POWER8 nodes, i.e. S822LC (2x P8 10-cores + 2x K80 (2 G210 per K80)) and S824L (2x P8 12-cores + 2x K40 (1 G180 per K40)) - The compiler is at/8.0, the MPI distribution </w:t>
        </w:r>
        <w:proofErr w:type="spellStart"/>
        <w:r w:rsidRPr="00BC4797">
          <w:rPr>
            <w:rStyle w:val="PageNumber"/>
          </w:rPr>
          <w:t>openmpi</w:t>
        </w:r>
        <w:proofErr w:type="spellEnd"/>
        <w:r w:rsidRPr="00BC4797">
          <w:rPr>
            <w:rStyle w:val="PageNumber"/>
          </w:rPr>
          <w:t>/1.8.8 and the CUDA compiler's version is 7.5.</w:t>
        </w:r>
      </w:ins>
    </w:p>
    <w:p w14:paraId="452DD8E0" w14:textId="77777777" w:rsidR="00C566DE" w:rsidRPr="00BC4797" w:rsidRDefault="00C566DE" w:rsidP="006650D3">
      <w:pPr>
        <w:pStyle w:val="NormalPRACE"/>
        <w:rPr>
          <w:ins w:id="1849" w:author="Victor Cameo" w:date="2017-03-23T01:15:00Z"/>
          <w:rStyle w:val="Emphasis"/>
          <w:rPrChange w:id="1850" w:author="Victor Cameo" w:date="2017-03-23T01:15:00Z">
            <w:rPr>
              <w:ins w:id="1851" w:author="Victor Cameo" w:date="2017-03-23T01:15:00Z"/>
              <w:iCs/>
              <w:sz w:val="22"/>
              <w:lang w:eastAsia="es-ES"/>
            </w:rPr>
          </w:rPrChange>
        </w:rPr>
      </w:pPr>
      <w:ins w:id="1852" w:author="Victor Cameo" w:date="2017-03-23T01:15:00Z">
        <w:r w:rsidRPr="00BC4797">
          <w:rPr>
            <w:rStyle w:val="Emphasis"/>
            <w:rPrChange w:id="1853"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1854" w:author="Victor Cameo" w:date="2017-03-23T01:14:00Z"/>
        </w:rPr>
      </w:pPr>
      <w:del w:id="1855"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1856" w:author="Victor Cameo" w:date="2017-03-23T01:15:00Z"/>
          <w:lang w:eastAsia="es-ES"/>
        </w:rPr>
      </w:pPr>
      <w:ins w:id="1857"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w:t>
        </w:r>
        <w:proofErr w:type="spellStart"/>
        <w:r w:rsidRPr="00C566DE">
          <w:rPr>
            <w:lang w:eastAsia="es-ES"/>
          </w:rPr>
          <w:t>OpenMP</w:t>
        </w:r>
        <w:proofErr w:type="spellEnd"/>
        <w:r w:rsidRPr="00C566DE">
          <w:rPr>
            <w:lang w:eastAsia="es-ES"/>
          </w:rPr>
          <w:t xml:space="preserve"> threads have been added for testing. The results </w:t>
        </w:r>
        <w:r w:rsidRPr="00C566DE">
          <w:rPr>
            <w:lang w:eastAsia="es-ES"/>
          </w:rPr>
          <w:lastRenderedPageBreak/>
          <w:t xml:space="preserve">are compared to ARCHER CPU, in this case </w:t>
        </w:r>
        <w:proofErr w:type="spellStart"/>
        <w:r w:rsidRPr="00C566DE">
          <w:rPr>
            <w:lang w:eastAsia="es-ES"/>
          </w:rPr>
          <w:t>IvyBridge</w:t>
        </w:r>
        <w:proofErr w:type="spellEnd"/>
        <w:r w:rsidRPr="00C566DE">
          <w:rPr>
            <w:lang w:eastAsia="es-ES"/>
          </w:rPr>
          <w:t xml:space="preserve"> CPU. Up to 8 nodes are used for comparison.</w:t>
        </w:r>
      </w:ins>
    </w:p>
    <w:p w14:paraId="41066298" w14:textId="77777777" w:rsidR="00C566DE" w:rsidRDefault="00C566DE" w:rsidP="006650D3">
      <w:pPr>
        <w:pStyle w:val="NormalPRACE"/>
        <w:rPr>
          <w:ins w:id="1858"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19">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1859" w:name="_Ref477440013"/>
      <w:bookmarkStart w:id="1860" w:name="_Toc478142727"/>
      <w:r w:rsidRPr="00C32215">
        <w:t xml:space="preserve">Figure </w:t>
      </w:r>
      <w:r w:rsidR="00990D2A">
        <w:fldChar w:fldCharType="begin"/>
      </w:r>
      <w:r w:rsidR="00990D2A">
        <w:instrText xml:space="preserve"> SEQ Figure \* ARABIC </w:instrText>
      </w:r>
      <w:r w:rsidR="00990D2A">
        <w:fldChar w:fldCharType="separate"/>
      </w:r>
      <w:ins w:id="1861" w:author="Victor Cameo" w:date="2017-03-24T18:15:00Z">
        <w:r w:rsidR="00A37FC3">
          <w:rPr>
            <w:noProof/>
          </w:rPr>
          <w:t>4</w:t>
        </w:r>
      </w:ins>
      <w:del w:id="1862" w:author="Victor Cameo" w:date="2017-03-24T17:52:00Z">
        <w:r w:rsidR="000127A4" w:rsidDel="00A35CF9">
          <w:rPr>
            <w:noProof/>
          </w:rPr>
          <w:delText>2</w:delText>
        </w:r>
      </w:del>
      <w:r w:rsidR="00990D2A">
        <w:fldChar w:fldCharType="end"/>
      </w:r>
      <w:bookmarkEnd w:id="1859"/>
      <w:r w:rsidRPr="00C32215">
        <w:t xml:space="preserve"> </w:t>
      </w:r>
      <w:proofErr w:type="spellStart"/>
      <w:r w:rsidRPr="00C32215">
        <w:t>Code_Saturne's</w:t>
      </w:r>
      <w:proofErr w:type="spellEnd"/>
      <w:r w:rsidRPr="00C32215">
        <w:t xml:space="preserve"> performance on KNLs. AMG is used as a solver in V4.2.2.</w:t>
      </w:r>
      <w:bookmarkEnd w:id="1860"/>
    </w:p>
    <w:p w14:paraId="6BC6A50A" w14:textId="77777777" w:rsidR="00411A8B" w:rsidRDefault="00411A8B" w:rsidP="006650D3">
      <w:pPr>
        <w:pStyle w:val="NormalPRACE"/>
        <w:rPr>
          <w:ins w:id="1863" w:author="Victor Cameo" w:date="2017-03-23T01:20:00Z"/>
        </w:rPr>
      </w:pPr>
    </w:p>
    <w:p w14:paraId="3EB654F6" w14:textId="2AE18D3A" w:rsidR="00411A8B" w:rsidRDefault="00411A8B" w:rsidP="006650D3">
      <w:pPr>
        <w:pStyle w:val="NormalPRACE"/>
        <w:rPr>
          <w:ins w:id="1864" w:author="Victor Cameo" w:date="2017-03-23T01:21:00Z"/>
        </w:rPr>
      </w:pPr>
      <w:ins w:id="1865" w:author="Victor Cameo" w:date="2017-03-23T01:20:00Z">
        <w:r w:rsidRPr="00C32215">
          <w:fldChar w:fldCharType="begin"/>
        </w:r>
        <w:r w:rsidRPr="00C32215">
          <w:instrText xml:space="preserve"> REF _Ref477440013 \h </w:instrText>
        </w:r>
      </w:ins>
      <w:ins w:id="1866" w:author="Victor Cameo" w:date="2017-03-23T01:20:00Z">
        <w:r w:rsidRPr="00C32215">
          <w:fldChar w:fldCharType="separate"/>
        </w:r>
      </w:ins>
      <w:ins w:id="1867" w:author="Victor Cameo" w:date="2017-03-24T18:15:00Z">
        <w:r w:rsidR="00A37FC3" w:rsidRPr="00C32215">
          <w:t xml:space="preserve">Figure </w:t>
        </w:r>
        <w:r w:rsidR="00A37FC3">
          <w:rPr>
            <w:noProof/>
          </w:rPr>
          <w:t>4</w:t>
        </w:r>
      </w:ins>
      <w:del w:id="1868" w:author="Victor Cameo" w:date="2017-03-24T18:15:00Z">
        <w:r w:rsidRPr="00C32215" w:rsidDel="00A37FC3">
          <w:delText xml:space="preserve">Figure </w:delText>
        </w:r>
        <w:r w:rsidDel="00A37FC3">
          <w:rPr>
            <w:noProof/>
          </w:rPr>
          <w:delText>2</w:delText>
        </w:r>
      </w:del>
      <w:ins w:id="1869" w:author="Victor Cameo" w:date="2017-03-23T01:20:00Z">
        <w:r w:rsidRPr="00C32215">
          <w:fldChar w:fldCharType="end"/>
        </w:r>
        <w:r w:rsidRPr="00C32215">
          <w:t xml:space="preserve"> </w:t>
        </w:r>
        <w:r w:rsidRPr="00411A8B">
          <w:t xml:space="preserve">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w:t>
        </w:r>
        <w:proofErr w:type="spellStart"/>
        <w:r w:rsidRPr="00411A8B">
          <w:t>Code_Saturne</w:t>
        </w:r>
        <w:proofErr w:type="spellEnd"/>
        <w:r w:rsidRPr="00411A8B">
          <w:t xml:space="preserve"> to run on KNL is for 64 MPI tasks and 2 </w:t>
        </w:r>
        <w:proofErr w:type="spellStart"/>
        <w:r w:rsidRPr="00411A8B">
          <w:t>openMP</w:t>
        </w:r>
        <w:proofErr w:type="spellEnd"/>
        <w:r w:rsidRPr="00411A8B">
          <w:t xml:space="preserve">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1870" w:author="Victor Cameo" w:date="2017-03-23T01:21:00Z"/>
          <w:rStyle w:val="Emphasis"/>
          <w:rPrChange w:id="1871" w:author="Victor Cameo" w:date="2017-03-23T01:21:00Z">
            <w:rPr>
              <w:ins w:id="1872" w:author="Victor Cameo" w:date="2017-03-23T01:21:00Z"/>
            </w:rPr>
          </w:rPrChange>
        </w:rPr>
      </w:pPr>
      <w:ins w:id="1873" w:author="Victor Cameo" w:date="2017-03-23T01:21:00Z">
        <w:r w:rsidRPr="00F61BC3">
          <w:rPr>
            <w:rStyle w:val="Emphasis"/>
            <w:rPrChange w:id="1874" w:author="Victor Cameo" w:date="2017-03-23T01:21:00Z">
              <w:rPr/>
            </w:rPrChange>
          </w:rPr>
          <w:t>Flow in a 3-D lid-driven cavity (tetrahedral cells)</w:t>
        </w:r>
      </w:ins>
    </w:p>
    <w:p w14:paraId="3682BEBC" w14:textId="77777777" w:rsidR="00F61BC3" w:rsidRDefault="00F61BC3" w:rsidP="00F61BC3">
      <w:pPr>
        <w:pStyle w:val="NormalPRACE"/>
        <w:rPr>
          <w:ins w:id="1875" w:author="Victor Cameo" w:date="2017-03-23T01:22:00Z"/>
        </w:rPr>
      </w:pPr>
      <w:ins w:id="1876" w:author="Victor Cameo" w:date="2017-03-23T01:22:00Z">
        <w:r>
          <w:t xml:space="preserve">The following options are used for </w:t>
        </w:r>
        <w:proofErr w:type="spellStart"/>
        <w:r>
          <w:t>PETSc</w:t>
        </w:r>
        <w:proofErr w:type="spellEnd"/>
        <w:r>
          <w:t>: -</w:t>
        </w:r>
      </w:ins>
    </w:p>
    <w:p w14:paraId="50DBF8A7" w14:textId="77777777" w:rsidR="00F61BC3" w:rsidRDefault="00F61BC3">
      <w:pPr>
        <w:pStyle w:val="NormalPRACE"/>
        <w:numPr>
          <w:ilvl w:val="0"/>
          <w:numId w:val="25"/>
        </w:numPr>
        <w:rPr>
          <w:ins w:id="1877" w:author="Victor Cameo" w:date="2017-03-23T01:22:00Z"/>
        </w:rPr>
        <w:pPrChange w:id="1878" w:author="Victor Cameo" w:date="2017-03-23T01:22:00Z">
          <w:pPr>
            <w:pStyle w:val="NormalPRACE"/>
          </w:pPr>
        </w:pPrChange>
      </w:pPr>
      <w:ins w:id="1879" w:author="Victor Cameo" w:date="2017-03-23T01:22:00Z">
        <w:r>
          <w:t>-CPU: -</w:t>
        </w:r>
        <w:proofErr w:type="spellStart"/>
        <w:r>
          <w:t>ksp_type</w:t>
        </w:r>
        <w:proofErr w:type="spellEnd"/>
        <w:r>
          <w:t xml:space="preserve"> = cg and -</w:t>
        </w:r>
        <w:proofErr w:type="spellStart"/>
        <w:r>
          <w:t>pc_type</w:t>
        </w:r>
        <w:proofErr w:type="spellEnd"/>
        <w:r>
          <w:t xml:space="preserve"> = </w:t>
        </w:r>
        <w:proofErr w:type="spellStart"/>
        <w:r>
          <w:t>jacobi</w:t>
        </w:r>
        <w:proofErr w:type="spellEnd"/>
      </w:ins>
    </w:p>
    <w:p w14:paraId="753403D3" w14:textId="28BDA267" w:rsidR="00F61BC3" w:rsidRDefault="00F61BC3">
      <w:pPr>
        <w:pStyle w:val="NormalPRACE"/>
        <w:numPr>
          <w:ilvl w:val="0"/>
          <w:numId w:val="25"/>
        </w:numPr>
        <w:rPr>
          <w:ins w:id="1880" w:author="Victor Cameo" w:date="2017-03-23T01:22:00Z"/>
        </w:rPr>
        <w:pPrChange w:id="1881" w:author="Victor Cameo" w:date="2017-03-23T01:30:00Z">
          <w:pPr>
            <w:pStyle w:val="NormalPRACE"/>
          </w:pPr>
        </w:pPrChange>
      </w:pPr>
      <w:ins w:id="1882" w:author="Victor Cameo" w:date="2017-03-23T01:22:00Z">
        <w:r>
          <w:lastRenderedPageBreak/>
          <w:t>-GPU: -</w:t>
        </w:r>
        <w:proofErr w:type="spellStart"/>
        <w:r>
          <w:t>ksp_type</w:t>
        </w:r>
        <w:proofErr w:type="spellEnd"/>
        <w:r>
          <w:t xml:space="preserve"> = cg and -</w:t>
        </w:r>
        <w:proofErr w:type="spellStart"/>
        <w:r>
          <w:t>vec_type</w:t>
        </w:r>
        <w:proofErr w:type="spellEnd"/>
        <w:r>
          <w:t xml:space="preserve"> = cusp and -</w:t>
        </w:r>
        <w:proofErr w:type="spellStart"/>
        <w:r>
          <w:t>mat_type</w:t>
        </w:r>
        <w:proofErr w:type="spellEnd"/>
        <w:r>
          <w:t xml:space="preserve"> = </w:t>
        </w:r>
        <w:proofErr w:type="spellStart"/>
        <w:r>
          <w:t>aijcusp</w:t>
        </w:r>
        <w:proofErr w:type="spellEnd"/>
        <w:r>
          <w:t xml:space="preserve"> and -</w:t>
        </w:r>
        <w:proofErr w:type="spellStart"/>
        <w:r>
          <w:t>pc_type</w:t>
        </w:r>
        <w:proofErr w:type="spellEnd"/>
        <w:r>
          <w:t xml:space="preserve"> = </w:t>
        </w:r>
        <w:proofErr w:type="spellStart"/>
        <w:r>
          <w:t>jacobi</w:t>
        </w:r>
        <w:proofErr w:type="spellEnd"/>
      </w:ins>
    </w:p>
    <w:p w14:paraId="50745B98" w14:textId="593E42B8" w:rsidR="009259F3" w:rsidRDefault="00BA489F">
      <w:pPr>
        <w:pStyle w:val="NormalPRACE"/>
        <w:keepNext/>
        <w:jc w:val="center"/>
        <w:rPr>
          <w:ins w:id="1883" w:author="Victor Cameo" w:date="2017-03-23T01:27:00Z"/>
        </w:rPr>
        <w:pPrChange w:id="1884" w:author="Victor Cameo" w:date="2017-03-23T01:32:00Z">
          <w:pPr>
            <w:pStyle w:val="NormalPRACE"/>
          </w:pPr>
        </w:pPrChange>
      </w:pPr>
      <w:ins w:id="1885"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105pt" o:ole="">
              <v:imagedata r:id="rId20" o:title=""/>
            </v:shape>
            <o:OLEObject Type="Embed" ProgID="Excel.Sheet.12" ShapeID="_x0000_i1025" DrawAspect="Content" ObjectID="_1551886059"/>
          </w:object>
        </w:r>
      </w:ins>
    </w:p>
    <w:p w14:paraId="6479BA41" w14:textId="5BF8D249" w:rsidR="00F61BC3" w:rsidRDefault="009259F3">
      <w:pPr>
        <w:pStyle w:val="Caption"/>
        <w:rPr>
          <w:ins w:id="1886" w:author="Victor Cameo" w:date="2017-03-23T01:32:00Z"/>
          <w:lang w:eastAsia="es-ES"/>
        </w:rPr>
        <w:pPrChange w:id="1887" w:author="Victor Cameo" w:date="2017-03-23T01:28:00Z">
          <w:pPr>
            <w:pStyle w:val="NormalPRACE"/>
          </w:pPr>
        </w:pPrChange>
      </w:pPr>
      <w:bookmarkStart w:id="1888" w:name="_Ref477996102"/>
      <w:bookmarkStart w:id="1889" w:name="_Toc478142747"/>
      <w:ins w:id="1890" w:author="Victor Cameo" w:date="2017-03-23T01:27:00Z">
        <w:r>
          <w:t xml:space="preserve">Table </w:t>
        </w:r>
      </w:ins>
      <w:ins w:id="1891" w:author="Victor Cameo" w:date="2017-03-24T18:11:00Z">
        <w:r w:rsidR="001C48A5">
          <w:fldChar w:fldCharType="begin"/>
        </w:r>
        <w:r w:rsidR="001C48A5">
          <w:instrText xml:space="preserve"> SEQ Table \* ARABIC </w:instrText>
        </w:r>
      </w:ins>
      <w:r w:rsidR="001C48A5">
        <w:fldChar w:fldCharType="separate"/>
      </w:r>
      <w:ins w:id="1892" w:author="Victor Cameo" w:date="2017-03-24T18:15:00Z">
        <w:r w:rsidR="00A37FC3">
          <w:rPr>
            <w:noProof/>
          </w:rPr>
          <w:t>2</w:t>
        </w:r>
      </w:ins>
      <w:ins w:id="1893" w:author="Victor Cameo" w:date="2017-03-24T18:11:00Z">
        <w:r w:rsidR="001C48A5">
          <w:fldChar w:fldCharType="end"/>
        </w:r>
      </w:ins>
      <w:bookmarkEnd w:id="1888"/>
      <w:ins w:id="1894" w:author="Victor Cameo" w:date="2017-03-23T01:27:00Z">
        <w:r>
          <w:t xml:space="preserve"> </w:t>
        </w:r>
        <w:r w:rsidRPr="000E64BE">
          <w:t xml:space="preserve">Performance of </w:t>
        </w:r>
        <w:proofErr w:type="spellStart"/>
        <w:r w:rsidRPr="000E64BE">
          <w:t>Code_Saturne</w:t>
        </w:r>
        <w:proofErr w:type="spellEnd"/>
        <w:r w:rsidRPr="000E64BE">
          <w:t xml:space="preserve"> + </w:t>
        </w:r>
        <w:proofErr w:type="spellStart"/>
        <w:r w:rsidRPr="000E64BE">
          <w:t>PETSc</w:t>
        </w:r>
        <w:proofErr w:type="spellEnd"/>
        <w:r w:rsidRPr="000E64BE">
          <w:t xml:space="preserve"> on 1 node of the POWER8 clusters. Comparison between 2 different nodes, using different types of CPU and GPU. </w:t>
        </w:r>
        <w:proofErr w:type="spellStart"/>
        <w:r w:rsidRPr="000E64BE">
          <w:t>PETSc</w:t>
        </w:r>
        <w:proofErr w:type="spellEnd"/>
        <w:r w:rsidRPr="000E64BE">
          <w:t xml:space="preserve"> is built on LAPACK. The speedup is computed at the ratio between the time to solution on the CPU for a</w:t>
        </w:r>
      </w:ins>
      <w:ins w:id="1895"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bookmarkEnd w:id="1889"/>
    </w:p>
    <w:p w14:paraId="67E07C5F" w14:textId="77777777" w:rsidR="00BA489F" w:rsidRPr="00BA489F" w:rsidRDefault="00BA489F">
      <w:pPr>
        <w:rPr>
          <w:ins w:id="1896" w:author="Victor Cameo" w:date="2017-03-23T01:28:00Z"/>
          <w:lang w:eastAsia="es-ES"/>
          <w:rPrChange w:id="1897" w:author="Victor Cameo" w:date="2017-03-23T01:32:00Z">
            <w:rPr>
              <w:ins w:id="1898" w:author="Victor Cameo" w:date="2017-03-23T01:28:00Z"/>
            </w:rPr>
          </w:rPrChange>
        </w:rPr>
        <w:pPrChange w:id="1899" w:author="Victor Cameo" w:date="2017-03-23T01:32:00Z">
          <w:pPr>
            <w:pStyle w:val="NormalPRACE"/>
          </w:pPr>
        </w:pPrChange>
      </w:pPr>
    </w:p>
    <w:p w14:paraId="5B6B304E" w14:textId="77777777" w:rsidR="00BA489F" w:rsidRDefault="00BA489F">
      <w:pPr>
        <w:keepNext/>
        <w:jc w:val="center"/>
        <w:rPr>
          <w:ins w:id="1900" w:author="Victor Cameo" w:date="2017-03-23T01:31:00Z"/>
        </w:rPr>
        <w:pPrChange w:id="1901" w:author="Victor Cameo" w:date="2017-03-23T01:31:00Z">
          <w:pPr>
            <w:jc w:val="center"/>
          </w:pPr>
        </w:pPrChange>
      </w:pPr>
      <w:ins w:id="1902" w:author="Victor Cameo" w:date="2017-03-23T01:31:00Z">
        <w:r>
          <w:rPr>
            <w:lang w:val="en-GB" w:eastAsia="en-GB"/>
          </w:rPr>
          <w:object w:dxaOrig="5220" w:dyaOrig="2240" w14:anchorId="387186CA">
            <v:shape id="_x0000_i1026" type="#_x0000_t75" style="width:260pt;height:111pt" o:ole="">
              <v:imagedata r:id="rId22" o:title=""/>
            </v:shape>
            <o:OLEObject Type="Embed" ProgID="Excel.Sheet.12" ShapeID="_x0000_i1026" DrawAspect="Content" ObjectID="_1551886060"/>
          </w:object>
        </w:r>
      </w:ins>
    </w:p>
    <w:p w14:paraId="69F44195" w14:textId="0708384B" w:rsidR="00BA489F" w:rsidRPr="00BA489F" w:rsidRDefault="00BA489F">
      <w:pPr>
        <w:pStyle w:val="Caption"/>
        <w:jc w:val="center"/>
        <w:rPr>
          <w:ins w:id="1903" w:author="Victor Cameo" w:date="2017-03-23T01:21:00Z"/>
        </w:rPr>
        <w:pPrChange w:id="1904" w:author="Victor Cameo" w:date="2017-03-23T01:32:00Z">
          <w:pPr>
            <w:pStyle w:val="NormalPRACE"/>
          </w:pPr>
        </w:pPrChange>
      </w:pPr>
      <w:bookmarkStart w:id="1905" w:name="_Ref477996105"/>
      <w:bookmarkStart w:id="1906" w:name="_Toc478142748"/>
      <w:ins w:id="1907" w:author="Victor Cameo" w:date="2017-03-23T01:31:00Z">
        <w:r>
          <w:t xml:space="preserve">Table </w:t>
        </w:r>
      </w:ins>
      <w:ins w:id="1908" w:author="Victor Cameo" w:date="2017-03-24T18:11:00Z">
        <w:r w:rsidR="001C48A5">
          <w:fldChar w:fldCharType="begin"/>
        </w:r>
        <w:r w:rsidR="001C48A5">
          <w:instrText xml:space="preserve"> SEQ Table \* ARABIC </w:instrText>
        </w:r>
      </w:ins>
      <w:r w:rsidR="001C48A5">
        <w:fldChar w:fldCharType="separate"/>
      </w:r>
      <w:ins w:id="1909" w:author="Victor Cameo" w:date="2017-03-24T18:15:00Z">
        <w:r w:rsidR="00A37FC3">
          <w:rPr>
            <w:noProof/>
          </w:rPr>
          <w:t>3</w:t>
        </w:r>
      </w:ins>
      <w:ins w:id="1910" w:author="Victor Cameo" w:date="2017-03-24T18:11:00Z">
        <w:r w:rsidR="001C48A5">
          <w:fldChar w:fldCharType="end"/>
        </w:r>
      </w:ins>
      <w:bookmarkEnd w:id="1905"/>
      <w:ins w:id="1911" w:author="Victor Cameo" w:date="2017-03-23T01:31:00Z">
        <w:r>
          <w:t xml:space="preserve"> </w:t>
        </w:r>
        <w:r w:rsidRPr="006360B9">
          <w:t xml:space="preserve">Performance of </w:t>
        </w:r>
        <w:proofErr w:type="spellStart"/>
        <w:r w:rsidRPr="006360B9">
          <w:t>Code_Saturne</w:t>
        </w:r>
        <w:proofErr w:type="spellEnd"/>
        <w:r w:rsidRPr="006360B9">
          <w:t xml:space="preserve"> and </w:t>
        </w:r>
        <w:proofErr w:type="spellStart"/>
        <w:r w:rsidRPr="006360B9">
          <w:t>PETSc</w:t>
        </w:r>
        <w:proofErr w:type="spellEnd"/>
        <w:r w:rsidRPr="006360B9">
          <w:t xml:space="preserve"> on 1 node of KNL. </w:t>
        </w:r>
        <w:proofErr w:type="spellStart"/>
        <w:r w:rsidRPr="006360B9">
          <w:t>PETSc</w:t>
        </w:r>
        <w:proofErr w:type="spellEnd"/>
        <w:r w:rsidRPr="006360B9">
          <w:t xml:space="preserve"> is built on the MKL library</w:t>
        </w:r>
      </w:ins>
      <w:bookmarkEnd w:id="1906"/>
    </w:p>
    <w:p w14:paraId="6783AAFD" w14:textId="3E645533" w:rsidR="00F61BC3" w:rsidRDefault="00BA489F" w:rsidP="006650D3">
      <w:pPr>
        <w:pStyle w:val="NormalPRACE"/>
        <w:rPr>
          <w:ins w:id="1912" w:author="Victor Cameo" w:date="2017-03-23T01:20:00Z"/>
        </w:rPr>
      </w:pPr>
      <w:ins w:id="1913" w:author="Victor Cameo" w:date="2017-03-23T01:32:00Z">
        <w:r>
          <w:fldChar w:fldCharType="begin"/>
        </w:r>
        <w:r>
          <w:instrText xml:space="preserve"> REF _Ref477996102 \h </w:instrText>
        </w:r>
      </w:ins>
      <w:r>
        <w:fldChar w:fldCharType="separate"/>
      </w:r>
      <w:ins w:id="1914" w:author="Victor Cameo" w:date="2017-03-24T18:15:00Z">
        <w:r w:rsidR="00A37FC3">
          <w:t xml:space="preserve">Table </w:t>
        </w:r>
        <w:r w:rsidR="00A37FC3">
          <w:rPr>
            <w:noProof/>
          </w:rPr>
          <w:t>2</w:t>
        </w:r>
      </w:ins>
      <w:ins w:id="1915" w:author="Victor Cameo" w:date="2017-03-23T01:32:00Z">
        <w:r>
          <w:fldChar w:fldCharType="end"/>
        </w:r>
      </w:ins>
      <w:ins w:id="1916" w:author="Victor Cameo" w:date="2017-03-23T01:33:00Z">
        <w:r>
          <w:t xml:space="preserve"> and </w:t>
        </w:r>
      </w:ins>
      <w:ins w:id="1917" w:author="Victor Cameo" w:date="2017-03-23T01:32:00Z">
        <w:r>
          <w:fldChar w:fldCharType="begin"/>
        </w:r>
        <w:r>
          <w:instrText xml:space="preserve"> REF _Ref477996105 \h </w:instrText>
        </w:r>
      </w:ins>
      <w:r>
        <w:fldChar w:fldCharType="separate"/>
      </w:r>
      <w:ins w:id="1918" w:author="Victor Cameo" w:date="2017-03-24T18:15:00Z">
        <w:r w:rsidR="00A37FC3">
          <w:t xml:space="preserve">Table </w:t>
        </w:r>
        <w:r w:rsidR="00A37FC3">
          <w:rPr>
            <w:noProof/>
          </w:rPr>
          <w:t>3</w:t>
        </w:r>
      </w:ins>
      <w:ins w:id="1919" w:author="Victor Cameo" w:date="2017-03-23T01:32:00Z">
        <w:r>
          <w:fldChar w:fldCharType="end"/>
        </w:r>
      </w:ins>
      <w:ins w:id="1920" w:author="Victor Cameo" w:date="2017-03-23T01:33:00Z">
        <w:r>
          <w:t xml:space="preserve"> </w:t>
        </w:r>
      </w:ins>
      <w:ins w:id="1921" w:author="Victor Cameo" w:date="2017-03-23T01:22:00Z">
        <w:r w:rsidR="00F61BC3" w:rsidRPr="00F61BC3">
          <w:t xml:space="preserve">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w:t>
        </w:r>
        <w:proofErr w:type="spellStart"/>
        <w:r w:rsidR="00F61BC3" w:rsidRPr="00F61BC3">
          <w:t>asynchronicity</w:t>
        </w:r>
        <w:proofErr w:type="spellEnd"/>
        <w:r w:rsidR="00F61BC3" w:rsidRPr="00F61BC3">
          <w:t xml:space="preserve"> of transfer in 20 (S822LC) or 24 (S824L) slices might be prohibitive.</w:t>
        </w:r>
      </w:ins>
    </w:p>
    <w:p w14:paraId="79491619" w14:textId="535694D4" w:rsidR="00116E7C" w:rsidRPr="00C32215" w:rsidDel="00F61BC3" w:rsidRDefault="008D465A" w:rsidP="006650D3">
      <w:pPr>
        <w:pStyle w:val="NormalPRACE"/>
        <w:rPr>
          <w:del w:id="1922" w:author="Victor Cameo" w:date="2017-03-23T01:21:00Z"/>
        </w:rPr>
      </w:pPr>
      <w:del w:id="1923" w:author="Victor Cameo" w:date="2017-03-23T01:20:00Z">
        <w:r w:rsidRPr="00C32215" w:rsidDel="00411A8B">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1924" w:author="Victor Cameo" w:date="2017-03-23T01:21:00Z">
        <w:r w:rsidRPr="00C32215" w:rsidDel="00F61BC3">
          <w:delText>shows that the best configuration to run Code_Saturne on KNLs is using 64 MPI tasks and 2 openMP threads per task.</w:delText>
        </w:r>
        <w:bookmarkStart w:id="1925" w:name="_Toc478025537"/>
        <w:bookmarkStart w:id="1926" w:name="_Toc478140560"/>
        <w:bookmarkStart w:id="1927" w:name="_Toc478140726"/>
        <w:bookmarkStart w:id="1928" w:name="_Toc478142709"/>
        <w:bookmarkEnd w:id="1925"/>
        <w:bookmarkEnd w:id="1926"/>
        <w:bookmarkEnd w:id="1927"/>
        <w:bookmarkEnd w:id="1928"/>
      </w:del>
    </w:p>
    <w:p w14:paraId="536FF5AD" w14:textId="77777777" w:rsidR="00116E7C" w:rsidRPr="00C32215" w:rsidDel="002A7D24" w:rsidRDefault="00116E7C" w:rsidP="00116E7C">
      <w:pPr>
        <w:pStyle w:val="Heading3"/>
        <w:rPr>
          <w:del w:id="1929" w:author="Victor Cameo" w:date="2017-03-23T01:42:00Z"/>
        </w:rPr>
      </w:pPr>
      <w:bookmarkStart w:id="1930" w:name="_Toc478142710"/>
      <w:commentRangeStart w:id="1931"/>
      <w:r w:rsidRPr="00C32215">
        <w:t>CP2K</w:t>
      </w:r>
      <w:commentRangeEnd w:id="1931"/>
      <w:r w:rsidR="00A37266">
        <w:rPr>
          <w:rStyle w:val="CommentReference"/>
          <w:rFonts w:ascii="Times New Roman" w:hAnsi="Times New Roman" w:cs="Times New Roman"/>
          <w:b w:val="0"/>
          <w:bCs w:val="0"/>
          <w:lang w:val="de-DE" w:eastAsia="de-DE"/>
        </w:rPr>
        <w:commentReference w:id="1931"/>
      </w:r>
      <w:bookmarkEnd w:id="1930"/>
    </w:p>
    <w:p w14:paraId="179A8839" w14:textId="7A8DDD84" w:rsidR="002A7D24" w:rsidRDefault="002A7D24">
      <w:pPr>
        <w:pStyle w:val="Heading3"/>
        <w:rPr>
          <w:ins w:id="1932" w:author="Victor Cameo" w:date="2017-03-23T01:42:00Z"/>
        </w:rPr>
        <w:pPrChange w:id="1933" w:author="Victor Cameo" w:date="2017-03-23T01:42:00Z">
          <w:pPr>
            <w:pStyle w:val="NormalPRACE"/>
          </w:pPr>
        </w:pPrChange>
      </w:pPr>
      <w:bookmarkStart w:id="1934" w:name="_Toc478142711"/>
      <w:bookmarkEnd w:id="1934"/>
    </w:p>
    <w:p w14:paraId="28391D27" w14:textId="77777777" w:rsidR="002A7D24" w:rsidRPr="003A0093" w:rsidRDefault="002A7D24" w:rsidP="002A7D24">
      <w:pPr>
        <w:pStyle w:val="NormalPRACE"/>
        <w:rPr>
          <w:ins w:id="1935" w:author="Victor Cameo" w:date="2017-03-23T01:42:00Z"/>
          <w:lang w:eastAsia="en-US"/>
        </w:rPr>
      </w:pPr>
      <w:ins w:id="1936" w:author="Victor Cameo" w:date="2017-03-23T01:42:00Z">
        <w:r w:rsidRPr="003A0093">
          <w:rPr>
            <w:lang w:eastAsia="en-US"/>
          </w:rPr>
          <w:t>Times shown in the ARCHER KNL vs Ivy Bridge plot are for those CP2K threading configurations that give the best performance in each case. The shorthand for naming threading configurations is:</w:t>
        </w:r>
      </w:ins>
    </w:p>
    <w:p w14:paraId="32202D39" w14:textId="77777777" w:rsidR="002A7D24" w:rsidRPr="003A0093" w:rsidRDefault="002A7D24" w:rsidP="002A7D24">
      <w:pPr>
        <w:pStyle w:val="NormalPRACE"/>
        <w:numPr>
          <w:ilvl w:val="0"/>
          <w:numId w:val="26"/>
        </w:numPr>
        <w:rPr>
          <w:ins w:id="1937" w:author="Victor Cameo" w:date="2017-03-23T01:42:00Z"/>
          <w:lang w:eastAsia="en-US"/>
        </w:rPr>
      </w:pPr>
      <w:ins w:id="1938" w:author="Victor Cameo" w:date="2017-03-23T01:42:00Z">
        <w:r w:rsidRPr="003A0093">
          <w:rPr>
            <w:lang w:eastAsia="en-US"/>
          </w:rPr>
          <w:t>MPI: pure MPI</w:t>
        </w:r>
      </w:ins>
    </w:p>
    <w:p w14:paraId="1773A532" w14:textId="77777777" w:rsidR="002A7D24" w:rsidRPr="003A0093" w:rsidRDefault="002A7D24" w:rsidP="002A7D24">
      <w:pPr>
        <w:pStyle w:val="NormalPRACE"/>
        <w:numPr>
          <w:ilvl w:val="0"/>
          <w:numId w:val="26"/>
        </w:numPr>
        <w:rPr>
          <w:ins w:id="1939" w:author="Victor Cameo" w:date="2017-03-23T01:42:00Z"/>
          <w:lang w:eastAsia="en-US"/>
        </w:rPr>
      </w:pPr>
      <w:ins w:id="1940" w:author="Victor Cameo" w:date="2017-03-23T01:42:00Z">
        <w:r w:rsidRPr="003A0093">
          <w:rPr>
            <w:lang w:eastAsia="en-US"/>
          </w:rPr>
          <w:t xml:space="preserve">X_TH: X </w:t>
        </w:r>
        <w:proofErr w:type="spellStart"/>
        <w:r w:rsidRPr="003A0093">
          <w:rPr>
            <w:lang w:eastAsia="en-US"/>
          </w:rPr>
          <w:t>OpenMP</w:t>
        </w:r>
        <w:proofErr w:type="spellEnd"/>
        <w:r w:rsidRPr="003A0093">
          <w:rPr>
            <w:lang w:eastAsia="en-US"/>
          </w:rPr>
          <w:t xml:space="preserve"> threads per MPI rank</w:t>
        </w:r>
      </w:ins>
    </w:p>
    <w:p w14:paraId="4A953F90" w14:textId="77777777" w:rsidR="002A7D24" w:rsidRPr="003A0093" w:rsidRDefault="002A7D24" w:rsidP="002A7D24">
      <w:pPr>
        <w:pStyle w:val="NormalPRACE"/>
        <w:rPr>
          <w:ins w:id="1941" w:author="Victor Cameo" w:date="2017-03-23T01:42:00Z"/>
          <w:lang w:eastAsia="en-US"/>
        </w:rPr>
      </w:pPr>
      <w:ins w:id="1942" w:author="Victor Cameo" w:date="2017-03-23T01:42:00Z">
        <w:r w:rsidRPr="003A0093">
          <w:rPr>
            <w:lang w:eastAsia="en-US"/>
          </w:rPr>
          <w:t xml:space="preserve">Whilst single-threaded pure MPI or 2 </w:t>
        </w:r>
        <w:proofErr w:type="spellStart"/>
        <w:r w:rsidRPr="003A0093">
          <w:rPr>
            <w:lang w:eastAsia="en-US"/>
          </w:rPr>
          <w:t>OpenMP</w:t>
        </w:r>
        <w:proofErr w:type="spellEnd"/>
        <w:r w:rsidRPr="003A0093">
          <w:rPr>
            <w:lang w:eastAsia="en-US"/>
          </w:rPr>
          <w:t xml:space="preserve"> threads is often fastest on conventional processors, on the KNL multithreading is more likely to be beneficial, especially in problems such as the </w:t>
        </w:r>
        <w:proofErr w:type="spellStart"/>
        <w:r w:rsidRPr="003A0093">
          <w:rPr>
            <w:lang w:eastAsia="en-US"/>
          </w:rPr>
          <w:t>LiH</w:t>
        </w:r>
        <w:proofErr w:type="spellEnd"/>
        <w:r w:rsidRPr="003A0093">
          <w:rPr>
            <w:lang w:eastAsia="en-US"/>
          </w:rPr>
          <w:t>-HFX benchmark in which having fewer MPI ranks means more memory is available to each rank, allowing partial results to be stored in memory instead of expe</w:t>
        </w:r>
        <w:r>
          <w:rPr>
            <w:lang w:eastAsia="en-US"/>
          </w:rPr>
          <w:t xml:space="preserve">nsively recomputed on the fly. </w:t>
        </w:r>
      </w:ins>
    </w:p>
    <w:p w14:paraId="03E1AFCD" w14:textId="6C7C6078" w:rsidR="00116E7C" w:rsidRPr="00C32215" w:rsidRDefault="002A7D24" w:rsidP="002A7D24">
      <w:pPr>
        <w:pStyle w:val="NormalPRACE"/>
      </w:pPr>
      <w:proofErr w:type="spellStart"/>
      <w:ins w:id="1943" w:author="Victor Cameo" w:date="2017-03-23T01:42:00Z">
        <w:r w:rsidRPr="003A0093">
          <w:rPr>
            <w:lang w:eastAsia="en-US"/>
          </w:rPr>
          <w:t>Hyperthreads</w:t>
        </w:r>
        <w:proofErr w:type="spellEnd"/>
        <w:r w:rsidRPr="003A0093">
          <w:rPr>
            <w:lang w:eastAsia="en-US"/>
          </w:rPr>
          <w:t xml:space="preserve"> were left disabled (equivalent to the </w:t>
        </w:r>
        <w:proofErr w:type="spellStart"/>
        <w:r w:rsidRPr="003A0093">
          <w:rPr>
            <w:lang w:eastAsia="en-US"/>
          </w:rPr>
          <w:t>aprun</w:t>
        </w:r>
        <w:proofErr w:type="spellEnd"/>
        <w:r w:rsidRPr="003A0093">
          <w:rPr>
            <w:lang w:eastAsia="en-US"/>
          </w:rPr>
          <w:t xml:space="preserve"> option –j 1), as no significant performance benefit was observed using </w:t>
        </w:r>
        <w:proofErr w:type="spellStart"/>
        <w:r w:rsidRPr="003A0093">
          <w:rPr>
            <w:lang w:eastAsia="en-US"/>
          </w:rPr>
          <w:t>hyperthreading</w:t>
        </w:r>
        <w:proofErr w:type="spellEnd"/>
        <w:r w:rsidRPr="003A0093">
          <w:rPr>
            <w:lang w:eastAsia="en-US"/>
          </w:rPr>
          <w:t>.</w:t>
        </w:r>
      </w:ins>
      <w:del w:id="1944" w:author="Victor Cameo" w:date="2017-03-23T01:42:00Z">
        <w:r w:rsidR="00476BDD" w:rsidRPr="00C32215" w:rsidDel="002A7D24">
          <w:delText xml:space="preserve">The test case 1 of CP2K has </w:delText>
        </w:r>
        <w:r w:rsidR="001930F2" w:rsidRPr="00C32215" w:rsidDel="002A7D24">
          <w:delText xml:space="preserve">been </w:delText>
        </w:r>
        <w:r w:rsidR="00476BDD" w:rsidRPr="00C32215" w:rsidDel="002A7D24">
          <w:delText>run on the ARCHER cluster</w:delText>
        </w:r>
        <w:r w:rsidR="001930F2" w:rsidRPr="00C32215" w:rsidDel="002A7D24">
          <w:delText>.</w:delText>
        </w:r>
      </w:del>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1945" w:name="_Ref477996530"/>
      <w:bookmarkStart w:id="1946" w:name="_Toc478142728"/>
      <w:r w:rsidRPr="00C32215">
        <w:t xml:space="preserve">Figure </w:t>
      </w:r>
      <w:r w:rsidR="00990D2A">
        <w:fldChar w:fldCharType="begin"/>
      </w:r>
      <w:r w:rsidR="00990D2A">
        <w:instrText xml:space="preserve"> SEQ Figure \* ARABIC </w:instrText>
      </w:r>
      <w:r w:rsidR="00990D2A">
        <w:fldChar w:fldCharType="separate"/>
      </w:r>
      <w:ins w:id="1947" w:author="Victor Cameo" w:date="2017-03-24T18:15:00Z">
        <w:r w:rsidR="00A37FC3">
          <w:rPr>
            <w:noProof/>
          </w:rPr>
          <w:t>5</w:t>
        </w:r>
      </w:ins>
      <w:del w:id="1948" w:author="Victor Cameo" w:date="2017-03-24T17:52:00Z">
        <w:r w:rsidR="000127A4" w:rsidDel="00A35CF9">
          <w:rPr>
            <w:noProof/>
          </w:rPr>
          <w:delText>3</w:delText>
        </w:r>
      </w:del>
      <w:r w:rsidR="00990D2A">
        <w:fldChar w:fldCharType="end"/>
      </w:r>
      <w:bookmarkEnd w:id="1945"/>
      <w:r w:rsidRPr="00C32215">
        <w:t xml:space="preserve"> Test case 1 of CP2K on the ARCHER cluster</w:t>
      </w:r>
      <w:bookmarkEnd w:id="1946"/>
    </w:p>
    <w:p w14:paraId="3A4DCAAD" w14:textId="72E32614" w:rsidR="00C32215" w:rsidRDefault="00C32215">
      <w:pPr>
        <w:pStyle w:val="NormalPRACE"/>
        <w:rPr>
          <w:ins w:id="1949" w:author="Victor Cameo" w:date="2017-03-23T01:38:00Z"/>
          <w:shd w:val="clear" w:color="auto" w:fill="FFFFFF"/>
        </w:rPr>
        <w:pPrChange w:id="1950" w:author="Victor Cameo" w:date="2017-03-23T01:40:00Z">
          <w:pPr/>
        </w:pPrChange>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ins w:id="1951" w:author="Victor Cameo" w:date="2017-03-23T01:39:00Z">
        <w:r w:rsidR="003A0093">
          <w:rPr>
            <w:shd w:val="clear" w:color="auto" w:fill="FFFFFF"/>
          </w:rPr>
          <w:t>(</w:t>
        </w:r>
      </w:ins>
      <w:ins w:id="1952" w:author="Victor Cameo" w:date="2017-03-23T01:40:00Z">
        <w:r w:rsidR="003A0093">
          <w:rPr>
            <w:shd w:val="clear" w:color="auto" w:fill="FFFFFF"/>
          </w:rPr>
          <w:fldChar w:fldCharType="begin"/>
        </w:r>
        <w:r w:rsidR="003A0093">
          <w:rPr>
            <w:shd w:val="clear" w:color="auto" w:fill="FFFFFF"/>
          </w:rPr>
          <w:instrText xml:space="preserve"> REF _Ref477996530 \h </w:instrText>
        </w:r>
      </w:ins>
      <w:r w:rsidR="003A0093">
        <w:rPr>
          <w:shd w:val="clear" w:color="auto" w:fill="FFFFFF"/>
        </w:rPr>
      </w:r>
      <w:r w:rsidR="003A0093">
        <w:rPr>
          <w:shd w:val="clear" w:color="auto" w:fill="FFFFFF"/>
        </w:rPr>
        <w:fldChar w:fldCharType="separate"/>
      </w:r>
      <w:ins w:id="1953" w:author="Victor Cameo" w:date="2017-03-24T18:15:00Z">
        <w:r w:rsidR="00A37FC3" w:rsidRPr="00C32215">
          <w:t xml:space="preserve">Figure </w:t>
        </w:r>
        <w:r w:rsidR="00A37FC3">
          <w:rPr>
            <w:noProof/>
          </w:rPr>
          <w:t>5</w:t>
        </w:r>
      </w:ins>
      <w:ins w:id="1954" w:author="Victor Cameo" w:date="2017-03-23T01:40:00Z">
        <w:r w:rsidR="003A0093">
          <w:rPr>
            <w:shd w:val="clear" w:color="auto" w:fill="FFFFFF"/>
          </w:rPr>
          <w:fldChar w:fldCharType="end"/>
        </w:r>
        <w:r w:rsidR="003A0093">
          <w:rPr>
            <w:shd w:val="clear" w:color="auto" w:fill="FFFFFF"/>
          </w:rPr>
          <w:t xml:space="preserve">) </w:t>
        </w:r>
      </w:ins>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w:t>
      </w:r>
      <w:proofErr w:type="spellStart"/>
      <w:r w:rsidRPr="00C32215">
        <w:rPr>
          <w:shd w:val="clear" w:color="auto" w:fill="FFFFFF"/>
        </w:rPr>
        <w:t>IvyBridge</w:t>
      </w:r>
      <w:proofErr w:type="spellEnd"/>
      <w:r w:rsidRPr="00C32215">
        <w:rPr>
          <w:shd w:val="clear" w:color="auto" w:fill="FFFFFF"/>
        </w:rPr>
        <w:t xml:space="preserve"> nodes</w:t>
      </w:r>
      <w:r>
        <w:rPr>
          <w:shd w:val="clear" w:color="auto" w:fill="FFFFFF"/>
        </w:rPr>
        <w:t>.</w:t>
      </w:r>
    </w:p>
    <w:p w14:paraId="2CEB8421" w14:textId="1E2BF674" w:rsidR="003A0093" w:rsidRPr="00C32215" w:rsidDel="002A7D24" w:rsidRDefault="003A0093">
      <w:pPr>
        <w:pStyle w:val="NormalPRACE"/>
        <w:rPr>
          <w:del w:id="1955" w:author="Victor Cameo" w:date="2017-03-23T01:41:00Z"/>
          <w:lang w:eastAsia="en-US"/>
        </w:rPr>
        <w:pPrChange w:id="1956" w:author="Victor Cameo" w:date="2017-03-23T01:40:00Z">
          <w:pPr/>
        </w:pPrChange>
      </w:pPr>
    </w:p>
    <w:p w14:paraId="1CB94F58" w14:textId="77777777" w:rsidR="001930F2" w:rsidRPr="00C32215" w:rsidRDefault="001930F2">
      <w:pPr>
        <w:pStyle w:val="NormalPRACE"/>
        <w:rPr>
          <w:lang w:eastAsia="en-GB"/>
        </w:rPr>
        <w:pPrChange w:id="1957" w:author="Victor Cameo" w:date="2017-03-23T01:41:00Z">
          <w:pPr/>
        </w:pPrChange>
      </w:pPr>
    </w:p>
    <w:p w14:paraId="0930C6CB" w14:textId="77777777" w:rsidR="00116E7C" w:rsidRPr="00C32215" w:rsidRDefault="00116E7C" w:rsidP="00116E7C">
      <w:pPr>
        <w:pStyle w:val="Heading3"/>
      </w:pPr>
      <w:bookmarkStart w:id="1958" w:name="_Toc478142712"/>
      <w:r w:rsidRPr="00C32215">
        <w:t>GPAW</w:t>
      </w:r>
      <w:bookmarkEnd w:id="1958"/>
    </w:p>
    <w:p w14:paraId="6C4DDF01" w14:textId="77777777" w:rsidR="00D724AB" w:rsidRDefault="00D724AB" w:rsidP="00D724AB">
      <w:pPr>
        <w:pStyle w:val="NormalPRACE"/>
        <w:pPrChange w:id="1959" w:author="Victor Cameo" w:date="2017-03-24T18:04:00Z">
          <w:pPr>
            <w:pStyle w:val="NormalPRACE"/>
            <w:keepNext/>
          </w:pPr>
        </w:pPrChang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D724AB">
      <w:pPr>
        <w:pStyle w:val="NormalPRACE"/>
        <w:numPr>
          <w:ilvl w:val="0"/>
          <w:numId w:val="31"/>
        </w:numPr>
        <w:pPrChange w:id="1960" w:author="Victor Cameo" w:date="2017-03-24T18:04:00Z">
          <w:pPr>
            <w:pStyle w:val="NormalPRACE"/>
            <w:keepNext/>
          </w:pPr>
        </w:pPrChange>
      </w:pPr>
      <w:r>
        <w:t>CPU: x86 Haswell CPU (Intel Xeon E5-2690v3) in a dual-socket node</w:t>
      </w:r>
    </w:p>
    <w:p w14:paraId="48186B15" w14:textId="0A70BD31" w:rsidR="00D724AB" w:rsidRDefault="00D724AB" w:rsidP="00D724AB">
      <w:pPr>
        <w:pStyle w:val="NormalPRACE"/>
        <w:numPr>
          <w:ilvl w:val="0"/>
          <w:numId w:val="31"/>
        </w:numPr>
        <w:pPrChange w:id="1961" w:author="Victor Cameo" w:date="2017-03-24T18:04:00Z">
          <w:pPr>
            <w:pStyle w:val="NormalPRACE"/>
            <w:keepNext/>
          </w:pPr>
        </w:pPrChange>
      </w:pPr>
      <w:r>
        <w:t>KNC: Knights Corner MIC (Intel Xeon Phi 7120P) with a x86 Haswell host CPU (Intel Xeon E5-2680v3) in a dual-socket node</w:t>
      </w:r>
    </w:p>
    <w:p w14:paraId="6BD0EC7B" w14:textId="2A9693DA" w:rsidR="00D724AB" w:rsidRDefault="00D724AB" w:rsidP="00D724AB">
      <w:pPr>
        <w:pStyle w:val="NormalPRACE"/>
        <w:numPr>
          <w:ilvl w:val="0"/>
          <w:numId w:val="31"/>
        </w:numPr>
        <w:pPrChange w:id="1962" w:author="Victor Cameo" w:date="2017-03-24T18:04:00Z">
          <w:pPr>
            <w:pStyle w:val="NormalPRACE"/>
            <w:keepNext/>
          </w:pPr>
        </w:pPrChange>
      </w:pPr>
      <w:r>
        <w:t>KNL: Knights Landing MIC (Intel Xeon Phi 7210) in a single-socket node</w:t>
      </w:r>
    </w:p>
    <w:p w14:paraId="490D1216" w14:textId="7D7D610B" w:rsidR="00D724AB" w:rsidRDefault="00D724AB" w:rsidP="00D724AB">
      <w:pPr>
        <w:pStyle w:val="NormalPRACE"/>
        <w:numPr>
          <w:ilvl w:val="0"/>
          <w:numId w:val="31"/>
        </w:numPr>
        <w:pPrChange w:id="1963" w:author="Victor Cameo" w:date="2017-03-24T18:04:00Z">
          <w:pPr>
            <w:pStyle w:val="NormalPRACE"/>
            <w:keepNext/>
          </w:pPr>
        </w:pPrChange>
      </w:pPr>
      <w:r>
        <w:t>K40: K40 GPU (NVIDIA Tesla K40) with a x86 Ivy Bridge host CPU (Intel Xeon E5-2620-v2) in a dual-socket node</w:t>
      </w:r>
    </w:p>
    <w:p w14:paraId="157BA2F2" w14:textId="69DEA7B0" w:rsidR="00D724AB" w:rsidRDefault="00D724AB" w:rsidP="00D724AB">
      <w:pPr>
        <w:pStyle w:val="NormalPRACE"/>
        <w:numPr>
          <w:ilvl w:val="0"/>
          <w:numId w:val="31"/>
        </w:numPr>
        <w:pPrChange w:id="1964" w:author="Victor Cameo" w:date="2017-03-24T18:04:00Z">
          <w:pPr>
            <w:pStyle w:val="NormalPRACE"/>
            <w:keepNext/>
          </w:pPr>
        </w:pPrChange>
      </w:pPr>
      <w:r>
        <w:t>K80: K80 GPUs (NVIDIA Tesla K80) with a x86 Haswell host CPU (Intel Xeon E5-2680v3) in a quad-socket node</w:t>
      </w:r>
    </w:p>
    <w:p w14:paraId="4326E64C" w14:textId="6CCB4462"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A37FC3">
        <w:t xml:space="preserve">Table </w:t>
      </w:r>
      <w:r w:rsidR="00A37FC3">
        <w:rPr>
          <w:noProof/>
        </w:rPr>
        <w:t>4</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ins w:id="1965" w:author="Victor Cameo" w:date="2017-03-24T18:15:00Z">
        <w:r w:rsidR="00A37FC3">
          <w:t xml:space="preserve">Table </w:t>
        </w:r>
        <w:r w:rsidR="00A37FC3">
          <w:rPr>
            <w:noProof/>
          </w:rPr>
          <w:t>5</w:t>
        </w:r>
      </w:ins>
      <w:del w:id="1966" w:author="Victor Cameo" w:date="2017-03-24T18:15:00Z">
        <w:r w:rsidR="00B970C2" w:rsidDel="00A37FC3">
          <w:delText xml:space="preserve">Table </w:delText>
        </w:r>
        <w:r w:rsidR="00B970C2" w:rsidDel="00A37FC3">
          <w:rPr>
            <w:noProof/>
          </w:rPr>
          <w:delText>4</w:delText>
        </w:r>
      </w:del>
      <w:r w:rsidR="00B970C2">
        <w:fldChar w:fldCharType="end"/>
      </w:r>
      <w:r>
        <w:t>) to exclude any differences in the initialisation overheads.</w:t>
      </w:r>
    </w:p>
    <w:p w14:paraId="29F95832" w14:textId="77777777" w:rsidR="00B970C2" w:rsidRDefault="00F12DF5" w:rsidP="00B970C2">
      <w:pPr>
        <w:pStyle w:val="NormalPRACE"/>
        <w:keepNext/>
        <w:jc w:val="center"/>
        <w:pPrChange w:id="1967" w:author="Victor Cameo" w:date="2017-03-24T18:13:00Z">
          <w:pPr>
            <w:pStyle w:val="NormalPRACE"/>
            <w:jc w:val="center"/>
          </w:pPr>
        </w:pPrChange>
      </w:pPr>
      <w:r>
        <w:object w:dxaOrig="7820" w:dyaOrig="2260" w14:anchorId="7ECC1F6E">
          <v:shape id="_x0000_i1421" type="#_x0000_t75" style="width:391pt;height:113pt" o:ole="">
            <v:imagedata r:id="rId25" o:title=""/>
          </v:shape>
          <o:OLEObject Type="Embed" ProgID="Excel.Sheet.12" ShapeID="_x0000_i1421" DrawAspect="Content" ObjectID="_1551886061" r:id="rId26"/>
        </w:object>
      </w:r>
    </w:p>
    <w:p w14:paraId="7CFF95F5" w14:textId="79C0663B" w:rsidR="00D724AB" w:rsidRDefault="00B970C2" w:rsidP="00A37FC3">
      <w:pPr>
        <w:pStyle w:val="Caption"/>
        <w:jc w:val="left"/>
      </w:pPr>
      <w:bookmarkStart w:id="1968" w:name="_Ref478142596"/>
      <w:bookmarkStart w:id="1969" w:name="_Toc478142749"/>
      <w:r>
        <w:t xml:space="preserve">Table </w:t>
      </w:r>
      <w:r>
        <w:fldChar w:fldCharType="begin"/>
      </w:r>
      <w:r>
        <w:instrText xml:space="preserve"> SEQ Table \* ARABIC </w:instrText>
      </w:r>
      <w:r>
        <w:fldChar w:fldCharType="separate"/>
      </w:r>
      <w:r w:rsidR="00A37FC3">
        <w:rPr>
          <w:noProof/>
        </w:rPr>
        <w:t>4</w:t>
      </w:r>
      <w:r>
        <w:fldChar w:fldCharType="end"/>
      </w:r>
      <w:bookmarkEnd w:id="1968"/>
      <w:r>
        <w:t xml:space="preserve"> </w:t>
      </w:r>
      <w:r w:rsidRPr="001923D1">
        <w:t>GPAW runtimes (in seconds) for the smaller benchmark (Carbon Nanotube) measured on several architectures when using n sockets (i.e. processors or accelerators).</w:t>
      </w:r>
      <w:bookmarkEnd w:id="1969"/>
    </w:p>
    <w:p w14:paraId="7EEAE2D6" w14:textId="77777777" w:rsidR="001C48A5" w:rsidRDefault="00F12DF5" w:rsidP="001C48A5">
      <w:pPr>
        <w:pStyle w:val="NormalPRACE"/>
        <w:keepNext/>
        <w:jc w:val="center"/>
        <w:pPrChange w:id="1970" w:author="Victor Cameo" w:date="2017-03-24T18:11:00Z">
          <w:pPr>
            <w:pStyle w:val="NormalPRACE"/>
            <w:jc w:val="center"/>
          </w:pPr>
        </w:pPrChange>
      </w:pPr>
      <w:r>
        <w:object w:dxaOrig="7820" w:dyaOrig="2580" w14:anchorId="7B7DE207">
          <v:shape id="_x0000_i1418" type="#_x0000_t75" style="width:391pt;height:129pt" o:ole="">
            <v:imagedata r:id="rId27" o:title=""/>
          </v:shape>
          <o:OLEObject Type="Embed" ProgID="Excel.Sheet.12" ShapeID="_x0000_i1418" DrawAspect="Content" ObjectID="_1551886062" r:id="rId28"/>
        </w:object>
      </w:r>
    </w:p>
    <w:p w14:paraId="6C63937A" w14:textId="0888E0E0" w:rsidR="00F12DF5" w:rsidRDefault="001C48A5" w:rsidP="001C48A5">
      <w:pPr>
        <w:pStyle w:val="Caption"/>
        <w:jc w:val="left"/>
        <w:pPrChange w:id="1971" w:author="Victor Cameo" w:date="2017-03-24T18:11:00Z">
          <w:pPr>
            <w:pStyle w:val="NormalPRACE"/>
          </w:pPr>
        </w:pPrChange>
      </w:pPr>
      <w:bookmarkStart w:id="1972" w:name="_Ref478142598"/>
      <w:bookmarkStart w:id="1973" w:name="_Toc478142750"/>
      <w:r>
        <w:t xml:space="preserve">Table </w:t>
      </w:r>
      <w:r>
        <w:fldChar w:fldCharType="begin"/>
      </w:r>
      <w:r>
        <w:instrText xml:space="preserve"> SEQ Table \* ARABIC </w:instrText>
      </w:r>
      <w:r>
        <w:fldChar w:fldCharType="separate"/>
      </w:r>
      <w:ins w:id="1974" w:author="Victor Cameo" w:date="2017-03-24T18:15:00Z">
        <w:r w:rsidR="00A37FC3">
          <w:rPr>
            <w:noProof/>
          </w:rPr>
          <w:t>5</w:t>
        </w:r>
      </w:ins>
      <w:del w:id="1975" w:author="Victor Cameo" w:date="2017-03-24T18:15:00Z">
        <w:r w:rsidDel="00A37FC3">
          <w:rPr>
            <w:noProof/>
          </w:rPr>
          <w:delText>4</w:delText>
        </w:r>
      </w:del>
      <w:r>
        <w:fldChar w:fldCharType="end"/>
      </w:r>
      <w:bookmarkEnd w:id="1972"/>
      <w:r>
        <w:t xml:space="preserve"> </w:t>
      </w:r>
      <w:r w:rsidRPr="00B64DE3">
        <w:t xml:space="preserve">GPAW runtimes (in seconds) for the larger benchmark (Copper Filament) measured on several architectures when using n sockets (i.e. processors or accelerators). *Due to memory limitations on the GPUs the grid spacing was increased from 0.22 to 0.28 to </w:t>
      </w:r>
      <w:r w:rsidRPr="001C48A5">
        <w:t>have a sparser grid. To account for this in the comparison, the K40 and K80 runtimes have been scaled up using a corresponding CPU runtime as a yardstick (scaling factor q=2.1132).</w:t>
      </w:r>
      <w:bookmarkEnd w:id="1973"/>
    </w:p>
    <w:p w14:paraId="3C2BAC8A" w14:textId="77777777" w:rsidR="00D724AB" w:rsidRDefault="00D724AB" w:rsidP="00D724AB">
      <w:pPr>
        <w:pStyle w:val="NormalPRACE"/>
      </w:pPr>
      <w:r>
        <w:t>As can been seen from Table 2 and Table 3, in both benchmarks a single KNL or K40/K80 was faster than a single CPU. But when using multiple KNLs, the performance does not seem to scale as well as for CPUs. In the smaller benchmark (Carbon Nanotube), CPUs outperform KNLs when using more than 2 processors. In the larger benchmark (Copper Filament), KNLs still outperform CPUs with 8 processors but it seems likely that the CPUs will overtake KNLs when using an even larger number of processors.</w:t>
      </w:r>
    </w:p>
    <w:p w14:paraId="7286F150" w14:textId="77777777" w:rsidR="00D724AB" w:rsidRDefault="00D724AB" w:rsidP="00D724AB">
      <w:pPr>
        <w:pStyle w:val="NormalPRACE"/>
      </w:pPr>
      <w:r>
        <w:t xml:space="preserve">In contrast to KNLs, the older KNCs are slower than Haswell CPUs across the board. Nevertheless, as can been seen from Figure 4, the scaling of KNCs is to some extend comparable to CPUs but with a lower scaling limit. It is therefore likely that, on systems with considerably slower host CPUs than </w:t>
      </w:r>
      <w:proofErr w:type="spellStart"/>
      <w:r>
        <w:t>Haswells</w:t>
      </w:r>
      <w:proofErr w:type="spellEnd"/>
      <w:r>
        <w:t xml:space="preserve"> (e.g. Ivy Bridges), KNCs may also give a performance boost over the host CPUs.</w:t>
      </w:r>
    </w:p>
    <w:p w14:paraId="5ED75A34" w14:textId="77777777" w:rsidR="001C48A5" w:rsidRDefault="00F12DF5" w:rsidP="001C48A5">
      <w:pPr>
        <w:pStyle w:val="NormalPRACE"/>
        <w:keepNext/>
        <w:pPrChange w:id="1976" w:author="Victor Cameo" w:date="2017-03-24T18:10:00Z">
          <w:pPr>
            <w:pStyle w:val="NormalPRACE"/>
          </w:pPr>
        </w:pPrChange>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29">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28CEFD" w14:textId="17B0E91D" w:rsidR="00D724AB" w:rsidRDefault="001C48A5" w:rsidP="00A37FC3">
      <w:pPr>
        <w:pStyle w:val="Caption"/>
      </w:pPr>
      <w:bookmarkStart w:id="1977" w:name="_Toc478142729"/>
      <w:r>
        <w:t xml:space="preserve">Figure </w:t>
      </w:r>
      <w:r>
        <w:fldChar w:fldCharType="begin"/>
      </w:r>
      <w:r>
        <w:instrText xml:space="preserve"> SEQ Figure \* ARABIC </w:instrText>
      </w:r>
      <w:r>
        <w:fldChar w:fldCharType="separate"/>
      </w:r>
      <w:r w:rsidR="00A37FC3">
        <w:rPr>
          <w:noProof/>
        </w:rPr>
        <w:t>6</w:t>
      </w:r>
      <w:r>
        <w:fldChar w:fldCharType="end"/>
      </w:r>
      <w:r>
        <w:t xml:space="preserve"> </w:t>
      </w:r>
      <w:r w:rsidR="00F100B3" w:rsidRPr="00F100B3">
        <w:t>Relative performance (to / t) of GPAW is shown for parallel jobs using an increasing number of CPUs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bookmarkEnd w:id="1977"/>
      <w:r w:rsidR="00F100B3" w:rsidRPr="00F100B3">
        <w:t xml:space="preserve"> </w:t>
      </w:r>
    </w:p>
    <w:p w14:paraId="3B0F195E" w14:textId="12AF785D" w:rsidR="00080626" w:rsidRPr="00C32215" w:rsidDel="001C48A5" w:rsidRDefault="00080626" w:rsidP="00080626">
      <w:pPr>
        <w:pStyle w:val="NormalPRACE"/>
        <w:keepNext/>
        <w:rPr>
          <w:del w:id="1978" w:author="Victor Cameo" w:date="2017-03-24T18:10:00Z"/>
        </w:rPr>
      </w:pPr>
      <w:del w:id="1979" w:author="Victor Cameo" w:date="2017-03-24T18:10:00Z">
        <w:r w:rsidRPr="00C32215" w:rsidDel="001C48A5">
          <w:rPr>
            <w:noProof/>
            <w:lang w:val="en-US" w:eastAsia="en-US"/>
          </w:rPr>
          <w:drawing>
            <wp:inline distT="0" distB="0" distL="0" distR="0" wp14:anchorId="61B392AD" wp14:editId="1984B20E">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0">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bookmarkStart w:id="1980" w:name="_Toc478142713"/>
        <w:bookmarkEnd w:id="1980"/>
      </w:del>
    </w:p>
    <w:p w14:paraId="0422028D" w14:textId="6813847F" w:rsidR="00116E7C" w:rsidRPr="00C32215" w:rsidDel="001C48A5" w:rsidRDefault="00080626" w:rsidP="00080626">
      <w:pPr>
        <w:pStyle w:val="Caption"/>
        <w:rPr>
          <w:del w:id="1981" w:author="Victor Cameo" w:date="2017-03-24T18:10:00Z"/>
        </w:rPr>
      </w:pPr>
      <w:del w:id="1982" w:author="Victor Cameo" w:date="2017-03-24T18:10:00Z">
        <w:r w:rsidRPr="00C32215" w:rsidDel="001C48A5">
          <w:delText xml:space="preserve">Figure </w:delText>
        </w:r>
        <w:r w:rsidR="00990D2A" w:rsidDel="001C48A5">
          <w:fldChar w:fldCharType="begin"/>
        </w:r>
        <w:r w:rsidR="00990D2A" w:rsidDel="001C48A5">
          <w:delInstrText xml:space="preserve"> SEQ Figure \* ARABIC </w:delInstrText>
        </w:r>
        <w:r w:rsidR="00990D2A" w:rsidDel="001C48A5">
          <w:fldChar w:fldCharType="separate"/>
        </w:r>
      </w:del>
      <w:del w:id="1983" w:author="Victor Cameo" w:date="2017-03-24T17:52:00Z">
        <w:r w:rsidR="000127A4" w:rsidDel="00A35CF9">
          <w:rPr>
            <w:noProof/>
          </w:rPr>
          <w:delText>4</w:delText>
        </w:r>
      </w:del>
      <w:del w:id="1984" w:author="Victor Cameo" w:date="2017-03-24T18:10:00Z">
        <w:r w:rsidR="00990D2A" w:rsidDel="001C48A5">
          <w:fldChar w:fldCharType="end"/>
        </w:r>
        <w:r w:rsidRPr="00C32215" w:rsidDel="001C48A5">
          <w:delText xml:space="preserve"> Parallel scaling</w:delText>
        </w:r>
        <w:r w:rsidRPr="00C32215" w:rsidDel="001C48A5">
          <w:rPr>
            <w:noProof/>
          </w:rPr>
          <w:delText xml:space="preserve"> of GPAW</w:delText>
        </w:r>
        <w:bookmarkStart w:id="1985" w:name="_Toc478142714"/>
        <w:bookmarkEnd w:id="1985"/>
      </w:del>
    </w:p>
    <w:p w14:paraId="2F46FE2A" w14:textId="77777777" w:rsidR="00116E7C" w:rsidRDefault="00116E7C" w:rsidP="00116E7C">
      <w:pPr>
        <w:pStyle w:val="Heading3"/>
      </w:pPr>
      <w:bookmarkStart w:id="1986" w:name="_Toc478142715"/>
      <w:commentRangeStart w:id="1987"/>
      <w:r w:rsidRPr="00C32215">
        <w:t>GROMACS</w:t>
      </w:r>
      <w:commentRangeEnd w:id="1987"/>
      <w:r w:rsidR="00BD5292">
        <w:rPr>
          <w:rStyle w:val="CommentReference"/>
          <w:rFonts w:ascii="Times New Roman" w:hAnsi="Times New Roman" w:cs="Times New Roman"/>
          <w:b w:val="0"/>
          <w:bCs w:val="0"/>
          <w:lang w:val="de-DE" w:eastAsia="de-DE"/>
        </w:rPr>
        <w:commentReference w:id="1987"/>
      </w:r>
      <w:bookmarkEnd w:id="1986"/>
    </w:p>
    <w:p w14:paraId="6FC8A3C8" w14:textId="77777777" w:rsidR="00666A77" w:rsidRDefault="009E3014" w:rsidP="009E3014">
      <w:pPr>
        <w:pStyle w:val="NormalPRACE"/>
      </w:pPr>
      <w:proofErr w:type="spellStart"/>
      <w:r>
        <w:t>Gromacs</w:t>
      </w:r>
      <w:proofErr w:type="spellEnd"/>
      <w:r>
        <w:t xml:space="preserve"> was successfully compiled and ran on the following systems</w:t>
      </w:r>
      <w:del w:id="1988" w:author="Victor Cameo" w:date="2017-03-24T18:17:00Z">
        <w:r w:rsidDel="00C4530E">
          <w:delText xml:space="preserve"> </w:delText>
        </w:r>
      </w:del>
      <w:r>
        <w:t>:</w:t>
      </w:r>
    </w:p>
    <w:p w14:paraId="57E54DD2" w14:textId="77777777" w:rsidR="00666A77" w:rsidRDefault="009E3014" w:rsidP="00666A77">
      <w:pPr>
        <w:pStyle w:val="NormalPRACE"/>
        <w:numPr>
          <w:ilvl w:val="0"/>
          <w:numId w:val="18"/>
        </w:numPr>
      </w:pPr>
      <w:r>
        <w:t>GRNET ARIS</w:t>
      </w:r>
      <w:del w:id="1989" w:author="Victor Cameo" w:date="2017-03-24T18:16:00Z">
        <w:r w:rsidDel="00BB2D0C">
          <w:delText xml:space="preserve"> </w:delText>
        </w:r>
      </w:del>
      <w:r>
        <w:t xml:space="preserve">: Thin nodes (E5-2680v2), GPU nodes (Dual E5-2660v3+ Dual K40m), all with FDR14 </w:t>
      </w:r>
      <w:proofErr w:type="spellStart"/>
      <w:r>
        <w:t>Infiniband</w:t>
      </w:r>
      <w:proofErr w:type="spellEnd"/>
      <w:r>
        <w:t>, Single node KNL 7210.</w:t>
      </w:r>
      <w:r w:rsidR="00666A77">
        <w:t xml:space="preserve"> </w:t>
      </w:r>
    </w:p>
    <w:p w14:paraId="28D48AC4" w14:textId="79ACC4DC" w:rsidR="00666A77" w:rsidRDefault="009E3014" w:rsidP="00666A77">
      <w:pPr>
        <w:pStyle w:val="NormalPRACE"/>
        <w:numPr>
          <w:ilvl w:val="0"/>
          <w:numId w:val="18"/>
        </w:numPr>
      </w:pPr>
      <w:r>
        <w:t xml:space="preserve">CINES </w:t>
      </w:r>
      <w:proofErr w:type="spellStart"/>
      <w:r>
        <w:t>Frioul</w:t>
      </w:r>
      <w:proofErr w:type="spellEnd"/>
      <w:r w:rsidR="00666A77">
        <w:t xml:space="preserve"> KNL</w:t>
      </w:r>
      <w:r w:rsidR="00FA0A79">
        <w:t xml:space="preserve"> 7230</w:t>
      </w:r>
    </w:p>
    <w:p w14:paraId="3BD79B57" w14:textId="7CDC4E9A" w:rsidR="009E3014" w:rsidRDefault="009E3014" w:rsidP="00666A77">
      <w:pPr>
        <w:pStyle w:val="NormalPRACE"/>
        <w:numPr>
          <w:ilvl w:val="0"/>
          <w:numId w:val="18"/>
        </w:numPr>
      </w:pPr>
      <w:r>
        <w:t xml:space="preserve">IDRIS </w:t>
      </w:r>
      <w:proofErr w:type="spellStart"/>
      <w:r>
        <w:t>Ouessant</w:t>
      </w:r>
      <w:proofErr w:type="spellEnd"/>
      <w:del w:id="1990" w:author="Victor Cameo" w:date="2017-03-24T18:16:00Z">
        <w:r w:rsidDel="00BB2D0C">
          <w:delText xml:space="preserve"> </w:delText>
        </w:r>
      </w:del>
      <w:r>
        <w: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 xml:space="preserve">As it is expected the </w:t>
      </w:r>
      <w:proofErr w:type="spellStart"/>
      <w:r>
        <w:t>Quandrant</w:t>
      </w:r>
      <w:proofErr w:type="spellEnd"/>
      <w:r>
        <w:t>/Cache mode gives the best performance for all cases. The performance dependence on the MPI Tasks/</w:t>
      </w:r>
      <w:proofErr w:type="spellStart"/>
      <w:r>
        <w:t>OpenMP</w:t>
      </w:r>
      <w:proofErr w:type="spellEnd"/>
      <w:r>
        <w:t xml:space="preserve"> threads combination was also explored. In most cases 66 tasks/per </w:t>
      </w:r>
      <w:proofErr w:type="gramStart"/>
      <w:r>
        <w:t>node</w:t>
      </w:r>
      <w:proofErr w:type="gramEnd"/>
      <w:r>
        <w:t xml:space="preserve"> using 2 or 4 threads/task gives the best performance on KNL 7230.</w:t>
      </w:r>
    </w:p>
    <w:p w14:paraId="79E62F88" w14:textId="7E40C695" w:rsidR="008A7AA2" w:rsidRPr="00C32215" w:rsidRDefault="009E3014" w:rsidP="004D15FA">
      <w:pPr>
        <w:pStyle w:val="NormalPRACE"/>
      </w:pPr>
      <w:r>
        <w:t xml:space="preserve">In all accelerated runs a speed up of 2-2.6x with respect CPU only was </w:t>
      </w:r>
      <w:proofErr w:type="spellStart"/>
      <w:r>
        <w:t>achived</w:t>
      </w:r>
      <w:proofErr w:type="spellEnd"/>
      <w:r>
        <w:t xml:space="preserve"> with GPUs. </w:t>
      </w:r>
      <w:proofErr w:type="spellStart"/>
      <w:r>
        <w:t>Gromacs</w:t>
      </w:r>
      <w:proofErr w:type="spellEnd"/>
      <w:r>
        <w:t xml:space="preserve">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31"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r>
        <w:t xml:space="preserve">Figure </w:t>
      </w:r>
      <w:r w:rsidR="00990D2A">
        <w:fldChar w:fldCharType="begin"/>
      </w:r>
      <w:r w:rsidR="00990D2A">
        <w:instrText xml:space="preserve"> SEQ Figure \* ARABIC </w:instrText>
      </w:r>
      <w:r w:rsidR="00990D2A">
        <w:fldChar w:fldCharType="separate"/>
      </w:r>
      <w:ins w:id="1991" w:author="Victor Cameo" w:date="2017-03-24T18:15:00Z">
        <w:r w:rsidR="00A37FC3">
          <w:rPr>
            <w:noProof/>
          </w:rPr>
          <w:t>7</w:t>
        </w:r>
      </w:ins>
      <w:del w:id="1992" w:author="Victor Cameo" w:date="2017-03-24T17:52:00Z">
        <w:r w:rsidR="000127A4" w:rsidDel="00A35CF9">
          <w:rPr>
            <w:noProof/>
          </w:rPr>
          <w:delText>5</w:delText>
        </w:r>
      </w:del>
      <w:r w:rsidR="00990D2A">
        <w:fldChar w:fldCharType="end"/>
      </w:r>
      <w:r>
        <w:t xml:space="preserve"> Scalability for GROMACS test case </w:t>
      </w:r>
      <w:proofErr w:type="spellStart"/>
      <w:r w:rsidRPr="008A7AA2">
        <w:t>GluCL</w:t>
      </w:r>
      <w:proofErr w:type="spellEnd"/>
      <w:r w:rsidRPr="008A7AA2">
        <w:t xml:space="preserve"> Ion Channel</w:t>
      </w:r>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32"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bookmarkStart w:id="1993" w:name="_Toc478142730"/>
      <w:r>
        <w:t xml:space="preserve">Figure </w:t>
      </w:r>
      <w:r w:rsidR="00990D2A">
        <w:fldChar w:fldCharType="begin"/>
      </w:r>
      <w:r w:rsidR="00990D2A">
        <w:instrText xml:space="preserve"> SEQ Figure \* ARABIC </w:instrText>
      </w:r>
      <w:r w:rsidR="00990D2A">
        <w:fldChar w:fldCharType="separate"/>
      </w:r>
      <w:ins w:id="1994" w:author="Victor Cameo" w:date="2017-03-24T18:15:00Z">
        <w:r w:rsidR="00A37FC3">
          <w:rPr>
            <w:noProof/>
          </w:rPr>
          <w:t>8</w:t>
        </w:r>
      </w:ins>
      <w:del w:id="1995" w:author="Victor Cameo" w:date="2017-03-24T17:52:00Z">
        <w:r w:rsidR="000127A4" w:rsidDel="00A35CF9">
          <w:rPr>
            <w:noProof/>
          </w:rPr>
          <w:delText>6</w:delText>
        </w:r>
      </w:del>
      <w:r w:rsidR="00990D2A">
        <w:fldChar w:fldCharType="end"/>
      </w:r>
      <w:r>
        <w:t xml:space="preserve"> Scalability for GROMACS test case </w:t>
      </w:r>
      <w:r w:rsidRPr="001520BD">
        <w:t>Lignocellulose</w:t>
      </w:r>
      <w:bookmarkEnd w:id="1993"/>
    </w:p>
    <w:p w14:paraId="51914F5F" w14:textId="77777777" w:rsidR="00116E7C" w:rsidRDefault="00116E7C" w:rsidP="00116E7C">
      <w:pPr>
        <w:pStyle w:val="Heading3"/>
      </w:pPr>
      <w:bookmarkStart w:id="1996" w:name="_Toc478142716"/>
      <w:commentRangeStart w:id="1997"/>
      <w:r w:rsidRPr="00C32215">
        <w:t>NAMD</w:t>
      </w:r>
      <w:commentRangeEnd w:id="1997"/>
      <w:r w:rsidR="00BD5292">
        <w:rPr>
          <w:rStyle w:val="CommentReference"/>
          <w:rFonts w:ascii="Times New Roman" w:hAnsi="Times New Roman" w:cs="Times New Roman"/>
          <w:b w:val="0"/>
          <w:bCs w:val="0"/>
          <w:lang w:val="de-DE" w:eastAsia="de-DE"/>
        </w:rPr>
        <w:commentReference w:id="1997"/>
      </w:r>
      <w:bookmarkEnd w:id="1996"/>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 xml:space="preserve">GRNET </w:t>
      </w:r>
      <w:proofErr w:type="gramStart"/>
      <w:r>
        <w:t>ARIS :</w:t>
      </w:r>
      <w:proofErr w:type="gramEnd"/>
      <w:r>
        <w:t xml:space="preserve"> Thin nodes (E5-2680v2), GPU nodes (Dual E5-2660v3+ Dual K40m), KNC Nodes (Dual E5-2660v2+Dual KNC 7120P), all with FDR14 </w:t>
      </w:r>
      <w:proofErr w:type="spellStart"/>
      <w:r>
        <w:t>Infiniband</w:t>
      </w:r>
      <w:proofErr w:type="spellEnd"/>
      <w:r>
        <w:t>, Single node KNL 7210.</w:t>
      </w:r>
    </w:p>
    <w:p w14:paraId="7E0D476A" w14:textId="77777777" w:rsidR="00FA0A79" w:rsidRDefault="00FA0A79" w:rsidP="004D15FA">
      <w:pPr>
        <w:pStyle w:val="NormalPRACE"/>
        <w:numPr>
          <w:ilvl w:val="0"/>
          <w:numId w:val="19"/>
        </w:numPr>
      </w:pPr>
      <w:proofErr w:type="spellStart"/>
      <w:r>
        <w:t>Cines</w:t>
      </w:r>
      <w:proofErr w:type="spellEnd"/>
      <w:r>
        <w:t xml:space="preserve"> </w:t>
      </w:r>
      <w:proofErr w:type="spellStart"/>
      <w:proofErr w:type="gramStart"/>
      <w:r>
        <w:t>Frioul</w:t>
      </w:r>
      <w:proofErr w:type="spellEnd"/>
      <w:r>
        <w:t xml:space="preserve"> :</w:t>
      </w:r>
      <w:proofErr w:type="gramEnd"/>
      <w:r>
        <w:t xml:space="preserve"> KNL 7230 </w:t>
      </w:r>
    </w:p>
    <w:p w14:paraId="44E0B6F2" w14:textId="5E79A22B" w:rsidR="00FA0A79" w:rsidRDefault="00FA0A79" w:rsidP="004D15FA">
      <w:pPr>
        <w:pStyle w:val="NormalPRACE"/>
        <w:numPr>
          <w:ilvl w:val="0"/>
          <w:numId w:val="19"/>
        </w:numPr>
      </w:pPr>
      <w:proofErr w:type="spellStart"/>
      <w:r>
        <w:t>Cines</w:t>
      </w:r>
      <w:proofErr w:type="spellEnd"/>
      <w:r>
        <w:t xml:space="preserve"> </w:t>
      </w:r>
      <w:proofErr w:type="spellStart"/>
      <w:proofErr w:type="gramStart"/>
      <w:r>
        <w:t>Ouessant</w:t>
      </w:r>
      <w:proofErr w:type="spellEnd"/>
      <w:r>
        <w:t xml:space="preserve"> :</w:t>
      </w:r>
      <w:proofErr w:type="gramEnd"/>
      <w:r>
        <w:t xml:space="preserve">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w:t>
      </w:r>
      <w:proofErr w:type="spellStart"/>
      <w:r>
        <w:t>Quandrant</w:t>
      </w:r>
      <w:proofErr w:type="spellEnd"/>
      <w:r>
        <w:t xml:space="preserve">/Cache mode gives the </w:t>
      </w:r>
      <w:r w:rsidR="009114A9">
        <w:t xml:space="preserve">best performance for all cases. </w:t>
      </w:r>
      <w:r>
        <w:t>The performance dependence on the MPI Tasks/</w:t>
      </w:r>
      <w:proofErr w:type="spellStart"/>
      <w:r>
        <w:t>OpenMP</w:t>
      </w:r>
      <w:proofErr w:type="spellEnd"/>
      <w:r>
        <w:t xml:space="preserve">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 xml:space="preserve">In all accelerated runs a speed up of 5-6x with respect CPU only runs was </w:t>
      </w:r>
      <w:proofErr w:type="spellStart"/>
      <w:r>
        <w:t>achived</w:t>
      </w:r>
      <w:proofErr w:type="spellEnd"/>
      <w:r>
        <w:t xml:space="preserve">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33"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1998" w:name="_Toc478142731"/>
      <w:r>
        <w:t xml:space="preserve">Figure </w:t>
      </w:r>
      <w:r w:rsidR="00990D2A">
        <w:fldChar w:fldCharType="begin"/>
      </w:r>
      <w:r w:rsidR="00990D2A">
        <w:instrText xml:space="preserve"> SEQ Figure \* ARABIC </w:instrText>
      </w:r>
      <w:r w:rsidR="00990D2A">
        <w:fldChar w:fldCharType="separate"/>
      </w:r>
      <w:ins w:id="1999" w:author="Victor Cameo" w:date="2017-03-24T18:15:00Z">
        <w:r w:rsidR="00A37FC3">
          <w:rPr>
            <w:noProof/>
          </w:rPr>
          <w:t>9</w:t>
        </w:r>
      </w:ins>
      <w:del w:id="2000" w:author="Victor Cameo" w:date="2017-03-24T17:52:00Z">
        <w:r w:rsidR="000127A4" w:rsidDel="00A35CF9">
          <w:rPr>
            <w:noProof/>
          </w:rPr>
          <w:delText>7</w:delText>
        </w:r>
      </w:del>
      <w:r w:rsidR="00990D2A">
        <w:fldChar w:fldCharType="end"/>
      </w:r>
      <w:r>
        <w:t xml:space="preserve"> </w:t>
      </w:r>
      <w:r w:rsidRPr="00B00B17">
        <w:t>Scalability for NAMD test case STMV.1M</w:t>
      </w:r>
      <w:bookmarkEnd w:id="1998"/>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34"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2001" w:name="_Toc478142732"/>
      <w:r>
        <w:t xml:space="preserve">Figure </w:t>
      </w:r>
      <w:r w:rsidR="00990D2A">
        <w:fldChar w:fldCharType="begin"/>
      </w:r>
      <w:r w:rsidR="00990D2A">
        <w:instrText xml:space="preserve"> SEQ Figure \* ARABIC </w:instrText>
      </w:r>
      <w:r w:rsidR="00990D2A">
        <w:fldChar w:fldCharType="separate"/>
      </w:r>
      <w:ins w:id="2002" w:author="Victor Cameo" w:date="2017-03-24T18:15:00Z">
        <w:r w:rsidR="00A37FC3">
          <w:rPr>
            <w:noProof/>
          </w:rPr>
          <w:t>10</w:t>
        </w:r>
      </w:ins>
      <w:del w:id="2003" w:author="Victor Cameo" w:date="2017-03-24T17:52:00Z">
        <w:r w:rsidR="000127A4" w:rsidDel="00A35CF9">
          <w:rPr>
            <w:noProof/>
          </w:rPr>
          <w:delText>8</w:delText>
        </w:r>
      </w:del>
      <w:r w:rsidR="00990D2A">
        <w:fldChar w:fldCharType="end"/>
      </w:r>
      <w:r>
        <w:t xml:space="preserve"> </w:t>
      </w:r>
      <w:r w:rsidRPr="000B1480">
        <w:t>Scalability for NAMD test case STMV.8M</w:t>
      </w:r>
      <w:bookmarkEnd w:id="2001"/>
    </w:p>
    <w:p w14:paraId="4E9EDF9B" w14:textId="77777777" w:rsidR="00116E7C" w:rsidRDefault="00116E7C" w:rsidP="00116E7C">
      <w:pPr>
        <w:pStyle w:val="Heading3"/>
      </w:pPr>
      <w:bookmarkStart w:id="2004" w:name="_Toc477736097"/>
      <w:bookmarkStart w:id="2005" w:name="_Toc477736264"/>
      <w:bookmarkStart w:id="2006" w:name="_Toc477736420"/>
      <w:bookmarkStart w:id="2007" w:name="_Toc477736558"/>
      <w:bookmarkStart w:id="2008" w:name="_Toc477736098"/>
      <w:bookmarkStart w:id="2009" w:name="_Toc477736265"/>
      <w:bookmarkStart w:id="2010" w:name="_Toc477736421"/>
      <w:bookmarkStart w:id="2011" w:name="_Toc477736559"/>
      <w:bookmarkStart w:id="2012" w:name="_Toc477736099"/>
      <w:bookmarkStart w:id="2013" w:name="_Toc477736266"/>
      <w:bookmarkStart w:id="2014" w:name="_Toc477736422"/>
      <w:bookmarkStart w:id="2015" w:name="_Toc477736560"/>
      <w:bookmarkStart w:id="2016" w:name="_Toc477736100"/>
      <w:bookmarkStart w:id="2017" w:name="_Toc477736267"/>
      <w:bookmarkStart w:id="2018" w:name="_Toc477736423"/>
      <w:bookmarkStart w:id="2019" w:name="_Toc477736561"/>
      <w:bookmarkStart w:id="2020" w:name="_Toc477736101"/>
      <w:bookmarkStart w:id="2021" w:name="_Toc477736268"/>
      <w:bookmarkStart w:id="2022" w:name="_Toc477736424"/>
      <w:bookmarkStart w:id="2023" w:name="_Toc477736562"/>
      <w:bookmarkStart w:id="2024" w:name="_Toc477736102"/>
      <w:bookmarkStart w:id="2025" w:name="_Toc477736269"/>
      <w:bookmarkStart w:id="2026" w:name="_Toc477736425"/>
      <w:bookmarkStart w:id="2027" w:name="_Toc477736563"/>
      <w:bookmarkStart w:id="2028" w:name="_Toc478142717"/>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commentRangeStart w:id="2029"/>
      <w:r w:rsidRPr="00C32215">
        <w:lastRenderedPageBreak/>
        <w:t>PFARM</w:t>
      </w:r>
      <w:bookmarkEnd w:id="2028"/>
    </w:p>
    <w:commentRangeEnd w:id="2029"/>
    <w:p w14:paraId="5B13C259" w14:textId="24A25C28" w:rsidR="00C56AE4" w:rsidRPr="00C56AE4" w:rsidRDefault="00BD5292" w:rsidP="005A6B64">
      <w:pPr>
        <w:pStyle w:val="NormalPRACE"/>
        <w:rPr>
          <w:lang w:eastAsia="es-ES"/>
        </w:rPr>
      </w:pPr>
      <w:r>
        <w:rPr>
          <w:rStyle w:val="CommentReference"/>
          <w:lang w:val="de-DE"/>
        </w:rPr>
        <w:commentReference w:id="2029"/>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27DC10E8" w14:textId="6F891E13" w:rsidR="00AF23ED" w:rsidRDefault="00AF23ED" w:rsidP="009B1B07">
      <w:pPr>
        <w:pStyle w:val="NormalPRACE"/>
        <w:rPr>
          <w:ins w:id="2030" w:author="Victor Cameo" w:date="2017-03-24T18:21:00Z"/>
        </w:rPr>
      </w:pPr>
      <w:ins w:id="2031" w:author="Victor Cameo" w:date="2017-03-24T18:21:00Z">
        <w:r>
          <w:t>C</w:t>
        </w:r>
        <w:r w:rsidRPr="00AF23ED">
          <w:t>odes on all architectures are compiled with the Intel compiler (CPU v15, KNL &amp; GPU v17).</w:t>
        </w:r>
      </w:ins>
    </w:p>
    <w:p w14:paraId="39A80E56" w14:textId="77777777" w:rsidR="009B1B07" w:rsidRDefault="009B1B07" w:rsidP="009B1B07">
      <w:pPr>
        <w:pStyle w:val="NormalPRACE"/>
        <w:rPr>
          <w:ins w:id="2032" w:author="Victor Cameo" w:date="2017-03-24T18:22:00Z"/>
        </w:rPr>
      </w:pPr>
      <w:ins w:id="2033" w:author="Victor Cameo" w:date="2017-03-24T18:22:00Z">
        <w:r>
          <w:t xml:space="preserve">The divide-and-conquer </w:t>
        </w:r>
        <w:proofErr w:type="spellStart"/>
        <w:r>
          <w:t>eigensolver</w:t>
        </w:r>
        <w:proofErr w:type="spellEnd"/>
        <w:r>
          <w:t xml:space="preserve"> routine DSYEVD is used throughout the test runs. The routine is linked from the following numerical libraries:</w:t>
        </w:r>
      </w:ins>
    </w:p>
    <w:p w14:paraId="7F3AB974" w14:textId="77777777" w:rsidR="009B1B07" w:rsidRDefault="009B1B07" w:rsidP="009B1B07">
      <w:pPr>
        <w:pStyle w:val="NormalPRACE"/>
        <w:numPr>
          <w:ilvl w:val="0"/>
          <w:numId w:val="32"/>
        </w:numPr>
        <w:rPr>
          <w:ins w:id="2034" w:author="Victor Cameo" w:date="2017-03-24T18:22:00Z"/>
        </w:rPr>
        <w:pPrChange w:id="2035" w:author="Victor Cameo" w:date="2017-03-24T18:22:00Z">
          <w:pPr>
            <w:pStyle w:val="NormalPRACE"/>
          </w:pPr>
        </w:pPrChange>
      </w:pPr>
      <w:ins w:id="2036" w:author="Victor Cameo" w:date="2017-03-24T18:22:00Z">
        <w:r>
          <w:t>CPU: Intel MKL Version 11.2.2</w:t>
        </w:r>
      </w:ins>
    </w:p>
    <w:p w14:paraId="0AE98A89" w14:textId="77777777" w:rsidR="009B1B07" w:rsidRDefault="009B1B07" w:rsidP="009B1B07">
      <w:pPr>
        <w:pStyle w:val="NormalPRACE"/>
        <w:numPr>
          <w:ilvl w:val="0"/>
          <w:numId w:val="32"/>
        </w:numPr>
        <w:rPr>
          <w:ins w:id="2037" w:author="Victor Cameo" w:date="2017-03-24T18:22:00Z"/>
        </w:rPr>
        <w:pPrChange w:id="2038" w:author="Victor Cameo" w:date="2017-03-24T18:22:00Z">
          <w:pPr>
            <w:pStyle w:val="NormalPRACE"/>
          </w:pPr>
        </w:pPrChange>
      </w:pPr>
      <w:ins w:id="2039" w:author="Victor Cameo" w:date="2017-03-24T18:22:00Z">
        <w:r>
          <w:t>KNL: Intel MKL Version 2017 Initial Release</w:t>
        </w:r>
      </w:ins>
    </w:p>
    <w:p w14:paraId="3C7452C1" w14:textId="77777777" w:rsidR="009B1B07" w:rsidRDefault="009B1B07" w:rsidP="009B1B07">
      <w:pPr>
        <w:pStyle w:val="NormalPRACE"/>
        <w:numPr>
          <w:ilvl w:val="0"/>
          <w:numId w:val="32"/>
        </w:numPr>
        <w:rPr>
          <w:ins w:id="2040" w:author="Victor Cameo" w:date="2017-03-24T18:22:00Z"/>
        </w:rPr>
        <w:pPrChange w:id="2041" w:author="Victor Cameo" w:date="2017-03-24T18:22:00Z">
          <w:pPr>
            <w:pStyle w:val="NormalPRACE"/>
          </w:pPr>
        </w:pPrChange>
      </w:pPr>
      <w:ins w:id="2042" w:author="Victor Cameo" w:date="2017-03-24T18:22:00Z">
        <w:r>
          <w:t>GPU: MAGMA Version 2.2</w:t>
        </w:r>
      </w:ins>
    </w:p>
    <w:p w14:paraId="4FFBC580" w14:textId="77777777" w:rsidR="009B1B07" w:rsidRDefault="009B1B07" w:rsidP="009B1B07">
      <w:pPr>
        <w:pStyle w:val="NormalPRACE"/>
        <w:rPr>
          <w:ins w:id="2043" w:author="Victor Cameo" w:date="2017-03-24T18:21:00Z"/>
        </w:rPr>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35">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2044" w:name="_Ref477737037"/>
      <w:bookmarkStart w:id="2045" w:name="_Toc478142733"/>
      <w:r>
        <w:t xml:space="preserve">Figure </w:t>
      </w:r>
      <w:r w:rsidR="00990D2A">
        <w:fldChar w:fldCharType="begin"/>
      </w:r>
      <w:r w:rsidR="00990D2A">
        <w:instrText xml:space="preserve"> SEQ Figure \* ARABIC </w:instrText>
      </w:r>
      <w:r w:rsidR="00990D2A">
        <w:fldChar w:fldCharType="separate"/>
      </w:r>
      <w:ins w:id="2046" w:author="Victor Cameo" w:date="2017-03-24T18:15:00Z">
        <w:r w:rsidR="00A37FC3">
          <w:rPr>
            <w:noProof/>
          </w:rPr>
          <w:t>11</w:t>
        </w:r>
      </w:ins>
      <w:del w:id="2047" w:author="Victor Cameo" w:date="2017-03-24T17:52:00Z">
        <w:r w:rsidR="000127A4" w:rsidDel="00A35CF9">
          <w:rPr>
            <w:noProof/>
          </w:rPr>
          <w:delText>9</w:delText>
        </w:r>
      </w:del>
      <w:r w:rsidR="00990D2A">
        <w:fldChar w:fldCharType="end"/>
      </w:r>
      <w:bookmarkEnd w:id="2044"/>
      <w:r>
        <w:t xml:space="preserve"> </w:t>
      </w:r>
      <w:proofErr w:type="spellStart"/>
      <w:r w:rsidRPr="004F4816">
        <w:t>Eigensolver</w:t>
      </w:r>
      <w:proofErr w:type="spellEnd"/>
      <w:r w:rsidRPr="004F4816">
        <w:t xml:space="preserve"> performance on KNL and GPU</w:t>
      </w:r>
      <w:bookmarkEnd w:id="2045"/>
    </w:p>
    <w:p w14:paraId="33CCE354" w14:textId="6C2B2162" w:rsidR="00C56AE4" w:rsidRPr="00EA3465" w:rsidRDefault="00755E4B" w:rsidP="00EA3465">
      <w:pPr>
        <w:pStyle w:val="NormalPRACE"/>
        <w:rPr>
          <w:rPrChange w:id="2048" w:author="Victor Cameo" w:date="2017-03-24T18:33:00Z">
            <w:rPr>
              <w:lang w:eastAsia="es-ES"/>
            </w:rPr>
          </w:rPrChange>
        </w:rPr>
      </w:pPr>
      <w:ins w:id="2049" w:author="Victor Cameo" w:date="2017-03-24T18:26:00Z">
        <w:r w:rsidRPr="00755E4B">
          <w:rPr>
            <w:lang w:eastAsia="es-ES"/>
          </w:rPr>
          <w:t xml:space="preserve">EXDIG calculations are dominated by the </w:t>
        </w:r>
        <w:proofErr w:type="spellStart"/>
        <w:r w:rsidRPr="00755E4B">
          <w:rPr>
            <w:lang w:eastAsia="es-ES"/>
          </w:rPr>
          <w:t>eigensolver</w:t>
        </w:r>
        <w:proofErr w:type="spellEnd"/>
        <w:r w:rsidRPr="00755E4B">
          <w:rPr>
            <w:lang w:eastAsia="es-ES"/>
          </w:rPr>
          <w:t xml:space="preserve"> operations required to </w:t>
        </w:r>
        <w:proofErr w:type="spellStart"/>
        <w:r w:rsidRPr="00755E4B">
          <w:rPr>
            <w:lang w:eastAsia="es-ES"/>
          </w:rPr>
          <w:t>diagonalize</w:t>
        </w:r>
        <w:proofErr w:type="spellEnd"/>
        <w:r w:rsidRPr="00755E4B">
          <w:rPr>
            <w:lang w:eastAsia="es-ES"/>
          </w:rPr>
          <w:t xml:space="preserve"> each sector Hamiltonian matrix</w:t>
        </w:r>
      </w:ins>
      <w:del w:id="2050" w:author="Victor Cameo" w:date="2017-03-24T18:26:00Z">
        <w:r w:rsidR="00C56AE4" w:rsidRPr="00C56AE4" w:rsidDel="00755E4B">
          <w:rPr>
            <w:lang w:eastAsia="es-ES"/>
          </w:rPr>
          <w:delText>EXDIG calculations are dominated by the eigensolver operations required to diagonalize each sector Hamiltonian matrix</w:delText>
        </w:r>
      </w:del>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ins w:id="2051" w:author="Victor Cameo" w:date="2017-03-24T18:15:00Z">
        <w:r w:rsidR="00A37FC3">
          <w:t xml:space="preserve">Figure </w:t>
        </w:r>
        <w:r w:rsidR="00A37FC3">
          <w:rPr>
            <w:noProof/>
          </w:rPr>
          <w:t>11</w:t>
        </w:r>
      </w:ins>
      <w:del w:id="2052" w:author="Victor Cameo" w:date="2017-03-24T18:15:00Z">
        <w:r w:rsidR="004D15FA" w:rsidDel="00A37FC3">
          <w:delText xml:space="preserve">Figure </w:delText>
        </w:r>
        <w:r w:rsidR="004D15FA" w:rsidDel="00A37FC3">
          <w:rPr>
            <w:noProof/>
          </w:rPr>
          <w:delText>9</w:delText>
        </w:r>
      </w:del>
      <w:r w:rsidR="004D15FA">
        <w:rPr>
          <w:lang w:eastAsia="es-ES"/>
        </w:rPr>
        <w:fldChar w:fldCharType="end"/>
      </w:r>
      <w:r w:rsidR="00C56AE4" w:rsidRPr="00C56AE4">
        <w:rPr>
          <w:lang w:eastAsia="es-ES"/>
        </w:rPr>
        <w:t xml:space="preserve"> </w:t>
      </w:r>
      <w:ins w:id="2053" w:author="Victor Cameo" w:date="2017-03-24T18:33:00Z">
        <w:r w:rsidR="00EA3465" w:rsidRPr="00EA3465">
          <w:rPr>
            <w:lang w:eastAsia="es-ES"/>
          </w:rPr>
          <w:t xml:space="preserve">summarizes </w:t>
        </w:r>
        <w:proofErr w:type="spellStart"/>
        <w:r w:rsidR="00EA3465" w:rsidRPr="00EA3465">
          <w:rPr>
            <w:lang w:eastAsia="es-ES"/>
          </w:rPr>
          <w:t>eigensolver</w:t>
        </w:r>
        <w:proofErr w:type="spellEnd"/>
        <w:r w:rsidR="00EA3465" w:rsidRPr="00EA3465">
          <w:rPr>
            <w:lang w:eastAsia="es-ES"/>
          </w:rPr>
          <w:t xml:space="preserve"> performance, using DSYEVD, over a range of problem sizes for the Xeon (CPU), Intel Knight’s Landing (KNL) and a range of recent </w:t>
        </w:r>
        <w:proofErr w:type="spellStart"/>
        <w:r w:rsidR="00EA3465" w:rsidRPr="00EA3465">
          <w:rPr>
            <w:lang w:eastAsia="es-ES"/>
          </w:rPr>
          <w:t>Nvidia</w:t>
        </w:r>
        <w:proofErr w:type="spellEnd"/>
        <w:r w:rsidR="00EA3465" w:rsidRPr="00EA3465">
          <w:rPr>
            <w:lang w:eastAsia="es-ES"/>
          </w:rPr>
          <w:t xml:space="preserve"> GPU architectures. The results are normalised to the single node CPU performance using 24 </w:t>
        </w:r>
        <w:proofErr w:type="spellStart"/>
        <w:r w:rsidR="00EA3465" w:rsidRPr="00EA3465">
          <w:rPr>
            <w:lang w:eastAsia="es-ES"/>
          </w:rPr>
          <w:t>OpenMP</w:t>
        </w:r>
        <w:proofErr w:type="spellEnd"/>
        <w:r w:rsidR="00EA3465" w:rsidRPr="00EA3465">
          <w:rPr>
            <w:lang w:eastAsia="es-ES"/>
          </w:rPr>
          <w:t xml:space="preserve"> threads. The CPU runs use 24 </w:t>
        </w:r>
        <w:proofErr w:type="spellStart"/>
        <w:r w:rsidR="00EA3465" w:rsidRPr="00EA3465">
          <w:rPr>
            <w:lang w:eastAsia="es-ES"/>
          </w:rPr>
          <w:t>OpenMP</w:t>
        </w:r>
        <w:proofErr w:type="spellEnd"/>
        <w:r w:rsidR="00EA3465" w:rsidRPr="00EA3465">
          <w:rPr>
            <w:lang w:eastAsia="es-ES"/>
          </w:rPr>
          <w:t xml:space="preserve"> threads and the KNL </w:t>
        </w:r>
        <w:r w:rsidR="00EA3465" w:rsidRPr="00EA3465">
          <w:rPr>
            <w:lang w:eastAsia="es-ES"/>
          </w:rPr>
          <w:lastRenderedPageBreak/>
          <w:t xml:space="preserve">runs use 64 </w:t>
        </w:r>
        <w:proofErr w:type="spellStart"/>
        <w:r w:rsidR="00EA3465" w:rsidRPr="00EA3465">
          <w:rPr>
            <w:lang w:eastAsia="es-ES"/>
          </w:rPr>
          <w:t>OpenMP</w:t>
        </w:r>
        <w:proofErr w:type="spellEnd"/>
        <w:r w:rsidR="00EA3465" w:rsidRPr="00EA3465">
          <w:rPr>
            <w:lang w:eastAsia="es-ES"/>
          </w:rPr>
          <w:t xml:space="preserve"> threads. Dense linear algebra calculations tend to be bound by memory bandwidth, so using </w:t>
        </w:r>
        <w:proofErr w:type="spellStart"/>
        <w:r w:rsidR="00EA3465" w:rsidRPr="00EA3465">
          <w:rPr>
            <w:lang w:eastAsia="es-ES"/>
          </w:rPr>
          <w:t>hyperthreading</w:t>
        </w:r>
        <w:proofErr w:type="spellEnd"/>
        <w:r w:rsidR="00EA3465" w:rsidRPr="00EA3465">
          <w:rPr>
            <w:lang w:eastAsia="es-ES"/>
          </w:rPr>
          <w:t xml:space="preserve"> on the KNL or CPU is not beneficial. MAGMA is able to parallelise the calculation automatically across multiple GPUs on a compute </w:t>
        </w:r>
        <w:r w:rsidR="00EA3465" w:rsidRPr="00EA3465">
          <w:rPr>
            <w:rPrChange w:id="2054" w:author="Victor Cameo" w:date="2017-03-24T18:33:00Z">
              <w:rPr>
                <w:lang w:eastAsia="es-ES"/>
              </w:rPr>
            </w:rPrChange>
          </w:rPr>
          <w:t>node and these results are denoted by the x2, x4 labels</w:t>
        </w:r>
      </w:ins>
      <w:del w:id="2055" w:author="Victor Cameo" w:date="2017-03-24T18:33:00Z">
        <w:r w:rsidR="00C56AE4" w:rsidRPr="00EA3465" w:rsidDel="00EA3465">
          <w:rPr>
            <w:rPrChange w:id="2056" w:author="Victor Cameo" w:date="2017-03-24T18:33:00Z">
              <w:rPr>
                <w:lang w:eastAsia="es-ES"/>
              </w:rPr>
            </w:rPrChange>
          </w:rPr>
          <w:delText>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w:delText>
        </w:r>
      </w:del>
      <w:r w:rsidR="00C56AE4" w:rsidRPr="00EA3465">
        <w:rPr>
          <w:rPrChange w:id="2057" w:author="Victor Cameo" w:date="2017-03-24T18:33:00Z">
            <w:rPr>
              <w:lang w:eastAsia="es-ES"/>
            </w:rPr>
          </w:rPrChange>
        </w:rPr>
        <w:t xml:space="preserve">. </w:t>
      </w:r>
      <w:r w:rsidR="004D15FA" w:rsidRPr="00EA3465">
        <w:rPr>
          <w:rPrChange w:id="2058" w:author="Victor Cameo" w:date="2017-03-24T18:33:00Z">
            <w:rPr>
              <w:lang w:eastAsia="es-ES"/>
            </w:rPr>
          </w:rPrChange>
        </w:rPr>
        <w:fldChar w:fldCharType="begin"/>
      </w:r>
      <w:r w:rsidR="004D15FA" w:rsidRPr="00EA3465">
        <w:rPr>
          <w:rPrChange w:id="2059" w:author="Victor Cameo" w:date="2017-03-24T18:33:00Z">
            <w:rPr>
              <w:lang w:eastAsia="es-ES"/>
            </w:rPr>
          </w:rPrChange>
        </w:rPr>
        <w:instrText xml:space="preserve"> REF _Ref477737037 \h </w:instrText>
      </w:r>
      <w:r w:rsidR="005A6B64" w:rsidRPr="00EA3465">
        <w:rPr>
          <w:rPrChange w:id="2060" w:author="Victor Cameo" w:date="2017-03-24T18:33:00Z">
            <w:rPr>
              <w:lang w:eastAsia="es-ES"/>
            </w:rPr>
          </w:rPrChange>
        </w:rPr>
        <w:instrText xml:space="preserve"> \* MERGEFORMAT </w:instrText>
      </w:r>
      <w:r w:rsidR="004D15FA" w:rsidRPr="00EA3465">
        <w:rPr>
          <w:rPrChange w:id="2061" w:author="Victor Cameo" w:date="2017-03-24T18:33:00Z">
            <w:rPr>
              <w:lang w:eastAsia="es-ES"/>
            </w:rPr>
          </w:rPrChange>
        </w:rPr>
      </w:r>
      <w:r w:rsidR="004D15FA" w:rsidRPr="00EA3465">
        <w:rPr>
          <w:rPrChange w:id="2062" w:author="Victor Cameo" w:date="2017-03-24T18:33:00Z">
            <w:rPr>
              <w:lang w:eastAsia="es-ES"/>
            </w:rPr>
          </w:rPrChange>
        </w:rPr>
        <w:fldChar w:fldCharType="separate"/>
      </w:r>
      <w:ins w:id="2063" w:author="Victor Cameo" w:date="2017-03-24T18:15:00Z">
        <w:r w:rsidR="00A37FC3" w:rsidRPr="00BB172B">
          <w:t xml:space="preserve">Figure </w:t>
        </w:r>
        <w:r w:rsidR="00A37FC3" w:rsidRPr="00EA3465">
          <w:rPr>
            <w:rPrChange w:id="2064" w:author="Victor Cameo" w:date="2017-03-24T18:33:00Z">
              <w:rPr>
                <w:noProof/>
              </w:rPr>
            </w:rPrChange>
          </w:rPr>
          <w:t>11</w:t>
        </w:r>
      </w:ins>
      <w:del w:id="2065" w:author="Victor Cameo" w:date="2017-03-24T18:15:00Z">
        <w:r w:rsidR="004D15FA" w:rsidRPr="00BB172B" w:rsidDel="00A37FC3">
          <w:delText xml:space="preserve">Figure </w:delText>
        </w:r>
        <w:r w:rsidR="004D15FA" w:rsidRPr="00EA3465" w:rsidDel="00A37FC3">
          <w:rPr>
            <w:rPrChange w:id="2066" w:author="Victor Cameo" w:date="2017-03-24T18:33:00Z">
              <w:rPr>
                <w:noProof/>
              </w:rPr>
            </w:rPrChange>
          </w:rPr>
          <w:delText>9</w:delText>
        </w:r>
      </w:del>
      <w:r w:rsidR="004D15FA" w:rsidRPr="00EA3465">
        <w:rPr>
          <w:rPrChange w:id="2067" w:author="Victor Cameo" w:date="2017-03-24T18:33:00Z">
            <w:rPr>
              <w:lang w:eastAsia="es-ES"/>
            </w:rPr>
          </w:rPrChange>
        </w:rPr>
        <w:fldChar w:fldCharType="end"/>
      </w:r>
      <w:r w:rsidR="004D15FA" w:rsidRPr="00EA3465">
        <w:rPr>
          <w:rPrChange w:id="2068" w:author="Victor Cameo" w:date="2017-03-24T18:33:00Z">
            <w:rPr>
              <w:lang w:eastAsia="es-ES"/>
            </w:rPr>
          </w:rPrChange>
        </w:rPr>
        <w:t xml:space="preserve"> </w:t>
      </w:r>
      <w:ins w:id="2069" w:author="Victor Cameo" w:date="2017-03-24T18:33:00Z">
        <w:r w:rsidR="00EA3465" w:rsidRPr="00EA3465">
          <w:rPr>
            <w:rPrChange w:id="2070" w:author="Victor Cameo" w:date="2017-03-24T18:33:00Z">
              <w:rPr>
                <w:sz w:val="22"/>
                <w:lang w:eastAsia="es-ES"/>
              </w:rPr>
            </w:rPrChange>
          </w:rPr>
          <w:t>demonstrates that MAGMA performance relative to CPU performance increases as problem size increases, due to the relative overhead cost of data transfer O(N</w:t>
        </w:r>
      </w:ins>
      <w:ins w:id="2071" w:author="Victor Cameo" w:date="2017-03-24T18:34:00Z">
        <w:r w:rsidR="00EA3465">
          <w:t>^</w:t>
        </w:r>
      </w:ins>
      <w:ins w:id="2072" w:author="Victor Cameo" w:date="2017-03-24T18:33:00Z">
        <w:r w:rsidR="00EA3465" w:rsidRPr="00EA3465">
          <w:rPr>
            <w:rPrChange w:id="2073" w:author="Victor Cameo" w:date="2017-03-24T18:33:00Z">
              <w:rPr>
                <w:sz w:val="22"/>
                <w:vertAlign w:val="superscript"/>
                <w:lang w:eastAsia="es-ES"/>
              </w:rPr>
            </w:rPrChange>
          </w:rPr>
          <w:t>2) reducing compared to computational load O(N</w:t>
        </w:r>
      </w:ins>
      <w:ins w:id="2074" w:author="Victor Cameo" w:date="2017-03-24T18:34:00Z">
        <w:r w:rsidR="00EA3465">
          <w:t>^3</w:t>
        </w:r>
      </w:ins>
      <w:ins w:id="2075" w:author="Victor Cameo" w:date="2017-03-24T18:33:00Z">
        <w:r w:rsidR="00EA3465" w:rsidRPr="00EA3465">
          <w:rPr>
            <w:rPrChange w:id="2076" w:author="Victor Cameo" w:date="2017-03-24T18:33:00Z">
              <w:rPr>
                <w:sz w:val="22"/>
                <w:lang w:eastAsia="es-ES"/>
              </w:rPr>
            </w:rPrChange>
          </w:rPr>
          <w:t>).</w:t>
        </w:r>
      </w:ins>
      <w:del w:id="2077" w:author="Victor Cameo" w:date="2017-03-24T18:33:00Z">
        <w:r w:rsidR="00C56AE4" w:rsidRPr="00EA3465" w:rsidDel="00EA3465">
          <w:rPr>
            <w:rPrChange w:id="2078" w:author="Victor Cameo" w:date="2017-03-24T18:33:00Z">
              <w:rPr>
                <w:lang w:eastAsia="es-ES"/>
              </w:rPr>
            </w:rPrChange>
          </w:rPr>
          <w:delText xml:space="preserve">demonstrates that MAGMA performance relative to CPU performance increases as problem size increases, due to the relative overhead cost of data transfer O(N2) reducing compared to computational load O(N3).  </w:delText>
        </w:r>
      </w:del>
    </w:p>
    <w:p w14:paraId="5639CE8D" w14:textId="1BD7637C" w:rsidR="00C56AE4" w:rsidRPr="00C56AE4" w:rsidDel="00154ABB" w:rsidRDefault="00C56AE4" w:rsidP="00762E50">
      <w:pPr>
        <w:pStyle w:val="Heading4"/>
        <w:rPr>
          <w:del w:id="2079" w:author="Victor Cameo" w:date="2017-03-23T01:50:00Z"/>
        </w:rPr>
      </w:pPr>
      <w:del w:id="2080" w:author="Victor Cameo" w:date="2017-03-23T01:50:00Z">
        <w:r w:rsidRPr="00C56AE4" w:rsidDel="00154ABB">
          <w:delText>Timings for Test Cases</w:delText>
        </w:r>
      </w:del>
    </w:p>
    <w:p w14:paraId="02B5EA8B" w14:textId="77777777" w:rsidR="00C56AE4" w:rsidRPr="00CD3943" w:rsidRDefault="00C56AE4" w:rsidP="005A6B64">
      <w:pPr>
        <w:pStyle w:val="NormalPRACE"/>
        <w:rPr>
          <w:rStyle w:val="Emphasis"/>
        </w:rPr>
      </w:pPr>
      <w:r w:rsidRPr="00CD3943">
        <w:rPr>
          <w:rStyle w:val="Emphasis"/>
        </w:rPr>
        <w:t xml:space="preserve">Test Case 1 – </w:t>
      </w:r>
      <w:proofErr w:type="spellStart"/>
      <w:r w:rsidRPr="00CD3943">
        <w:rPr>
          <w:rStyle w:val="Emphasis"/>
        </w:rPr>
        <w:t>FeIII</w:t>
      </w:r>
      <w:proofErr w:type="spellEnd"/>
    </w:p>
    <w:p w14:paraId="7F833736" w14:textId="77777777" w:rsidR="00EA3465" w:rsidRDefault="00EA3465" w:rsidP="005A6B64">
      <w:pPr>
        <w:pStyle w:val="NormalPRACE"/>
        <w:rPr>
          <w:ins w:id="2081" w:author="Victor Cameo" w:date="2017-03-24T18:34:00Z"/>
          <w:lang w:eastAsia="es-ES"/>
        </w:rPr>
      </w:pPr>
      <w:ins w:id="2082" w:author="Victor Cameo" w:date="2017-03-24T18:34:00Z">
        <w:r w:rsidRPr="00EA3465">
          <w:rPr>
            <w:lang w:eastAsia="es-ES"/>
          </w:rPr>
          <w:t>Defining Computational Characteristics: 10 Fine Region Sector calculations involving Hamiltonian matrices of dimension 23620 and 10 Coarse Region Sector calculations involving Hamiltonian matrices of dimension 11810.</w:t>
        </w:r>
      </w:ins>
    </w:p>
    <w:p w14:paraId="17F37884" w14:textId="67EA0209" w:rsidR="00C56AE4" w:rsidRPr="00C56AE4" w:rsidDel="00EA3465" w:rsidRDefault="00C56AE4" w:rsidP="005A6B64">
      <w:pPr>
        <w:pStyle w:val="NormalPRACE"/>
        <w:rPr>
          <w:del w:id="2083" w:author="Victor Cameo" w:date="2017-03-24T18:34:00Z"/>
          <w:lang w:eastAsia="es-ES"/>
        </w:rPr>
      </w:pPr>
      <w:del w:id="2084" w:author="Victor Cameo" w:date="2017-03-24T18:34:00Z">
        <w:r w:rsidRPr="00C56AE4" w:rsidDel="00EA3465">
          <w:rPr>
            <w:lang w:eastAsia="es-ES"/>
          </w:rPr>
          <w:delText>Defining Computational Characteristics: 10 Fine Region Sector calculations involving Hamiltonian matrices of dimension 23620 and 10 Coarse Region Sector calculations involving Hamiltonian matrices of dimension 11810.</w:delText>
        </w:r>
      </w:del>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90B649F" w:rsidR="00C56AE4" w:rsidRPr="00C56AE4" w:rsidDel="00EA3465" w:rsidRDefault="00EA3465" w:rsidP="005A6B64">
      <w:pPr>
        <w:pStyle w:val="NormalPRACE"/>
        <w:rPr>
          <w:del w:id="2085" w:author="Victor Cameo" w:date="2017-03-24T18:34:00Z"/>
          <w:lang w:eastAsia="es-ES"/>
        </w:rPr>
      </w:pPr>
      <w:ins w:id="2086" w:author="Victor Cameo" w:date="2017-03-24T18:34:00Z">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ins>
      <w:del w:id="2087" w:author="Victor Cameo" w:date="2017-03-24T18:34:00Z">
        <w:r w:rsidR="00C56AE4" w:rsidRPr="00C56AE4" w:rsidDel="00EA3465">
          <w:rPr>
            <w:lang w:eastAsia="es-ES"/>
          </w:rPr>
          <w:delText>Defining Computational Characteristics: 10 ‘Spin 1’ Coarse Sector calculations involving Hamiltonian matrices of dimension 5720 and 10 ‘Spin 2’ Coarse Sector calculations involving Hamiltonian matrices of dimension 7890 .</w:delText>
        </w:r>
      </w:del>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 xml:space="preserve">Test Case 1 ; Atomic ; </w:t>
            </w:r>
            <w:proofErr w:type="spellStart"/>
            <w:r>
              <w:rPr>
                <w:rFonts w:ascii="Calibri" w:hAnsi="Calibri"/>
                <w:color w:val="000000"/>
                <w:lang w:val="fr-FR"/>
              </w:rPr>
              <w:t>FeIII</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 xml:space="preserve">Test Case 2 ; </w:t>
            </w:r>
            <w:proofErr w:type="spellStart"/>
            <w:r>
              <w:rPr>
                <w:rFonts w:ascii="Calibri" w:hAnsi="Calibri"/>
                <w:color w:val="000000"/>
                <w:lang w:val="fr-FR"/>
              </w:rPr>
              <w:t>Molecular</w:t>
            </w:r>
            <w:proofErr w:type="spellEnd"/>
            <w:r>
              <w:rPr>
                <w:rFonts w:ascii="Calibri" w:hAnsi="Calibri"/>
                <w:color w:val="000000"/>
                <w:lang w:val="fr-FR"/>
              </w:rPr>
              <w:t>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70DEDB77" w:rsidR="005A6B64" w:rsidRDefault="005A6B64" w:rsidP="005A6B64">
      <w:pPr>
        <w:pStyle w:val="Caption"/>
        <w:rPr>
          <w:iCs/>
          <w:sz w:val="22"/>
          <w:lang w:eastAsia="es-ES"/>
        </w:rPr>
      </w:pPr>
      <w:bookmarkStart w:id="2088" w:name="_Ref477737720"/>
      <w:bookmarkStart w:id="2089" w:name="_Toc478142751"/>
      <w:r>
        <w:t xml:space="preserve">Table </w:t>
      </w:r>
      <w:ins w:id="2090" w:author="Victor Cameo" w:date="2017-03-24T18:11:00Z">
        <w:r w:rsidR="001C48A5">
          <w:fldChar w:fldCharType="begin"/>
        </w:r>
        <w:r w:rsidR="001C48A5">
          <w:instrText xml:space="preserve"> SEQ Table \* ARABIC </w:instrText>
        </w:r>
      </w:ins>
      <w:r w:rsidR="001C48A5">
        <w:fldChar w:fldCharType="separate"/>
      </w:r>
      <w:ins w:id="2091" w:author="Victor Cameo" w:date="2017-03-24T18:15:00Z">
        <w:r w:rsidR="00A37FC3">
          <w:rPr>
            <w:noProof/>
          </w:rPr>
          <w:t>6</w:t>
        </w:r>
      </w:ins>
      <w:ins w:id="2092" w:author="Victor Cameo" w:date="2017-03-24T18:11:00Z">
        <w:r w:rsidR="001C48A5">
          <w:fldChar w:fldCharType="end"/>
        </w:r>
      </w:ins>
      <w:del w:id="2093" w:author="Victor Cameo" w:date="2017-03-24T18:11:00Z">
        <w:r w:rsidR="00427B4E" w:rsidDel="001C48A5">
          <w:fldChar w:fldCharType="begin"/>
        </w:r>
        <w:r w:rsidR="00427B4E" w:rsidDel="001C48A5">
          <w:delInstrText xml:space="preserve"> SEQ Table \* ARABIC </w:delInstrText>
        </w:r>
        <w:r w:rsidR="00427B4E" w:rsidDel="001C48A5">
          <w:fldChar w:fldCharType="separate"/>
        </w:r>
      </w:del>
      <w:del w:id="2094" w:author="Victor Cameo" w:date="2017-03-23T01:27:00Z">
        <w:r w:rsidR="00427B4E" w:rsidDel="009259F3">
          <w:rPr>
            <w:noProof/>
          </w:rPr>
          <w:delText>2</w:delText>
        </w:r>
      </w:del>
      <w:del w:id="2095" w:author="Victor Cameo" w:date="2017-03-24T18:11:00Z">
        <w:r w:rsidR="00427B4E" w:rsidDel="001C48A5">
          <w:fldChar w:fldCharType="end"/>
        </w:r>
      </w:del>
      <w:bookmarkEnd w:id="2088"/>
      <w:r>
        <w:t xml:space="preserve"> </w:t>
      </w:r>
      <w:r w:rsidRPr="00336885">
        <w:t>Overall EXDIG runtime performance on various accelerators (runtime, secs)</w:t>
      </w:r>
      <w:bookmarkEnd w:id="2089"/>
    </w:p>
    <w:p w14:paraId="57A3B571" w14:textId="77777777" w:rsidR="00AB19BC" w:rsidRDefault="005A6B64" w:rsidP="00C56AE4">
      <w:pPr>
        <w:pStyle w:val="NormalPRACE"/>
        <w:rPr>
          <w:ins w:id="2096" w:author="Victor Cameo" w:date="2017-03-24T18:36:00Z"/>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ins w:id="2097" w:author="Victor Cameo" w:date="2017-03-24T18:15:00Z">
        <w:r w:rsidR="00A37FC3">
          <w:t xml:space="preserve">Table </w:t>
        </w:r>
        <w:r w:rsidR="00A37FC3">
          <w:rPr>
            <w:noProof/>
          </w:rPr>
          <w:t>6</w:t>
        </w:r>
      </w:ins>
      <w:del w:id="2098" w:author="Victor Cameo" w:date="2017-03-24T18:15:00Z">
        <w:r w:rsidDel="00A37FC3">
          <w:delText xml:space="preserve">Table </w:delText>
        </w:r>
        <w:r w:rsidDel="00A37FC3">
          <w:rPr>
            <w:noProof/>
          </w:rPr>
          <w:delText>1</w:delText>
        </w:r>
      </w:del>
      <w:r>
        <w:rPr>
          <w:lang w:eastAsia="es-ES"/>
        </w:rPr>
        <w:fldChar w:fldCharType="end"/>
      </w:r>
      <w:r>
        <w:rPr>
          <w:lang w:eastAsia="es-ES"/>
        </w:rPr>
        <w:t xml:space="preserve"> </w:t>
      </w:r>
      <w:ins w:id="2099" w:author="Victor Cameo" w:date="2017-03-24T18:35:00Z">
        <w:r w:rsidR="00EA3465" w:rsidRPr="00EA3465">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ins>
    </w:p>
    <w:p w14:paraId="0A89AAB9" w14:textId="6BC23AB6" w:rsidR="00B05AE5" w:rsidRDefault="00B05AE5" w:rsidP="00AB19BC">
      <w:pPr>
        <w:pStyle w:val="Caption"/>
        <w:rPr>
          <w:b w:val="0"/>
          <w:bCs w:val="0"/>
          <w:sz w:val="24"/>
          <w:szCs w:val="22"/>
          <w:lang w:eastAsia="de-DE"/>
        </w:rPr>
      </w:pPr>
      <w:ins w:id="2100" w:author="Victor Cameo" w:date="2017-03-24T18:39:00Z">
        <w:r>
          <w:rPr>
            <w:b w:val="0"/>
            <w:bCs w:val="0"/>
            <w:sz w:val="24"/>
            <w:szCs w:val="22"/>
            <w:lang w:eastAsia="de-DE"/>
          </w:rPr>
          <w:object w:dxaOrig="9120" w:dyaOrig="2380" w14:anchorId="501266CA">
            <v:shape id="_x0000_i1589" type="#_x0000_t75" style="width:446pt;height:119pt" o:ole="">
              <v:imagedata r:id="rId36" o:title=""/>
            </v:shape>
            <o:OLEObject Type="Embed" ProgID="Excel.Sheet.12" ShapeID="_x0000_i1589" DrawAspect="Content" ObjectID="_1551886063" r:id="rId37"/>
          </w:object>
        </w:r>
      </w:ins>
    </w:p>
    <w:p w14:paraId="29E93135" w14:textId="4A59D802" w:rsidR="00AB19BC" w:rsidRDefault="00AB19BC" w:rsidP="00AB19BC">
      <w:pPr>
        <w:pStyle w:val="Caption"/>
        <w:rPr>
          <w:ins w:id="2101" w:author="Victor Cameo" w:date="2017-03-24T18:37:00Z"/>
        </w:rPr>
      </w:pPr>
      <w:ins w:id="2102" w:author="Victor Cameo" w:date="2017-03-24T18:37:00Z">
        <w:r>
          <w:t xml:space="preserve">Table </w:t>
        </w:r>
        <w:r>
          <w:fldChar w:fldCharType="begin"/>
        </w:r>
        <w:r>
          <w:instrText xml:space="preserve"> SEQ Table \* ARABIC </w:instrText>
        </w:r>
      </w:ins>
      <w:r>
        <w:fldChar w:fldCharType="separate"/>
      </w:r>
      <w:ins w:id="2103" w:author="Victor Cameo" w:date="2017-03-24T18:37:00Z">
        <w:r>
          <w:rPr>
            <w:noProof/>
          </w:rPr>
          <w:t>7</w:t>
        </w:r>
        <w:r>
          <w:fldChar w:fldCharType="end"/>
        </w:r>
        <w:r>
          <w:t xml:space="preserve"> </w:t>
        </w:r>
        <w:r w:rsidRPr="001166EA">
          <w:t>Overall EXDIG runtime parallel performance using MPI-GPU version</w:t>
        </w:r>
      </w:ins>
    </w:p>
    <w:p w14:paraId="691FD2E5" w14:textId="3E37EF80" w:rsidR="00C56AE4" w:rsidRPr="002D5719" w:rsidRDefault="00C56AE4" w:rsidP="00C56AE4">
      <w:pPr>
        <w:pStyle w:val="NormalPRACE"/>
        <w:rPr>
          <w:lang w:eastAsia="es-ES"/>
        </w:rPr>
      </w:pPr>
      <w:del w:id="2104" w:author="Victor Cameo" w:date="2017-03-24T18:35:00Z">
        <w:r w:rsidRPr="00C56AE4" w:rsidDel="00EA3465">
          <w:rPr>
            <w:lang w:eastAsia="es-ES"/>
          </w:rPr>
          <w:delTex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delText>
        </w:r>
      </w:del>
    </w:p>
    <w:tbl>
      <w:tblPr>
        <w:tblW w:w="9073" w:type="dxa"/>
        <w:tblInd w:w="108" w:type="dxa"/>
        <w:tblLook w:val="04A0" w:firstRow="1" w:lastRow="0" w:firstColumn="1" w:lastColumn="0" w:noHBand="0" w:noVBand="1"/>
      </w:tblPr>
      <w:tblGrid>
        <w:gridCol w:w="2496"/>
        <w:gridCol w:w="3893"/>
        <w:gridCol w:w="2684"/>
      </w:tblGrid>
      <w:tr w:rsidR="005A6B64" w:rsidDel="00BB172B" w14:paraId="62130D9E" w14:textId="254A8A63" w:rsidTr="005A6B64">
        <w:trPr>
          <w:trHeight w:val="655"/>
          <w:del w:id="2105" w:author="Victor Cameo" w:date="2017-03-24T18:37:00Z"/>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51FABA70" w:rsidR="005A6B64" w:rsidDel="00BB172B" w:rsidRDefault="005A6B64">
            <w:pPr>
              <w:jc w:val="center"/>
              <w:rPr>
                <w:del w:id="2106" w:author="Victor Cameo" w:date="2017-03-24T18:37:00Z"/>
                <w:b/>
                <w:bCs/>
                <w:color w:val="000000"/>
                <w:sz w:val="22"/>
                <w:szCs w:val="22"/>
                <w:lang w:val="en-US" w:eastAsia="en-US"/>
              </w:rPr>
            </w:pPr>
            <w:del w:id="2107" w:author="Victor Cameo" w:date="2017-03-24T18:37:00Z">
              <w:r w:rsidDel="00BB172B">
                <w:rPr>
                  <w:b/>
                  <w:bCs/>
                  <w:iCs/>
                  <w:color w:val="000000"/>
                  <w:sz w:val="22"/>
                  <w:szCs w:val="22"/>
                  <w:lang w:val="en-GB" w:eastAsia="es-ES"/>
                </w:rPr>
                <w:delText>Number of MPI Tasks</w:delText>
              </w:r>
            </w:del>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1B1BE556" w:rsidR="005A6B64" w:rsidDel="00BB172B" w:rsidRDefault="005A6B64">
            <w:pPr>
              <w:jc w:val="center"/>
              <w:rPr>
                <w:del w:id="2108" w:author="Victor Cameo" w:date="2017-03-24T18:37:00Z"/>
                <w:b/>
                <w:bCs/>
                <w:color w:val="000000"/>
                <w:sz w:val="22"/>
                <w:szCs w:val="22"/>
              </w:rPr>
            </w:pPr>
            <w:del w:id="2109" w:author="Victor Cameo" w:date="2017-03-24T18:37:00Z">
              <w:r w:rsidDel="00BB172B">
                <w:rPr>
                  <w:b/>
                  <w:bCs/>
                  <w:iCs/>
                  <w:color w:val="000000"/>
                  <w:sz w:val="22"/>
                  <w:szCs w:val="22"/>
                  <w:lang w:val="en-GB" w:eastAsia="es-ES"/>
                </w:rPr>
                <w:delText>Overall calculation time using 2xM2070 GPUs per MPI task (secs)</w:delText>
              </w:r>
            </w:del>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EC34C14" w:rsidR="005A6B64" w:rsidDel="00BB172B" w:rsidRDefault="005A6B64">
            <w:pPr>
              <w:jc w:val="center"/>
              <w:rPr>
                <w:del w:id="2110" w:author="Victor Cameo" w:date="2017-03-24T18:37:00Z"/>
                <w:b/>
                <w:bCs/>
                <w:color w:val="000000"/>
                <w:sz w:val="22"/>
                <w:szCs w:val="22"/>
              </w:rPr>
            </w:pPr>
            <w:del w:id="2111" w:author="Victor Cameo" w:date="2017-03-24T18:37:00Z">
              <w:r w:rsidDel="00BB172B">
                <w:rPr>
                  <w:b/>
                  <w:bCs/>
                  <w:iCs/>
                  <w:color w:val="000000"/>
                  <w:sz w:val="22"/>
                  <w:szCs w:val="22"/>
                  <w:lang w:val="en-GB" w:eastAsia="es-ES"/>
                </w:rPr>
                <w:delText>Speedup</w:delText>
              </w:r>
            </w:del>
          </w:p>
        </w:tc>
      </w:tr>
      <w:tr w:rsidR="005A6B64" w:rsidDel="00BB172B" w14:paraId="20F514A6" w14:textId="0427B3F1" w:rsidTr="005A6B64">
        <w:trPr>
          <w:trHeight w:val="320"/>
          <w:del w:id="2112" w:author="Victor Cameo" w:date="2017-03-24T18:37:00Z"/>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5204C6E4" w:rsidR="005A6B64" w:rsidDel="00BB172B" w:rsidRDefault="005A6B64">
            <w:pPr>
              <w:jc w:val="center"/>
              <w:rPr>
                <w:del w:id="2113" w:author="Victor Cameo" w:date="2017-03-24T18:37:00Z"/>
                <w:color w:val="000000"/>
                <w:sz w:val="22"/>
                <w:szCs w:val="22"/>
              </w:rPr>
            </w:pPr>
            <w:del w:id="2114" w:author="Victor Cameo" w:date="2017-03-24T18:37:00Z">
              <w:r w:rsidDel="00BB172B">
                <w:rPr>
                  <w:iCs/>
                  <w:color w:val="000000"/>
                  <w:sz w:val="22"/>
                  <w:szCs w:val="22"/>
                  <w:lang w:val="en-GB" w:eastAsia="es-ES"/>
                </w:rPr>
                <w:delText>1</w:delText>
              </w:r>
            </w:del>
          </w:p>
        </w:tc>
        <w:tc>
          <w:tcPr>
            <w:tcW w:w="3893" w:type="dxa"/>
            <w:tcBorders>
              <w:top w:val="nil"/>
              <w:left w:val="nil"/>
              <w:bottom w:val="single" w:sz="4" w:space="0" w:color="auto"/>
              <w:right w:val="single" w:sz="4" w:space="0" w:color="auto"/>
            </w:tcBorders>
            <w:shd w:val="clear" w:color="auto" w:fill="auto"/>
            <w:vAlign w:val="center"/>
            <w:hideMark/>
          </w:tcPr>
          <w:p w14:paraId="2A999750" w14:textId="1DD703BE" w:rsidR="005A6B64" w:rsidDel="00BB172B" w:rsidRDefault="005A6B64">
            <w:pPr>
              <w:jc w:val="center"/>
              <w:rPr>
                <w:del w:id="2115" w:author="Victor Cameo" w:date="2017-03-24T18:37:00Z"/>
                <w:color w:val="000000"/>
                <w:sz w:val="22"/>
                <w:szCs w:val="22"/>
              </w:rPr>
            </w:pPr>
            <w:del w:id="2116" w:author="Victor Cameo" w:date="2017-03-24T18:37:00Z">
              <w:r w:rsidDel="00BB172B">
                <w:rPr>
                  <w:iCs/>
                  <w:color w:val="000000"/>
                  <w:sz w:val="22"/>
                  <w:szCs w:val="22"/>
                  <w:lang w:val="en-GB" w:eastAsia="es-ES"/>
                </w:rPr>
                <w:delText>1716</w:delText>
              </w:r>
            </w:del>
          </w:p>
        </w:tc>
        <w:tc>
          <w:tcPr>
            <w:tcW w:w="2684" w:type="dxa"/>
            <w:tcBorders>
              <w:top w:val="nil"/>
              <w:left w:val="nil"/>
              <w:bottom w:val="single" w:sz="4" w:space="0" w:color="auto"/>
              <w:right w:val="single" w:sz="4" w:space="0" w:color="auto"/>
            </w:tcBorders>
            <w:shd w:val="clear" w:color="auto" w:fill="auto"/>
            <w:vAlign w:val="center"/>
            <w:hideMark/>
          </w:tcPr>
          <w:p w14:paraId="614EA3F7" w14:textId="7DB0D6A7" w:rsidR="005A6B64" w:rsidDel="00BB172B" w:rsidRDefault="005A6B64">
            <w:pPr>
              <w:jc w:val="center"/>
              <w:rPr>
                <w:del w:id="2117" w:author="Victor Cameo" w:date="2017-03-24T18:37:00Z"/>
                <w:color w:val="000000"/>
                <w:sz w:val="22"/>
                <w:szCs w:val="22"/>
              </w:rPr>
            </w:pPr>
            <w:del w:id="2118" w:author="Victor Cameo" w:date="2017-03-24T18:37:00Z">
              <w:r w:rsidDel="00BB172B">
                <w:rPr>
                  <w:iCs/>
                  <w:color w:val="000000"/>
                  <w:sz w:val="22"/>
                  <w:szCs w:val="22"/>
                  <w:lang w:val="en-GB" w:eastAsia="es-ES"/>
                </w:rPr>
                <w:delText>1</w:delText>
              </w:r>
            </w:del>
          </w:p>
        </w:tc>
      </w:tr>
      <w:tr w:rsidR="005A6B64" w:rsidDel="00BB172B" w14:paraId="35976F01" w14:textId="49366A8E" w:rsidTr="005A6B64">
        <w:trPr>
          <w:trHeight w:val="320"/>
          <w:del w:id="2119" w:author="Victor Cameo" w:date="2017-03-24T18:37:00Z"/>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58A1278B" w:rsidR="005A6B64" w:rsidDel="00BB172B" w:rsidRDefault="005A6B64">
            <w:pPr>
              <w:jc w:val="center"/>
              <w:rPr>
                <w:del w:id="2120" w:author="Victor Cameo" w:date="2017-03-24T18:37:00Z"/>
                <w:color w:val="000000"/>
                <w:sz w:val="22"/>
                <w:szCs w:val="22"/>
              </w:rPr>
            </w:pPr>
            <w:del w:id="2121" w:author="Victor Cameo" w:date="2017-03-24T18:37:00Z">
              <w:r w:rsidDel="00BB172B">
                <w:rPr>
                  <w:iCs/>
                  <w:color w:val="000000"/>
                  <w:sz w:val="22"/>
                  <w:szCs w:val="22"/>
                  <w:lang w:val="en-GB" w:eastAsia="es-ES"/>
                </w:rPr>
                <w:delText>2</w:delText>
              </w:r>
            </w:del>
          </w:p>
        </w:tc>
        <w:tc>
          <w:tcPr>
            <w:tcW w:w="3893" w:type="dxa"/>
            <w:tcBorders>
              <w:top w:val="nil"/>
              <w:left w:val="nil"/>
              <w:bottom w:val="single" w:sz="4" w:space="0" w:color="auto"/>
              <w:right w:val="single" w:sz="4" w:space="0" w:color="auto"/>
            </w:tcBorders>
            <w:shd w:val="clear" w:color="auto" w:fill="auto"/>
            <w:vAlign w:val="center"/>
            <w:hideMark/>
          </w:tcPr>
          <w:p w14:paraId="47A5E766" w14:textId="21B00792" w:rsidR="005A6B64" w:rsidDel="00BB172B" w:rsidRDefault="005A6B64">
            <w:pPr>
              <w:jc w:val="center"/>
              <w:rPr>
                <w:del w:id="2122" w:author="Victor Cameo" w:date="2017-03-24T18:37:00Z"/>
                <w:color w:val="000000"/>
                <w:sz w:val="22"/>
                <w:szCs w:val="22"/>
              </w:rPr>
            </w:pPr>
            <w:del w:id="2123" w:author="Victor Cameo" w:date="2017-03-24T18:37:00Z">
              <w:r w:rsidDel="00BB172B">
                <w:rPr>
                  <w:iCs/>
                  <w:color w:val="000000"/>
                  <w:sz w:val="22"/>
                  <w:szCs w:val="22"/>
                  <w:lang w:val="en-GB" w:eastAsia="es-ES"/>
                </w:rPr>
                <w:delText>984</w:delText>
              </w:r>
            </w:del>
          </w:p>
        </w:tc>
        <w:tc>
          <w:tcPr>
            <w:tcW w:w="2684" w:type="dxa"/>
            <w:tcBorders>
              <w:top w:val="nil"/>
              <w:left w:val="nil"/>
              <w:bottom w:val="single" w:sz="4" w:space="0" w:color="auto"/>
              <w:right w:val="single" w:sz="4" w:space="0" w:color="auto"/>
            </w:tcBorders>
            <w:shd w:val="clear" w:color="auto" w:fill="auto"/>
            <w:vAlign w:val="center"/>
            <w:hideMark/>
          </w:tcPr>
          <w:p w14:paraId="42AB02CE" w14:textId="3E0B0E75" w:rsidR="005A6B64" w:rsidDel="00BB172B" w:rsidRDefault="005A6B64">
            <w:pPr>
              <w:jc w:val="center"/>
              <w:rPr>
                <w:del w:id="2124" w:author="Victor Cameo" w:date="2017-03-24T18:37:00Z"/>
                <w:color w:val="000000"/>
                <w:sz w:val="22"/>
                <w:szCs w:val="22"/>
              </w:rPr>
            </w:pPr>
            <w:del w:id="2125" w:author="Victor Cameo" w:date="2017-03-24T18:37:00Z">
              <w:r w:rsidDel="00BB172B">
                <w:rPr>
                  <w:iCs/>
                  <w:color w:val="000000"/>
                  <w:sz w:val="22"/>
                  <w:szCs w:val="22"/>
                  <w:lang w:val="en-GB" w:eastAsia="es-ES"/>
                </w:rPr>
                <w:delText>1.74</w:delText>
              </w:r>
            </w:del>
          </w:p>
        </w:tc>
      </w:tr>
      <w:tr w:rsidR="005A6B64" w:rsidDel="00BB172B" w14:paraId="6F734FDA" w14:textId="7B46EAC5" w:rsidTr="005A6B64">
        <w:trPr>
          <w:trHeight w:val="320"/>
          <w:del w:id="2126" w:author="Victor Cameo" w:date="2017-03-24T18:37:00Z"/>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477DE616" w:rsidR="005A6B64" w:rsidDel="00BB172B" w:rsidRDefault="005A6B64">
            <w:pPr>
              <w:jc w:val="center"/>
              <w:rPr>
                <w:del w:id="2127" w:author="Victor Cameo" w:date="2017-03-24T18:37:00Z"/>
                <w:color w:val="000000"/>
                <w:sz w:val="22"/>
                <w:szCs w:val="22"/>
              </w:rPr>
            </w:pPr>
            <w:del w:id="2128" w:author="Victor Cameo" w:date="2017-03-24T18:37:00Z">
              <w:r w:rsidDel="00BB172B">
                <w:rPr>
                  <w:iCs/>
                  <w:color w:val="000000"/>
                  <w:sz w:val="22"/>
                  <w:szCs w:val="22"/>
                  <w:lang w:val="en-GB" w:eastAsia="es-ES"/>
                </w:rPr>
                <w:delText>5</w:delText>
              </w:r>
            </w:del>
          </w:p>
        </w:tc>
        <w:tc>
          <w:tcPr>
            <w:tcW w:w="3893" w:type="dxa"/>
            <w:tcBorders>
              <w:top w:val="nil"/>
              <w:left w:val="nil"/>
              <w:bottom w:val="single" w:sz="4" w:space="0" w:color="auto"/>
              <w:right w:val="single" w:sz="4" w:space="0" w:color="auto"/>
            </w:tcBorders>
            <w:shd w:val="clear" w:color="auto" w:fill="auto"/>
            <w:vAlign w:val="center"/>
            <w:hideMark/>
          </w:tcPr>
          <w:p w14:paraId="0E000B11" w14:textId="039D2AA6" w:rsidR="005A6B64" w:rsidDel="00BB172B" w:rsidRDefault="005A6B64">
            <w:pPr>
              <w:jc w:val="center"/>
              <w:rPr>
                <w:del w:id="2129" w:author="Victor Cameo" w:date="2017-03-24T18:37:00Z"/>
                <w:color w:val="000000"/>
                <w:sz w:val="22"/>
                <w:szCs w:val="22"/>
              </w:rPr>
            </w:pPr>
            <w:del w:id="2130" w:author="Victor Cameo" w:date="2017-03-24T18:37:00Z">
              <w:r w:rsidDel="00BB172B">
                <w:rPr>
                  <w:iCs/>
                  <w:color w:val="000000"/>
                  <w:sz w:val="22"/>
                  <w:szCs w:val="22"/>
                  <w:lang w:val="en-GB" w:eastAsia="es-ES"/>
                </w:rPr>
                <w:delText>377</w:delText>
              </w:r>
            </w:del>
          </w:p>
        </w:tc>
        <w:tc>
          <w:tcPr>
            <w:tcW w:w="2684" w:type="dxa"/>
            <w:tcBorders>
              <w:top w:val="nil"/>
              <w:left w:val="nil"/>
              <w:bottom w:val="single" w:sz="4" w:space="0" w:color="auto"/>
              <w:right w:val="single" w:sz="4" w:space="0" w:color="auto"/>
            </w:tcBorders>
            <w:shd w:val="clear" w:color="auto" w:fill="auto"/>
            <w:vAlign w:val="center"/>
            <w:hideMark/>
          </w:tcPr>
          <w:p w14:paraId="32B5470B" w14:textId="42BA2C6B" w:rsidR="005A6B64" w:rsidDel="00BB172B" w:rsidRDefault="005A6B64" w:rsidP="005A6B64">
            <w:pPr>
              <w:keepNext/>
              <w:jc w:val="center"/>
              <w:rPr>
                <w:del w:id="2131" w:author="Victor Cameo" w:date="2017-03-24T18:37:00Z"/>
                <w:color w:val="000000"/>
                <w:sz w:val="22"/>
                <w:szCs w:val="22"/>
              </w:rPr>
            </w:pPr>
            <w:del w:id="2132" w:author="Victor Cameo" w:date="2017-03-24T18:37:00Z">
              <w:r w:rsidDel="00BB172B">
                <w:rPr>
                  <w:iCs/>
                  <w:color w:val="000000"/>
                  <w:sz w:val="22"/>
                  <w:szCs w:val="22"/>
                  <w:lang w:val="en-GB" w:eastAsia="es-ES"/>
                </w:rPr>
                <w:delText>4.55</w:delText>
              </w:r>
            </w:del>
          </w:p>
        </w:tc>
      </w:tr>
    </w:tbl>
    <w:p w14:paraId="401B2161" w14:textId="713231A8" w:rsidR="00C56AE4" w:rsidRPr="00C56AE4" w:rsidDel="00BB172B" w:rsidRDefault="00B05AE5" w:rsidP="005A6B64">
      <w:pPr>
        <w:pStyle w:val="Caption"/>
        <w:rPr>
          <w:del w:id="2133" w:author="Victor Cameo" w:date="2017-03-24T18:37:00Z"/>
          <w:iCs/>
          <w:sz w:val="22"/>
          <w:lang w:eastAsia="es-ES"/>
        </w:rPr>
      </w:pPr>
      <w:bookmarkStart w:id="2134" w:name="_Ref477737859"/>
      <w:bookmarkStart w:id="2135" w:name="_Toc478142752"/>
      <w:ins w:id="2136" w:author="Victor Cameo" w:date="2017-03-24T18:40:00Z">
        <w:r w:rsidRPr="00B05AE5">
          <w:t xml:space="preserve">A relatively simple MPI harness can be used in EXDIG to farm out different sector Hamiltonian calculations to multiple CPU, KNL or GPU nodes. Table 2 shows that parallel scaling across nodes is very good for each test platform. This strategy is inherently </w:t>
        </w:r>
        <w:proofErr w:type="gramStart"/>
        <w:r w:rsidRPr="00B05AE5">
          <w:t>scalable,</w:t>
        </w:r>
        <w:proofErr w:type="gramEnd"/>
        <w:r w:rsidRPr="00B05AE5">
          <w:t xml:space="preserve"> however the replicated data approach requires significant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 With these </w:t>
        </w:r>
        <w:r w:rsidRPr="00B05AE5">
          <w:lastRenderedPageBreak/>
          <w:t>characteristics, runs using 2 MPI tasks experience inferior load-balancing in the Fine Region calculation compared to runs using 5 MPI tasks.</w:t>
        </w:r>
      </w:ins>
      <w:del w:id="2137" w:author="Victor Cameo" w:date="2017-03-24T18:37:00Z">
        <w:r w:rsidR="005A6B64" w:rsidDel="00BB172B">
          <w:delText xml:space="preserve">Table </w:delText>
        </w:r>
      </w:del>
      <w:del w:id="2138" w:author="Victor Cameo" w:date="2017-03-24T18:11:00Z">
        <w:r w:rsidR="00427B4E" w:rsidDel="001C48A5">
          <w:fldChar w:fldCharType="begin"/>
        </w:r>
        <w:r w:rsidR="00427B4E" w:rsidDel="001C48A5">
          <w:delInstrText xml:space="preserve"> SEQ Table \* ARABIC </w:delInstrText>
        </w:r>
        <w:r w:rsidR="00427B4E" w:rsidDel="001C48A5">
          <w:fldChar w:fldCharType="separate"/>
        </w:r>
      </w:del>
      <w:del w:id="2139" w:author="Victor Cameo" w:date="2017-03-23T01:27:00Z">
        <w:r w:rsidR="00427B4E" w:rsidDel="009259F3">
          <w:rPr>
            <w:noProof/>
          </w:rPr>
          <w:delText>3</w:delText>
        </w:r>
      </w:del>
      <w:del w:id="2140" w:author="Victor Cameo" w:date="2017-03-24T18:11:00Z">
        <w:r w:rsidR="00427B4E" w:rsidDel="001C48A5">
          <w:fldChar w:fldCharType="end"/>
        </w:r>
      </w:del>
      <w:bookmarkEnd w:id="2134"/>
      <w:del w:id="2141" w:author="Victor Cameo" w:date="2017-03-24T18:37:00Z">
        <w:r w:rsidR="005A6B64" w:rsidDel="00BB172B">
          <w:delText xml:space="preserve"> </w:delText>
        </w:r>
        <w:r w:rsidR="005A6B64" w:rsidRPr="00FF11D4" w:rsidDel="00BB172B">
          <w:delText>Overall EXDIG runtime parallel performance using MPI-GPU version</w:delText>
        </w:r>
        <w:bookmarkEnd w:id="2135"/>
      </w:del>
    </w:p>
    <w:p w14:paraId="1CEAB159" w14:textId="541342C7" w:rsidR="002160DE" w:rsidRPr="002D5719" w:rsidRDefault="00C56AE4" w:rsidP="00B05AE5">
      <w:pPr>
        <w:pStyle w:val="NormalPRACE"/>
        <w:rPr>
          <w:lang w:eastAsia="es-ES"/>
        </w:rPr>
        <w:pPrChange w:id="2142" w:author="Victor Cameo" w:date="2017-03-24T18:40:00Z">
          <w:pPr>
            <w:pStyle w:val="NormalPRACE"/>
          </w:pPr>
        </w:pPrChange>
      </w:pPr>
      <w:bookmarkStart w:id="2143" w:name="_GoBack"/>
      <w:bookmarkEnd w:id="2143"/>
      <w:del w:id="2144" w:author="Victor Cameo" w:date="2017-03-24T18:40:00Z">
        <w:r w:rsidRPr="00C56AE4" w:rsidDel="00B05AE5">
          <w:rPr>
            <w:lang w:eastAsia="es-ES"/>
          </w:rPr>
          <w:delText xml:space="preserve">A relatively simple MPI harness can be used in EXDIG to farm out different sector Hamiltonian calculations to multiple GPU nodes. </w:delText>
        </w:r>
        <w:r w:rsidR="005A6B64" w:rsidDel="00B05AE5">
          <w:rPr>
            <w:lang w:eastAsia="es-ES"/>
          </w:rPr>
          <w:fldChar w:fldCharType="begin"/>
        </w:r>
        <w:r w:rsidR="005A6B64" w:rsidDel="00B05AE5">
          <w:rPr>
            <w:lang w:eastAsia="es-ES"/>
          </w:rPr>
          <w:delInstrText xml:space="preserve"> REF _Ref477737859 \h </w:delInstrText>
        </w:r>
        <w:r w:rsidR="005A6B64" w:rsidDel="00B05AE5">
          <w:rPr>
            <w:lang w:eastAsia="es-ES"/>
          </w:rPr>
        </w:r>
        <w:r w:rsidR="005A6B64" w:rsidDel="00B05AE5">
          <w:rPr>
            <w:lang w:eastAsia="es-ES"/>
          </w:rPr>
          <w:fldChar w:fldCharType="separate"/>
        </w:r>
      </w:del>
      <w:del w:id="2145" w:author="Victor Cameo" w:date="2017-03-24T18:15:00Z">
        <w:r w:rsidR="005A6B64" w:rsidDel="00A37FC3">
          <w:delText xml:space="preserve">Table </w:delText>
        </w:r>
        <w:r w:rsidR="005A6B64" w:rsidDel="00A37FC3">
          <w:rPr>
            <w:noProof/>
          </w:rPr>
          <w:delText>2</w:delText>
        </w:r>
      </w:del>
      <w:del w:id="2146" w:author="Victor Cameo" w:date="2017-03-24T18:40:00Z">
        <w:r w:rsidR="005A6B64" w:rsidDel="00B05AE5">
          <w:rPr>
            <w:lang w:eastAsia="es-ES"/>
          </w:rPr>
          <w:fldChar w:fldCharType="end"/>
        </w:r>
        <w:r w:rsidR="005A6B64" w:rsidDel="00B05AE5">
          <w:rPr>
            <w:lang w:eastAsia="es-ES"/>
          </w:rPr>
          <w:delText xml:space="preserve"> </w:delText>
        </w:r>
        <w:r w:rsidRPr="00C56AE4" w:rsidDel="00B05AE5">
          <w:rPr>
            <w:lang w:eastAsia="es-ES"/>
          </w:rPr>
          <w:delTex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delText>
        </w:r>
      </w:del>
    </w:p>
    <w:p w14:paraId="7FEED8C8" w14:textId="10A42E00" w:rsidR="00891EDF" w:rsidRPr="00C32215" w:rsidRDefault="00116E7C" w:rsidP="00891EDF">
      <w:pPr>
        <w:pStyle w:val="Heading3"/>
      </w:pPr>
      <w:bookmarkStart w:id="2147" w:name="_Toc477736428"/>
      <w:bookmarkStart w:id="2148" w:name="_Toc477736565"/>
      <w:bookmarkStart w:id="2149" w:name="_Toc477736429"/>
      <w:bookmarkStart w:id="2150" w:name="_Toc477736566"/>
      <w:bookmarkStart w:id="2151" w:name="_Toc477736430"/>
      <w:bookmarkStart w:id="2152" w:name="_Toc477736447"/>
      <w:bookmarkStart w:id="2153" w:name="_Toc477736567"/>
      <w:bookmarkStart w:id="2154" w:name="_Toc477736431"/>
      <w:bookmarkStart w:id="2155" w:name="_Toc477736568"/>
      <w:bookmarkStart w:id="2156" w:name="_Toc477736432"/>
      <w:bookmarkStart w:id="2157" w:name="_Toc477736569"/>
      <w:bookmarkStart w:id="2158" w:name="_Toc477736433"/>
      <w:bookmarkStart w:id="2159" w:name="_Toc477736570"/>
      <w:bookmarkStart w:id="2160" w:name="_Toc478142718"/>
      <w:bookmarkEnd w:id="2147"/>
      <w:bookmarkEnd w:id="2148"/>
      <w:bookmarkEnd w:id="2149"/>
      <w:bookmarkEnd w:id="2150"/>
      <w:bookmarkEnd w:id="2151"/>
      <w:bookmarkEnd w:id="2152"/>
      <w:bookmarkEnd w:id="2153"/>
      <w:bookmarkEnd w:id="2154"/>
      <w:bookmarkEnd w:id="2155"/>
      <w:bookmarkEnd w:id="2156"/>
      <w:bookmarkEnd w:id="2157"/>
      <w:bookmarkEnd w:id="2158"/>
      <w:bookmarkEnd w:id="2159"/>
      <w:commentRangeStart w:id="2161"/>
      <w:r w:rsidRPr="00C32215">
        <w:t>QCD</w:t>
      </w:r>
      <w:commentRangeEnd w:id="2161"/>
      <w:r w:rsidR="00F6740A">
        <w:rPr>
          <w:rStyle w:val="CommentReference"/>
          <w:rFonts w:ascii="Times New Roman" w:hAnsi="Times New Roman" w:cs="Times New Roman"/>
          <w:b w:val="0"/>
          <w:bCs w:val="0"/>
          <w:lang w:val="de-DE" w:eastAsia="de-DE"/>
        </w:rPr>
        <w:commentReference w:id="2161"/>
      </w:r>
      <w:bookmarkEnd w:id="2160"/>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2162" w:name="_Toc478142719"/>
      <w:commentRangeStart w:id="2163"/>
      <w:r w:rsidRPr="00C32215">
        <w:t>First implementation</w:t>
      </w:r>
      <w:commentRangeEnd w:id="2163"/>
      <w:r w:rsidR="00A927F4">
        <w:rPr>
          <w:rStyle w:val="CommentReference"/>
          <w:rFonts w:ascii="Times New Roman" w:hAnsi="Times New Roman" w:cs="Times New Roman"/>
          <w:bCs w:val="0"/>
          <w:i w:val="0"/>
          <w:lang w:val="de-DE" w:eastAsia="de-DE"/>
        </w:rPr>
        <w:commentReference w:id="2163"/>
      </w:r>
      <w:bookmarkEnd w:id="2162"/>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38"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2164" w:name="_Ref477152535"/>
      <w:r w:rsidRPr="00C32215">
        <w:t xml:space="preserve">Figure </w:t>
      </w:r>
      <w:r w:rsidR="00990D2A">
        <w:fldChar w:fldCharType="begin"/>
      </w:r>
      <w:r w:rsidR="00990D2A">
        <w:instrText xml:space="preserve"> SEQ Figure \* ARABIC </w:instrText>
      </w:r>
      <w:r w:rsidR="00990D2A">
        <w:fldChar w:fldCharType="separate"/>
      </w:r>
      <w:ins w:id="2165" w:author="Victor Cameo" w:date="2017-03-24T18:15:00Z">
        <w:r w:rsidR="00A37FC3">
          <w:rPr>
            <w:noProof/>
          </w:rPr>
          <w:t>12</w:t>
        </w:r>
      </w:ins>
      <w:del w:id="2166" w:author="Victor Cameo" w:date="2017-03-24T17:52:00Z">
        <w:r w:rsidR="000127A4" w:rsidDel="00A35CF9">
          <w:rPr>
            <w:noProof/>
          </w:rPr>
          <w:delText>10</w:delText>
        </w:r>
      </w:del>
      <w:r w:rsidR="00990D2A">
        <w:fldChar w:fldCharType="end"/>
      </w:r>
      <w:bookmarkEnd w:id="2164"/>
      <w:r w:rsidR="00390A44">
        <w:t xml:space="preserve"> Small test case</w:t>
      </w:r>
      <w:r w:rsidRPr="00C32215">
        <w:t xml:space="preserve"> </w:t>
      </w:r>
      <w:r w:rsidR="00390A44">
        <w:t>results for QCD</w:t>
      </w:r>
      <w:r w:rsidR="00990D2A">
        <w:t>, first implementation</w:t>
      </w:r>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39"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2167" w:name="_Ref477772687"/>
      <w:bookmarkStart w:id="2168" w:name="_Ref477738719"/>
      <w:bookmarkStart w:id="2169" w:name="_Toc478142734"/>
      <w:r>
        <w:t xml:space="preserve">Figure </w:t>
      </w:r>
      <w:r>
        <w:fldChar w:fldCharType="begin"/>
      </w:r>
      <w:r>
        <w:instrText xml:space="preserve"> SEQ Figure \* ARABIC </w:instrText>
      </w:r>
      <w:r>
        <w:fldChar w:fldCharType="separate"/>
      </w:r>
      <w:ins w:id="2170" w:author="Victor Cameo" w:date="2017-03-24T18:15:00Z">
        <w:r w:rsidR="00A37FC3">
          <w:rPr>
            <w:noProof/>
          </w:rPr>
          <w:t>13</w:t>
        </w:r>
      </w:ins>
      <w:del w:id="2171" w:author="Victor Cameo" w:date="2017-03-24T17:52:00Z">
        <w:r w:rsidR="000127A4" w:rsidDel="00A35CF9">
          <w:rPr>
            <w:noProof/>
          </w:rPr>
          <w:delText>11</w:delText>
        </w:r>
      </w:del>
      <w:r>
        <w:fldChar w:fldCharType="end"/>
      </w:r>
      <w:bookmarkEnd w:id="2167"/>
      <w:r>
        <w:t xml:space="preserve"> </w:t>
      </w:r>
      <w:r w:rsidR="00B0333A">
        <w:t>Large</w:t>
      </w:r>
      <w:r w:rsidRPr="00C440C3">
        <w:t xml:space="preserve"> test case results for QCD</w:t>
      </w:r>
      <w:r>
        <w:t>, first implementation</w:t>
      </w:r>
      <w:bookmarkEnd w:id="2168"/>
      <w:bookmarkEnd w:id="2169"/>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ins w:id="2172" w:author="Victor Cameo" w:date="2017-03-24T18:15:00Z">
        <w:r w:rsidR="00A37FC3" w:rsidRPr="00C32215">
          <w:t xml:space="preserve">Figure </w:t>
        </w:r>
        <w:r w:rsidR="00A37FC3">
          <w:rPr>
            <w:noProof/>
          </w:rPr>
          <w:t>12</w:t>
        </w:r>
      </w:ins>
      <w:del w:id="2173" w:author="Victor Cameo" w:date="2017-03-24T18:15:00Z">
        <w:r w:rsidR="00B0333A" w:rsidRPr="00C32215" w:rsidDel="00A37FC3">
          <w:delText xml:space="preserve">Figure </w:delText>
        </w:r>
        <w:r w:rsidR="00B0333A" w:rsidDel="00A37FC3">
          <w:rPr>
            <w:noProof/>
          </w:rPr>
          <w:delText>10</w:delText>
        </w:r>
      </w:del>
      <w:r w:rsidRPr="00C32215">
        <w:fldChar w:fldCharType="end"/>
      </w:r>
      <w:r w:rsidRPr="00C32215">
        <w:t>) and large (</w:t>
      </w:r>
      <w:r w:rsidR="00F6740A">
        <w:fldChar w:fldCharType="begin"/>
      </w:r>
      <w:r w:rsidR="00F6740A">
        <w:instrText xml:space="preserve"> REF _Ref477772687 \h </w:instrText>
      </w:r>
      <w:r w:rsidR="00F6740A">
        <w:fldChar w:fldCharType="separate"/>
      </w:r>
      <w:ins w:id="2174" w:author="Victor Cameo" w:date="2017-03-24T18:15:00Z">
        <w:r w:rsidR="00A37FC3">
          <w:t xml:space="preserve">Figure </w:t>
        </w:r>
        <w:r w:rsidR="00A37FC3">
          <w:rPr>
            <w:noProof/>
          </w:rPr>
          <w:t>13</w:t>
        </w:r>
      </w:ins>
      <w:del w:id="2175" w:author="Victor Cameo" w:date="2017-03-24T18:15:00Z">
        <w:r w:rsidR="00F6740A" w:rsidDel="00A37FC3">
          <w:delText xml:space="preserve">Figure </w:delText>
        </w:r>
        <w:r w:rsidR="00F6740A" w:rsidDel="00A37FC3">
          <w:rPr>
            <w:noProof/>
          </w:rPr>
          <w:delText>11</w:delText>
        </w:r>
      </w:del>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0">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2176" w:name="_Ref477152624"/>
      <w:bookmarkStart w:id="2177" w:name="_Ref477739064"/>
      <w:bookmarkStart w:id="2178" w:name="_Toc478142735"/>
      <w:r w:rsidRPr="00C32215">
        <w:t xml:space="preserve">Figure </w:t>
      </w:r>
      <w:r w:rsidR="00990D2A">
        <w:fldChar w:fldCharType="begin"/>
      </w:r>
      <w:r w:rsidR="00990D2A">
        <w:instrText xml:space="preserve"> SEQ Figure \* ARABIC </w:instrText>
      </w:r>
      <w:r w:rsidR="00990D2A">
        <w:fldChar w:fldCharType="separate"/>
      </w:r>
      <w:ins w:id="2179" w:author="Victor Cameo" w:date="2017-03-24T18:15:00Z">
        <w:r w:rsidR="00A37FC3">
          <w:rPr>
            <w:noProof/>
          </w:rPr>
          <w:t>14</w:t>
        </w:r>
      </w:ins>
      <w:del w:id="2180" w:author="Victor Cameo" w:date="2017-03-24T17:52:00Z">
        <w:r w:rsidR="000127A4" w:rsidDel="00A35CF9">
          <w:rPr>
            <w:noProof/>
          </w:rPr>
          <w:delText>12</w:delText>
        </w:r>
      </w:del>
      <w:r w:rsidR="00990D2A">
        <w:fldChar w:fldCharType="end"/>
      </w:r>
      <w:bookmarkEnd w:id="2176"/>
      <w:r w:rsidRPr="00C32215">
        <w:t xml:space="preserve"> </w:t>
      </w:r>
      <w:r w:rsidR="00A927F4" w:rsidRPr="00A927F4">
        <w:t>shows the time taken by the full MILC 64x64x64x8 test cases on traditional CPU, Intel Knights Landing Xeon Phi and NVIDIA P100 (Pascal) GPU architectures.</w:t>
      </w:r>
      <w:bookmarkEnd w:id="2177"/>
      <w:bookmarkEnd w:id="2178"/>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ins w:id="2181" w:author="Victor Cameo" w:date="2017-03-24T18:15:00Z">
        <w:r w:rsidR="00A37FC3" w:rsidRPr="00C32215">
          <w:t xml:space="preserve">Figure </w:t>
        </w:r>
        <w:r w:rsidR="00A37FC3">
          <w:rPr>
            <w:noProof/>
          </w:rPr>
          <w:t>14</w:t>
        </w:r>
        <w:r w:rsidR="00A37FC3" w:rsidRPr="00C32215">
          <w:t xml:space="preserve"> </w:t>
        </w:r>
        <w:r w:rsidR="00A37FC3" w:rsidRPr="00A927F4">
          <w:t xml:space="preserve">shows the time taken by the full MILC 64x64x64x8 test cases on traditional CPU, Intel Knights Landing Xeon Phi and NVIDIA P100 (Pascal) GPU </w:t>
        </w:r>
        <w:proofErr w:type="spellStart"/>
        <w:r w:rsidR="00A37FC3" w:rsidRPr="00A927F4">
          <w:t>architectures.</w:t>
        </w:r>
      </w:ins>
      <w:del w:id="2182" w:author="Victor Cameo" w:date="2017-03-24T18:15:00Z">
        <w:r w:rsidRPr="00C32215" w:rsidDel="00A37FC3">
          <w:delText xml:space="preserve">Figure </w:delText>
        </w:r>
        <w:r w:rsidDel="00A37FC3">
          <w:rPr>
            <w:noProof/>
          </w:rPr>
          <w:delText>12</w:delText>
        </w:r>
        <w:r w:rsidRPr="00C32215" w:rsidDel="00A37FC3">
          <w:delText xml:space="preserve"> </w:delText>
        </w:r>
        <w:r w:rsidRPr="00A927F4" w:rsidDel="00A37FC3">
          <w:delText>shows the time taken by the full MILC 64x64x64x8 test cases on traditional CPU, Intel Knights Landing Xeon Phi and NVIDIA P100 (Pascal) GPU architectures.</w:delText>
        </w:r>
      </w:del>
      <w:r>
        <w:fldChar w:fldCharType="end"/>
      </w:r>
      <w:r w:rsidRPr="00A927F4">
        <w:t>we</w:t>
      </w:r>
      <w:proofErr w:type="spellEnd"/>
      <w:r w:rsidRPr="00A927F4">
        <w:t xml:space="preserve"> present preliminary results for on the latest generation Intel Knights Landing (KNL) and NVIDIA Pascal architectures, which offer very high bandwidth stacked memory, together </w:t>
      </w:r>
      <w:r w:rsidRPr="00A927F4">
        <w:lastRenderedPageBreak/>
        <w:t xml:space="preserve">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w:t>
      </w:r>
      <w:proofErr w:type="spellStart"/>
      <w:r w:rsidRPr="00A927F4">
        <w:t>verion</w:t>
      </w:r>
      <w:proofErr w:type="spellEnd"/>
      <w:r w:rsidRPr="00A927F4">
        <w:t xml:space="preserve"> of the benchmark. The KNL is the 64-core 7210 model, available from within a test and development platform provided as part of the ARCHER service. The Pascal is a NVIDIA P100 GPU provided as part of the “</w:t>
      </w:r>
      <w:proofErr w:type="spellStart"/>
      <w:r w:rsidRPr="00A927F4">
        <w:t>Ouessant</w:t>
      </w:r>
      <w:proofErr w:type="spellEnd"/>
      <w:r w:rsidRPr="00A927F4">
        <w:t>” IBM service at IDRIS, where the host CPU is an IBM Power8+.</w:t>
      </w:r>
    </w:p>
    <w:p w14:paraId="3BBEDBAD" w14:textId="5084F295" w:rsidR="00FF1E9B" w:rsidRPr="00C32215" w:rsidRDefault="00A927F4" w:rsidP="00A927F4">
      <w:pPr>
        <w:pStyle w:val="NormalPRACE"/>
      </w:pPr>
      <w:proofErr w:type="gramStart"/>
      <w:r w:rsidRPr="00A927F4">
        <w:t>It can be seen that the</w:t>
      </w:r>
      <w:proofErr w:type="gramEnd"/>
      <w:r w:rsidRPr="00A927F4">
        <w:t xml:space="preserv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2183" w:name="_Toc478142720"/>
      <w:r w:rsidRPr="00C32215">
        <w:t>Second implementation</w:t>
      </w:r>
      <w:bookmarkEnd w:id="2183"/>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 xml:space="preserve">Here are shown the benchmark results on </w:t>
      </w:r>
      <w:proofErr w:type="spellStart"/>
      <w:r w:rsidRPr="00C32215">
        <w:t>PizDaint</w:t>
      </w:r>
      <w:proofErr w:type="spellEnd"/>
      <w:r w:rsidRPr="00C32215">
        <w:t xml:space="preserve"> located i</w:t>
      </w:r>
      <w:r w:rsidR="00875D54" w:rsidRPr="00C32215">
        <w:t xml:space="preserve">n Switzerland at CSCS and the </w:t>
      </w:r>
      <w:r w:rsidRPr="00C32215">
        <w:t xml:space="preserve">GPU-partition of </w:t>
      </w:r>
      <w:proofErr w:type="spellStart"/>
      <w:r w:rsidRPr="00C32215">
        <w:t>Cartesius</w:t>
      </w:r>
      <w:proofErr w:type="spellEnd"/>
      <w:r w:rsidRPr="00C32215">
        <w:t xml:space="preserve"> at </w:t>
      </w:r>
      <w:proofErr w:type="spellStart"/>
      <w:r w:rsidRPr="00C32215">
        <w:t>Surfsara</w:t>
      </w:r>
      <w:proofErr w:type="spellEnd"/>
      <w:r w:rsidRPr="00C32215">
        <w:t xml:space="preserve"> based in Netherland, Amsterdam. The runs are performed by using the provided bash-scripts. </w:t>
      </w:r>
      <w:proofErr w:type="spellStart"/>
      <w:r w:rsidRPr="00C32215">
        <w:t>PizDaint</w:t>
      </w:r>
      <w:proofErr w:type="spellEnd"/>
      <w:r w:rsidRPr="00C32215">
        <w:t xml:space="preserve">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 xml:space="preserve">GPU nodes of </w:t>
      </w:r>
      <w:proofErr w:type="spellStart"/>
      <w:r w:rsidRPr="00C32215">
        <w:t>Carte</w:t>
      </w:r>
      <w:r w:rsidR="00C42999" w:rsidRPr="00C32215">
        <w:t>sius</w:t>
      </w:r>
      <w:proofErr w:type="spellEnd"/>
      <w:r w:rsidR="00C42999" w:rsidRPr="00C32215">
        <w:t xml:space="preserve">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1">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2184" w:name="_Toc478142736"/>
      <w:r w:rsidRPr="00C32215">
        <w:t xml:space="preserve">Figure </w:t>
      </w:r>
      <w:r w:rsidR="00990D2A">
        <w:fldChar w:fldCharType="begin"/>
      </w:r>
      <w:r w:rsidR="00990D2A">
        <w:instrText xml:space="preserve"> SEQ Figure \* ARABIC </w:instrText>
      </w:r>
      <w:r w:rsidR="00990D2A">
        <w:fldChar w:fldCharType="separate"/>
      </w:r>
      <w:ins w:id="2185" w:author="Victor Cameo" w:date="2017-03-24T18:15:00Z">
        <w:r w:rsidR="00A37FC3">
          <w:rPr>
            <w:noProof/>
          </w:rPr>
          <w:t>15</w:t>
        </w:r>
      </w:ins>
      <w:del w:id="2186" w:author="Victor Cameo" w:date="2017-03-24T17:52:00Z">
        <w:r w:rsidR="000127A4" w:rsidDel="00A35CF9">
          <w:rPr>
            <w:noProof/>
          </w:rPr>
          <w:delText>13</w:delText>
        </w:r>
      </w:del>
      <w:r w:rsidR="00990D2A">
        <w:fldChar w:fldCharType="end"/>
      </w:r>
      <w:r w:rsidRPr="00C32215">
        <w:t xml:space="preserve"> Result of second implementation of QCD on K40m GPU</w:t>
      </w:r>
      <w:bookmarkEnd w:id="2184"/>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w:t>
      </w:r>
      <w:proofErr w:type="spellStart"/>
      <w:r w:rsidRPr="00C32215">
        <w:t>Cartesius</w:t>
      </w:r>
      <w:proofErr w:type="spellEnd"/>
      <w:r w:rsidRPr="00C32215">
        <w:t>. T</w:t>
      </w:r>
      <w:r w:rsidR="0070190C" w:rsidRPr="00C32215">
        <w:t>he lattice size is given by 32x32x32</w:t>
      </w:r>
      <w:r w:rsidRPr="00C32215">
        <w:t xml:space="preserve">x96, which corresponds to a moderate lattice size </w:t>
      </w:r>
      <w:r w:rsidRPr="00C32215">
        <w:lastRenderedPageBreak/>
        <w:t xml:space="preserve">nowadays.  The test is </w:t>
      </w:r>
      <w:proofErr w:type="gramStart"/>
      <w:r w:rsidRPr="00C32215">
        <w:t>perform</w:t>
      </w:r>
      <w:proofErr w:type="gramEnd"/>
      <w:r w:rsidRPr="00C32215">
        <w:t xml:space="preserve">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2187" w:name="_Toc478142737"/>
      <w:r w:rsidRPr="00C32215">
        <w:t xml:space="preserve">Figure </w:t>
      </w:r>
      <w:r w:rsidR="00990D2A">
        <w:fldChar w:fldCharType="begin"/>
      </w:r>
      <w:r w:rsidR="00990D2A">
        <w:instrText xml:space="preserve"> SEQ Figure \* ARABIC </w:instrText>
      </w:r>
      <w:r w:rsidR="00990D2A">
        <w:fldChar w:fldCharType="separate"/>
      </w:r>
      <w:ins w:id="2188" w:author="Victor Cameo" w:date="2017-03-24T18:15:00Z">
        <w:r w:rsidR="00A37FC3">
          <w:rPr>
            <w:noProof/>
          </w:rPr>
          <w:t>16</w:t>
        </w:r>
      </w:ins>
      <w:del w:id="2189" w:author="Victor Cameo" w:date="2017-03-24T17:52:00Z">
        <w:r w:rsidR="000127A4" w:rsidDel="00A35CF9">
          <w:rPr>
            <w:noProof/>
          </w:rPr>
          <w:delText>14</w:delText>
        </w:r>
      </w:del>
      <w:r w:rsidR="00990D2A">
        <w:fldChar w:fldCharType="end"/>
      </w:r>
      <w:r w:rsidRPr="00C32215">
        <w:t xml:space="preserve"> Result of second implementation of QCD on P100 GPU</w:t>
      </w:r>
      <w:bookmarkEnd w:id="2187"/>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T</w:t>
      </w:r>
      <w:r w:rsidR="0070190C" w:rsidRPr="00C32215">
        <w:t>he lattice size is given by 32x32x32</w:t>
      </w:r>
      <w:r w:rsidRPr="00C32215">
        <w:t xml:space="preserve">x96 </w:t>
      </w:r>
      <w:proofErr w:type="gramStart"/>
      <w:r w:rsidRPr="00C32215">
        <w:t>similar to</w:t>
      </w:r>
      <w:proofErr w:type="gramEnd"/>
      <w:r w:rsidRPr="00C32215">
        <w:t xml:space="preserve"> </w:t>
      </w:r>
      <w:r w:rsidR="002A18F6" w:rsidRPr="00C32215">
        <w:t>the strong scaling run on the K4</w:t>
      </w:r>
      <w:r w:rsidRPr="00C32215">
        <w:t xml:space="preserve">0m on </w:t>
      </w:r>
      <w:proofErr w:type="spellStart"/>
      <w:r w:rsidRPr="00C32215">
        <w:t>Cartesius</w:t>
      </w:r>
      <w:proofErr w:type="spellEnd"/>
      <w:r w:rsidRPr="00C3221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2190" w:name="_Toc478142738"/>
      <w:r w:rsidRPr="00C32215">
        <w:t xml:space="preserve">Figure </w:t>
      </w:r>
      <w:r w:rsidR="00990D2A">
        <w:fldChar w:fldCharType="begin"/>
      </w:r>
      <w:r w:rsidR="00990D2A">
        <w:instrText xml:space="preserve"> SEQ Figure \* ARABIC </w:instrText>
      </w:r>
      <w:r w:rsidR="00990D2A">
        <w:fldChar w:fldCharType="separate"/>
      </w:r>
      <w:ins w:id="2191" w:author="Victor Cameo" w:date="2017-03-24T18:15:00Z">
        <w:r w:rsidR="00A37FC3">
          <w:rPr>
            <w:noProof/>
          </w:rPr>
          <w:t>17</w:t>
        </w:r>
      </w:ins>
      <w:del w:id="2192" w:author="Victor Cameo" w:date="2017-03-24T17:52:00Z">
        <w:r w:rsidR="000127A4" w:rsidDel="00A35CF9">
          <w:rPr>
            <w:noProof/>
          </w:rPr>
          <w:delText>15</w:delText>
        </w:r>
      </w:del>
      <w:r w:rsidR="00990D2A">
        <w:fldChar w:fldCharType="end"/>
      </w:r>
      <w:r w:rsidRPr="00C32215">
        <w:t xml:space="preserve"> Result of second implementation of QCD on P100 GPU on larger test case</w:t>
      </w:r>
      <w:bookmarkEnd w:id="2190"/>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w:t>
      </w:r>
      <w:proofErr w:type="spellStart"/>
      <w:r w:rsidRPr="00C32215">
        <w:t>PizDaint</w:t>
      </w:r>
      <w:proofErr w:type="spellEnd"/>
      <w:r w:rsidRPr="00C32215">
        <w:t xml:space="preserve">.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 xml:space="preserve">The benchmark results for the </w:t>
      </w:r>
      <w:proofErr w:type="spellStart"/>
      <w:r w:rsidRPr="00C32215">
        <w:t>XeonPhi</w:t>
      </w:r>
      <w:proofErr w:type="spellEnd"/>
      <w:r w:rsidRPr="00C32215">
        <w:t xml:space="preserve"> benchmark suite are performed on </w:t>
      </w:r>
      <w:proofErr w:type="spellStart"/>
      <w:r w:rsidRPr="00C32215">
        <w:t>Frioul</w:t>
      </w:r>
      <w:proofErr w:type="spellEnd"/>
      <w:r w:rsidRPr="00C32215">
        <w:t xml:space="preserve">, a test cluster at CINES, and the hybrid partition on </w:t>
      </w:r>
      <w:proofErr w:type="spellStart"/>
      <w:r w:rsidRPr="00C32215">
        <w:t>MareNostrum</w:t>
      </w:r>
      <w:proofErr w:type="spellEnd"/>
      <w:r w:rsidRPr="00C32215">
        <w:t xml:space="preserve"> III at BSC. </w:t>
      </w:r>
      <w:proofErr w:type="spellStart"/>
      <w:r w:rsidRPr="00C32215">
        <w:t>Frioul</w:t>
      </w:r>
      <w:proofErr w:type="spellEnd"/>
      <w:r w:rsidRPr="00C32215">
        <w:t xml:space="preserve"> has one KNL-card per node while the hybrid partition of </w:t>
      </w:r>
      <w:proofErr w:type="spellStart"/>
      <w:r w:rsidRPr="00C32215">
        <w:t>MareNostrum</w:t>
      </w:r>
      <w:proofErr w:type="spellEnd"/>
      <w:r w:rsidRPr="00C32215">
        <w:t xml:space="preserve"> III is equipped with two KNCs per node. The data on </w:t>
      </w:r>
      <w:proofErr w:type="spellStart"/>
      <w:r w:rsidRPr="00C32215">
        <w:t>Frioul</w:t>
      </w:r>
      <w:proofErr w:type="spellEnd"/>
      <w:r w:rsidRPr="00C32215">
        <w:t xml:space="preserve"> are generated by using the bash-scripts provided by the QCD-Accelerator </w:t>
      </w:r>
      <w:proofErr w:type="spellStart"/>
      <w:r w:rsidRPr="00C32215">
        <w:t>Benchmarksute</w:t>
      </w:r>
      <w:proofErr w:type="spellEnd"/>
      <w:r w:rsidRPr="00C32215">
        <w:t xml:space="preserv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 xml:space="preserve">x24 per card. In case of the data generated at </w:t>
      </w:r>
      <w:proofErr w:type="spellStart"/>
      <w:r w:rsidRPr="00C32215">
        <w:t>MareNostrum</w:t>
      </w:r>
      <w:proofErr w:type="spellEnd"/>
      <w:r w:rsidRPr="00C32215">
        <w:t>,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2193" w:name="_Toc478142739"/>
      <w:r w:rsidRPr="00C32215">
        <w:t xml:space="preserve">Figure </w:t>
      </w:r>
      <w:r w:rsidR="00990D2A">
        <w:fldChar w:fldCharType="begin"/>
      </w:r>
      <w:r w:rsidR="00990D2A">
        <w:instrText xml:space="preserve"> SEQ Figure \* ARABIC </w:instrText>
      </w:r>
      <w:r w:rsidR="00990D2A">
        <w:fldChar w:fldCharType="separate"/>
      </w:r>
      <w:ins w:id="2194" w:author="Victor Cameo" w:date="2017-03-24T18:15:00Z">
        <w:r w:rsidR="00A37FC3">
          <w:rPr>
            <w:noProof/>
          </w:rPr>
          <w:t>18</w:t>
        </w:r>
      </w:ins>
      <w:del w:id="2195" w:author="Victor Cameo" w:date="2017-03-24T17:52:00Z">
        <w:r w:rsidR="000127A4" w:rsidDel="00A35CF9">
          <w:rPr>
            <w:noProof/>
          </w:rPr>
          <w:delText>16</w:delText>
        </w:r>
      </w:del>
      <w:r w:rsidR="00990D2A">
        <w:fldChar w:fldCharType="end"/>
      </w:r>
      <w:r w:rsidRPr="00C32215">
        <w:t xml:space="preserve"> Result of second implementation of QCD on KNC</w:t>
      </w:r>
      <w:bookmarkEnd w:id="2193"/>
    </w:p>
    <w:p w14:paraId="631914CE" w14:textId="26E3C65C" w:rsidR="005370AB" w:rsidRPr="00C32215" w:rsidRDefault="005370AB" w:rsidP="005370AB">
      <w:pPr>
        <w:pStyle w:val="NormalPRACE"/>
      </w:pPr>
      <w:r w:rsidRPr="00C32215">
        <w:t xml:space="preserve">The figure shows strong scaling of the conjugate gradient solver on KNC's on the hybrid partition on </w:t>
      </w:r>
      <w:proofErr w:type="spellStart"/>
      <w:r w:rsidRPr="00C32215">
        <w:t>MareNostrum</w:t>
      </w:r>
      <w:proofErr w:type="spellEnd"/>
      <w:r w:rsidRPr="00C32215">
        <w:t xml:space="preserve"> III. T</w:t>
      </w:r>
      <w:r w:rsidR="00352C5B" w:rsidRPr="00C32215">
        <w:t>he lattice size is given by 32x32x32</w:t>
      </w:r>
      <w:r w:rsidRPr="00C32215">
        <w:t xml:space="preserve">x96, which corresponds to a moderate lattice size nowadays. The test is performed with a conjugate gradient solver in single precision by using the native mode and 60 </w:t>
      </w:r>
      <w:proofErr w:type="spellStart"/>
      <w:r w:rsidRPr="00C32215">
        <w:t>openMP</w:t>
      </w:r>
      <w:proofErr w:type="spellEnd"/>
      <w:r w:rsidRPr="00C32215">
        <w:t xml:space="preserve">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2196" w:name="_Toc478142740"/>
      <w:r w:rsidRPr="00C32215">
        <w:t xml:space="preserve">Figure </w:t>
      </w:r>
      <w:r w:rsidR="00990D2A">
        <w:fldChar w:fldCharType="begin"/>
      </w:r>
      <w:r w:rsidR="00990D2A">
        <w:instrText xml:space="preserve"> SEQ Figure \* ARABIC </w:instrText>
      </w:r>
      <w:r w:rsidR="00990D2A">
        <w:fldChar w:fldCharType="separate"/>
      </w:r>
      <w:ins w:id="2197" w:author="Victor Cameo" w:date="2017-03-24T18:15:00Z">
        <w:r w:rsidR="00A37FC3">
          <w:rPr>
            <w:noProof/>
          </w:rPr>
          <w:t>19</w:t>
        </w:r>
      </w:ins>
      <w:del w:id="2198" w:author="Victor Cameo" w:date="2017-03-24T17:52:00Z">
        <w:r w:rsidR="000127A4" w:rsidDel="00A35CF9">
          <w:rPr>
            <w:noProof/>
          </w:rPr>
          <w:delText>17</w:delText>
        </w:r>
      </w:del>
      <w:r w:rsidR="00990D2A">
        <w:fldChar w:fldCharType="end"/>
      </w:r>
      <w:r w:rsidRPr="00C32215">
        <w:t xml:space="preserve"> Result of second implementation of QCD on KNL</w:t>
      </w:r>
      <w:bookmarkEnd w:id="2196"/>
    </w:p>
    <w:p w14:paraId="2CA38ED5" w14:textId="0D761B02" w:rsidR="005370AB" w:rsidRPr="00C32215" w:rsidRDefault="005370AB" w:rsidP="005370AB">
      <w:pPr>
        <w:pStyle w:val="NormalPRACE"/>
      </w:pPr>
      <w:r w:rsidRPr="00C32215">
        <w:t xml:space="preserve">The figure shows strong scaling of the conjugate gradient solver on KNL's on </w:t>
      </w:r>
      <w:proofErr w:type="spellStart"/>
      <w:r w:rsidRPr="00C32215">
        <w:t>Frioul</w:t>
      </w:r>
      <w:proofErr w:type="spellEnd"/>
      <w:r w:rsidRPr="00C32215">
        <w:t xml:space="preserve">. The </w:t>
      </w:r>
      <w:r w:rsidR="0053125D" w:rsidRPr="00C32215">
        <w:t>lattice size is given by 32x32x32</w:t>
      </w:r>
      <w:r w:rsidRPr="00C32215">
        <w:t xml:space="preserve">x96 </w:t>
      </w:r>
      <w:proofErr w:type="gramStart"/>
      <w:r w:rsidRPr="00C32215">
        <w:t>similar to</w:t>
      </w:r>
      <w:proofErr w:type="gramEnd"/>
      <w:r w:rsidRPr="00C32215">
        <w:t xml:space="preserve"> the strong scaling run on the KNCs on </w:t>
      </w:r>
      <w:proofErr w:type="spellStart"/>
      <w:r w:rsidRPr="00C32215">
        <w:t>MareNostrum</w:t>
      </w:r>
      <w:proofErr w:type="spellEnd"/>
      <w:r w:rsidRPr="00C32215">
        <w:t xml:space="preserve"> III. The run is performed in </w:t>
      </w:r>
      <w:proofErr w:type="spellStart"/>
      <w:r w:rsidRPr="00C32215">
        <w:t>quadranti</w:t>
      </w:r>
      <w:r w:rsidR="0014439F" w:rsidRPr="00C32215">
        <w:t>c</w:t>
      </w:r>
      <w:proofErr w:type="spellEnd"/>
      <w:r w:rsidR="0014439F" w:rsidRPr="00C32215">
        <w:t xml:space="preserve"> cache mode with 68 </w:t>
      </w:r>
      <w:proofErr w:type="spellStart"/>
      <w:r w:rsidR="0014439F" w:rsidRPr="00C32215">
        <w:t>openMP</w:t>
      </w:r>
      <w:proofErr w:type="spellEnd"/>
      <w:r w:rsidR="0014439F" w:rsidRPr="00C32215">
        <w:t xml:space="preserve">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2199" w:name="_Toc478142741"/>
      <w:r w:rsidRPr="00C32215">
        <w:t xml:space="preserve">Figure </w:t>
      </w:r>
      <w:r w:rsidR="00990D2A">
        <w:fldChar w:fldCharType="begin"/>
      </w:r>
      <w:r w:rsidR="00990D2A">
        <w:instrText xml:space="preserve"> SEQ Figure \* ARABIC </w:instrText>
      </w:r>
      <w:r w:rsidR="00990D2A">
        <w:fldChar w:fldCharType="separate"/>
      </w:r>
      <w:ins w:id="2200" w:author="Victor Cameo" w:date="2017-03-24T18:15:00Z">
        <w:r w:rsidR="00A37FC3">
          <w:rPr>
            <w:noProof/>
          </w:rPr>
          <w:t>20</w:t>
        </w:r>
      </w:ins>
      <w:del w:id="2201" w:author="Victor Cameo" w:date="2017-03-24T17:52:00Z">
        <w:r w:rsidR="000127A4" w:rsidDel="00A35CF9">
          <w:rPr>
            <w:noProof/>
          </w:rPr>
          <w:delText>18</w:delText>
        </w:r>
      </w:del>
      <w:r w:rsidR="00990D2A">
        <w:fldChar w:fldCharType="end"/>
      </w:r>
      <w:r w:rsidRPr="00C32215">
        <w:t xml:space="preserve"> Result of second implementation of QCD on KNL on a larger test case</w:t>
      </w:r>
      <w:bookmarkEnd w:id="2199"/>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w:t>
      </w:r>
      <w:proofErr w:type="spellStart"/>
      <w:r w:rsidRPr="00C32215">
        <w:t>PizDaint</w:t>
      </w:r>
      <w:proofErr w:type="spellEnd"/>
      <w:r w:rsidRPr="00C32215">
        <w: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202" w:name="_Toc478142721"/>
      <w:commentRangeStart w:id="2203"/>
      <w:r w:rsidRPr="00C32215">
        <w:t>Quantum Espresso</w:t>
      </w:r>
      <w:commentRangeEnd w:id="2203"/>
      <w:r w:rsidR="00073DB8">
        <w:rPr>
          <w:rStyle w:val="CommentReference"/>
          <w:rFonts w:ascii="Times New Roman" w:hAnsi="Times New Roman" w:cs="Times New Roman"/>
          <w:b w:val="0"/>
          <w:bCs w:val="0"/>
          <w:lang w:val="de-DE" w:eastAsia="de-DE"/>
        </w:rPr>
        <w:commentReference w:id="2203"/>
      </w:r>
      <w:bookmarkEnd w:id="2202"/>
    </w:p>
    <w:p w14:paraId="0C235E39" w14:textId="1355EC2E" w:rsidR="00494CF5" w:rsidRDefault="00CC4024" w:rsidP="00E84304">
      <w:pPr>
        <w:pStyle w:val="NormalPRACE"/>
        <w:rPr>
          <w:ins w:id="2204" w:author="Victor Cameo" w:date="2017-03-23T01:59:00Z"/>
          <w:lang w:eastAsia="en-GB"/>
        </w:rPr>
      </w:pPr>
      <w:r>
        <w:rPr>
          <w:lang w:eastAsia="en-GB"/>
        </w:rPr>
        <w:t xml:space="preserve">Here are sample results for Quantum Espresso. This code has run on </w:t>
      </w:r>
      <w:proofErr w:type="spellStart"/>
      <w:r>
        <w:rPr>
          <w:lang w:eastAsia="en-GB"/>
        </w:rPr>
        <w:t>Cartesius</w:t>
      </w:r>
      <w:proofErr w:type="spellEnd"/>
      <w:r>
        <w:rPr>
          <w:lang w:eastAsia="en-GB"/>
        </w:rPr>
        <w:t xml:space="preserve">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A37FC3">
        <w:rPr>
          <w:lang w:eastAsia="en-GB"/>
        </w:rPr>
        <w:t>2.2.1</w:t>
      </w:r>
      <w:r>
        <w:rPr>
          <w:lang w:eastAsia="en-GB"/>
        </w:rPr>
        <w:fldChar w:fldCharType="end"/>
      </w:r>
      <w:r>
        <w:rPr>
          <w:lang w:eastAsia="en-GB"/>
        </w:rPr>
        <w:t xml:space="preserve">) and Marconi (1 node is 1 standalone KNL Xeon Phi 7250, 68 core 1.40 GHz, 16BG MCDRAM, 96BG DDR4 RAM, interconnect is Intel </w:t>
      </w:r>
      <w:proofErr w:type="spellStart"/>
      <w:r>
        <w:rPr>
          <w:lang w:eastAsia="en-GB"/>
        </w:rPr>
        <w:t>OmniPath</w:t>
      </w:r>
      <w:proofErr w:type="spellEnd"/>
      <w:r>
        <w:rPr>
          <w:lang w:eastAsia="en-GB"/>
        </w:rPr>
        <w:t>).</w:t>
      </w:r>
    </w:p>
    <w:p w14:paraId="5C8ADAF8" w14:textId="02CB3D7B" w:rsidR="00504B42" w:rsidRPr="00504B42" w:rsidRDefault="00504B42" w:rsidP="00E84304">
      <w:pPr>
        <w:pStyle w:val="NormalPRACE"/>
        <w:rPr>
          <w:rStyle w:val="Emphasis"/>
          <w:rPrChange w:id="2205" w:author="Victor Cameo" w:date="2017-03-23T01:59:00Z">
            <w:rPr>
              <w:lang w:eastAsia="en-GB"/>
            </w:rPr>
          </w:rPrChange>
        </w:rPr>
      </w:pPr>
      <w:ins w:id="2206" w:author="Victor Cameo" w:date="2017-03-23T01:59:00Z">
        <w:r w:rsidRPr="00504B42">
          <w:rPr>
            <w:rStyle w:val="Emphasis"/>
            <w:rPrChange w:id="2207" w:author="Victor Cameo" w:date="2017-03-23T01:59:00Z">
              <w:rPr>
                <w:lang w:eastAsia="en-GB"/>
              </w:rPr>
            </w:rPrChange>
          </w:rPr>
          <w:t>Run</w:t>
        </w:r>
      </w:ins>
      <w:ins w:id="2208" w:author="Victor Cameo" w:date="2017-03-23T02:00:00Z">
        <w:r>
          <w:rPr>
            <w:rStyle w:val="Emphasis"/>
          </w:rPr>
          <w:t>s</w:t>
        </w:r>
      </w:ins>
      <w:ins w:id="2209" w:author="Victor Cameo" w:date="2017-03-23T01:59:00Z">
        <w:r w:rsidRPr="00504B42">
          <w:rPr>
            <w:rStyle w:val="Emphasis"/>
            <w:rPrChange w:id="2210" w:author="Victor Cameo" w:date="2017-03-23T01:59:00Z">
              <w:rPr>
                <w:lang w:eastAsia="en-GB"/>
              </w:rPr>
            </w:rPrChange>
          </w:rPr>
          <w:t xml:space="preserve"> on GPU</w:t>
        </w:r>
      </w:ins>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47">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2211" w:name="_Ref477769024"/>
      <w:bookmarkStart w:id="2212" w:name="_Toc478142742"/>
      <w:r>
        <w:t xml:space="preserve">Figure </w:t>
      </w:r>
      <w:r>
        <w:fldChar w:fldCharType="begin"/>
      </w:r>
      <w:r>
        <w:instrText xml:space="preserve"> SEQ Figure \* ARABIC </w:instrText>
      </w:r>
      <w:r>
        <w:fldChar w:fldCharType="separate"/>
      </w:r>
      <w:ins w:id="2213" w:author="Victor Cameo" w:date="2017-03-24T18:15:00Z">
        <w:r w:rsidR="00A37FC3">
          <w:rPr>
            <w:noProof/>
          </w:rPr>
          <w:t>21</w:t>
        </w:r>
      </w:ins>
      <w:del w:id="2214" w:author="Victor Cameo" w:date="2017-03-24T17:52:00Z">
        <w:r w:rsidR="000127A4" w:rsidDel="00A35CF9">
          <w:rPr>
            <w:noProof/>
          </w:rPr>
          <w:delText>19</w:delText>
        </w:r>
      </w:del>
      <w:r>
        <w:fldChar w:fldCharType="end"/>
      </w:r>
      <w:bookmarkEnd w:id="2211"/>
      <w:r>
        <w:t xml:space="preserve"> Scalability of Quantum Espresso on GPU for test case 1</w:t>
      </w:r>
      <w:bookmarkEnd w:id="2212"/>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2215" w:name="_Ref477769025"/>
      <w:bookmarkStart w:id="2216" w:name="_Toc478142743"/>
      <w:r>
        <w:t xml:space="preserve">Figure </w:t>
      </w:r>
      <w:r>
        <w:fldChar w:fldCharType="begin"/>
      </w:r>
      <w:r>
        <w:instrText xml:space="preserve"> SEQ Figure \* ARABIC </w:instrText>
      </w:r>
      <w:r>
        <w:fldChar w:fldCharType="separate"/>
      </w:r>
      <w:ins w:id="2217" w:author="Victor Cameo" w:date="2017-03-24T18:15:00Z">
        <w:r w:rsidR="00A37FC3">
          <w:rPr>
            <w:noProof/>
          </w:rPr>
          <w:t>22</w:t>
        </w:r>
      </w:ins>
      <w:del w:id="2218" w:author="Victor Cameo" w:date="2017-03-24T17:52:00Z">
        <w:r w:rsidR="000127A4" w:rsidDel="00A35CF9">
          <w:rPr>
            <w:noProof/>
          </w:rPr>
          <w:delText>20</w:delText>
        </w:r>
      </w:del>
      <w:r>
        <w:fldChar w:fldCharType="end"/>
      </w:r>
      <w:bookmarkEnd w:id="2215"/>
      <w:r>
        <w:t xml:space="preserve"> Scalability of Quantum Espresso on GPU for test case 2</w:t>
      </w:r>
      <w:bookmarkEnd w:id="2216"/>
    </w:p>
    <w:p w14:paraId="47787F3A" w14:textId="2482917F" w:rsidR="00D23716" w:rsidRDefault="00D23716" w:rsidP="00D23716">
      <w:pPr>
        <w:pStyle w:val="NormalPRACE"/>
        <w:rPr>
          <w:ins w:id="2219" w:author="Victor Cameo" w:date="2017-03-23T02:00:00Z"/>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ins w:id="2220" w:author="Victor Cameo" w:date="2017-03-24T18:15:00Z">
        <w:r w:rsidR="00A37FC3">
          <w:t xml:space="preserve">Figure </w:t>
        </w:r>
        <w:r w:rsidR="00A37FC3">
          <w:rPr>
            <w:noProof/>
          </w:rPr>
          <w:t>21</w:t>
        </w:r>
      </w:ins>
      <w:del w:id="2221" w:author="Victor Cameo" w:date="2017-03-24T18:15:00Z">
        <w:r w:rsidDel="00A37FC3">
          <w:delText xml:space="preserve">Figure </w:delText>
        </w:r>
        <w:r w:rsidDel="00A37FC3">
          <w:rPr>
            <w:noProof/>
          </w:rPr>
          <w:delText>19</w:delText>
        </w:r>
      </w:del>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ins w:id="2222" w:author="Victor Cameo" w:date="2017-03-24T18:15:00Z">
        <w:r w:rsidR="00A37FC3">
          <w:t xml:space="preserve">Figure </w:t>
        </w:r>
        <w:r w:rsidR="00A37FC3">
          <w:rPr>
            <w:noProof/>
          </w:rPr>
          <w:t>22</w:t>
        </w:r>
      </w:ins>
      <w:del w:id="2223" w:author="Victor Cameo" w:date="2017-03-24T18:15:00Z">
        <w:r w:rsidDel="00A37FC3">
          <w:delText xml:space="preserve">Figure </w:delText>
        </w:r>
        <w:r w:rsidDel="00A37FC3">
          <w:rPr>
            <w:noProof/>
          </w:rPr>
          <w:delText>20</w:delText>
        </w:r>
      </w:del>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504B42" w:rsidRDefault="00504B42" w:rsidP="00D23716">
      <w:pPr>
        <w:pStyle w:val="NormalPRACE"/>
        <w:rPr>
          <w:rStyle w:val="Emphasis"/>
          <w:rPrChange w:id="2224" w:author="Victor Cameo" w:date="2017-03-23T02:00:00Z">
            <w:rPr>
              <w:lang w:eastAsia="en-GB"/>
            </w:rPr>
          </w:rPrChange>
        </w:rPr>
      </w:pPr>
      <w:ins w:id="2225" w:author="Victor Cameo" w:date="2017-03-23T02:00:00Z">
        <w:r w:rsidRPr="00504B42">
          <w:rPr>
            <w:rStyle w:val="Emphasis"/>
            <w:rPrChange w:id="2226" w:author="Victor Cameo" w:date="2017-03-23T02:00:00Z">
              <w:rPr>
                <w:lang w:eastAsia="en-GB"/>
              </w:rPr>
            </w:rPrChange>
          </w:rPr>
          <w:t>Runs on KNL</w:t>
        </w:r>
      </w:ins>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2227" w:name="_Ref477769092"/>
      <w:bookmarkStart w:id="2228" w:name="_Toc478142744"/>
      <w:r>
        <w:t xml:space="preserve">Figure </w:t>
      </w:r>
      <w:r>
        <w:fldChar w:fldCharType="begin"/>
      </w:r>
      <w:r>
        <w:instrText xml:space="preserve"> SEQ Figure \* ARABIC </w:instrText>
      </w:r>
      <w:r>
        <w:fldChar w:fldCharType="separate"/>
      </w:r>
      <w:ins w:id="2229" w:author="Victor Cameo" w:date="2017-03-24T18:15:00Z">
        <w:r w:rsidR="00A37FC3">
          <w:rPr>
            <w:noProof/>
          </w:rPr>
          <w:t>23</w:t>
        </w:r>
      </w:ins>
      <w:del w:id="2230" w:author="Victor Cameo" w:date="2017-03-24T17:52:00Z">
        <w:r w:rsidR="000127A4" w:rsidDel="00A35CF9">
          <w:rPr>
            <w:noProof/>
          </w:rPr>
          <w:delText>21</w:delText>
        </w:r>
      </w:del>
      <w:r>
        <w:fldChar w:fldCharType="end"/>
      </w:r>
      <w:bookmarkEnd w:id="2227"/>
      <w:r>
        <w:t xml:space="preserve"> Scalability of Quantum Espresso on KNL for test case 1</w:t>
      </w:r>
      <w:bookmarkEnd w:id="2228"/>
    </w:p>
    <w:p w14:paraId="23E71AE3" w14:textId="77777777" w:rsidR="00B700F3" w:rsidRDefault="00916DAD" w:rsidP="007808D4">
      <w:pPr>
        <w:pStyle w:val="NormalPRACE"/>
        <w:rPr>
          <w:ins w:id="2231" w:author="Victor Cameo" w:date="2017-03-23T02:01:00Z"/>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ins w:id="2232" w:author="Victor Cameo" w:date="2017-03-24T18:15:00Z">
        <w:r w:rsidR="00A37FC3">
          <w:t xml:space="preserve">Figure </w:t>
        </w:r>
        <w:r w:rsidR="00A37FC3">
          <w:rPr>
            <w:noProof/>
          </w:rPr>
          <w:t>23</w:t>
        </w:r>
      </w:ins>
      <w:del w:id="2233" w:author="Victor Cameo" w:date="2017-03-24T18:15:00Z">
        <w:r w:rsidDel="00A37FC3">
          <w:delText xml:space="preserve">Figure </w:delText>
        </w:r>
        <w:r w:rsidDel="00A37FC3">
          <w:rPr>
            <w:noProof/>
          </w:rPr>
          <w:delText>21</w:delText>
        </w:r>
      </w:del>
      <w:r>
        <w:rPr>
          <w:lang w:eastAsia="en-GB"/>
        </w:rPr>
        <w:fldChar w:fldCharType="end"/>
      </w:r>
      <w:ins w:id="2234" w:author="Victor Cameo" w:date="2017-03-23T01:58:00Z">
        <w:r w:rsidR="007808D4" w:rsidRPr="007808D4">
          <w:t xml:space="preserve"> </w:t>
        </w:r>
      </w:ins>
      <w:ins w:id="2235" w:author="Victor Cameo" w:date="2017-03-23T01:59:00Z">
        <w:r w:rsidR="007808D4">
          <w:rPr>
            <w:lang w:eastAsia="en-GB"/>
          </w:rPr>
          <w:t>shows</w:t>
        </w:r>
      </w:ins>
      <w:ins w:id="2236" w:author="Victor Cameo" w:date="2017-03-23T01:58:00Z">
        <w:r w:rsidR="007808D4">
          <w:rPr>
            <w:lang w:eastAsia="en-GB"/>
          </w:rPr>
          <w:t xml:space="preserve"> the usual </w:t>
        </w:r>
        <w:proofErr w:type="spellStart"/>
        <w:r w:rsidR="007808D4">
          <w:rPr>
            <w:lang w:eastAsia="en-GB"/>
          </w:rPr>
          <w:t>pw.x</w:t>
        </w:r>
        <w:proofErr w:type="spellEnd"/>
        <w:r w:rsidR="007808D4">
          <w:rPr>
            <w:lang w:eastAsia="en-GB"/>
          </w:rPr>
          <w:t xml:space="preserve"> with the small test case A (AUSURF), comparing Marconi Broadwell (36 cores/node) with KNL (68 cores/node) - this test case is probably small for testing on </w:t>
        </w:r>
        <w:proofErr w:type="spellStart"/>
        <w:r w:rsidR="007808D4">
          <w:rPr>
            <w:lang w:eastAsia="en-GB"/>
          </w:rPr>
          <w:t>KNl</w:t>
        </w:r>
        <w:proofErr w:type="spellEnd"/>
        <w:r w:rsidR="007808D4">
          <w:rPr>
            <w:lang w:eastAsia="en-GB"/>
          </w:rPr>
          <w:t>.</w:t>
        </w:r>
      </w:ins>
    </w:p>
    <w:p w14:paraId="2BE37994" w14:textId="77777777" w:rsidR="00DE2429" w:rsidRDefault="00DE6151" w:rsidP="00DE2429">
      <w:pPr>
        <w:pStyle w:val="NormalPRACE"/>
        <w:keepNext/>
        <w:rPr>
          <w:ins w:id="2237" w:author="Victor Cameo" w:date="2017-03-23T02:09:00Z"/>
        </w:rPr>
      </w:pPr>
      <w:ins w:id="2238" w:author="Victor Cameo" w:date="2017-03-23T02:08:00Z">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ins>
    </w:p>
    <w:p w14:paraId="57AA6F46" w14:textId="72D1D013" w:rsidR="00E374AB" w:rsidRDefault="00DE2429">
      <w:pPr>
        <w:pStyle w:val="Caption"/>
        <w:rPr>
          <w:ins w:id="2239" w:author="Victor Cameo" w:date="2017-03-23T02:09:00Z"/>
        </w:rPr>
        <w:pPrChange w:id="2240" w:author="Victor Cameo" w:date="2017-03-23T02:09:00Z">
          <w:pPr>
            <w:pStyle w:val="NormalPRACE"/>
          </w:pPr>
        </w:pPrChange>
      </w:pPr>
      <w:bookmarkStart w:id="2241" w:name="_Ref477998355"/>
      <w:bookmarkStart w:id="2242" w:name="_Toc478142745"/>
      <w:ins w:id="2243" w:author="Victor Cameo" w:date="2017-03-23T02:09:00Z">
        <w:r>
          <w:t xml:space="preserve">Figure </w:t>
        </w:r>
        <w:r>
          <w:fldChar w:fldCharType="begin"/>
        </w:r>
        <w:r>
          <w:instrText xml:space="preserve"> SEQ Figure \* ARABIC </w:instrText>
        </w:r>
      </w:ins>
      <w:r>
        <w:fldChar w:fldCharType="separate"/>
      </w:r>
      <w:ins w:id="2244" w:author="Victor Cameo" w:date="2017-03-24T18:15:00Z">
        <w:r w:rsidR="00A37FC3">
          <w:rPr>
            <w:noProof/>
          </w:rPr>
          <w:t>24</w:t>
        </w:r>
      </w:ins>
      <w:ins w:id="2245" w:author="Victor Cameo" w:date="2017-03-23T02:09:00Z">
        <w:r>
          <w:fldChar w:fldCharType="end"/>
        </w:r>
        <w:bookmarkEnd w:id="2241"/>
        <w:r>
          <w:t xml:space="preserve"> </w:t>
        </w:r>
        <w:r w:rsidRPr="00D8759B">
          <w:t>Quantum Espresso - KNL vs BDW vs BGQ (at scale)</w:t>
        </w:r>
        <w:bookmarkEnd w:id="2242"/>
      </w:ins>
    </w:p>
    <w:p w14:paraId="1B9A7B49" w14:textId="391CAC70" w:rsidR="00E374AB" w:rsidRPr="00E374AB" w:rsidRDefault="00DE2429" w:rsidP="00E374AB">
      <w:pPr>
        <w:pStyle w:val="NormalPRACE"/>
        <w:rPr>
          <w:ins w:id="2246" w:author="Victor Cameo" w:date="2017-03-23T02:08:00Z"/>
          <w:lang w:val="en-US" w:eastAsia="en-GB"/>
          <w:rPrChange w:id="2247" w:author="Victor Cameo" w:date="2017-03-23T02:08:00Z">
            <w:rPr>
              <w:ins w:id="2248" w:author="Victor Cameo" w:date="2017-03-23T02:08:00Z"/>
              <w:lang w:eastAsia="en-GB"/>
            </w:rPr>
          </w:rPrChange>
        </w:rPr>
      </w:pPr>
      <w:ins w:id="2249" w:author="Victor Cameo" w:date="2017-03-23T02:10:00Z">
        <w:r>
          <w:rPr>
            <w:lang w:val="en-US" w:eastAsia="en-GB"/>
          </w:rPr>
          <w:fldChar w:fldCharType="begin"/>
        </w:r>
        <w:r>
          <w:rPr>
            <w:lang w:val="en-US" w:eastAsia="en-GB"/>
          </w:rPr>
          <w:instrText xml:space="preserve"> REF _Ref477998355 \h </w:instrText>
        </w:r>
      </w:ins>
      <w:r>
        <w:rPr>
          <w:lang w:val="en-US" w:eastAsia="en-GB"/>
        </w:rPr>
      </w:r>
      <w:r>
        <w:rPr>
          <w:lang w:val="en-US" w:eastAsia="en-GB"/>
        </w:rPr>
        <w:fldChar w:fldCharType="separate"/>
      </w:r>
      <w:ins w:id="2250" w:author="Victor Cameo" w:date="2017-03-24T18:15:00Z">
        <w:r w:rsidR="00A37FC3">
          <w:t xml:space="preserve">Figure </w:t>
        </w:r>
        <w:r w:rsidR="00A37FC3">
          <w:rPr>
            <w:noProof/>
          </w:rPr>
          <w:t>24</w:t>
        </w:r>
      </w:ins>
      <w:ins w:id="2251" w:author="Victor Cameo" w:date="2017-03-23T02:10:00Z">
        <w:r>
          <w:rPr>
            <w:lang w:val="en-US" w:eastAsia="en-GB"/>
          </w:rPr>
          <w:fldChar w:fldCharType="end"/>
        </w:r>
        <w:r>
          <w:rPr>
            <w:lang w:val="en-US" w:eastAsia="en-GB"/>
          </w:rPr>
          <w:t xml:space="preserve"> presents </w:t>
        </w:r>
      </w:ins>
      <w:ins w:id="2252" w:author="Victor Cameo" w:date="2017-03-23T02:08:00Z">
        <w:r w:rsidR="00E374AB" w:rsidRPr="00E374AB">
          <w:rPr>
            <w:lang w:val="en-US" w:eastAsia="en-GB"/>
          </w:rPr>
          <w:t xml:space="preserve">CNT10POR8 which is the large test case, even though it is using the </w:t>
        </w:r>
        <w:proofErr w:type="spellStart"/>
        <w:r w:rsidR="00E374AB" w:rsidRPr="00E374AB">
          <w:rPr>
            <w:lang w:val="en-US" w:eastAsia="en-GB"/>
          </w:rPr>
          <w:t>cp.x</w:t>
        </w:r>
        <w:proofErr w:type="spellEnd"/>
        <w:r w:rsidR="00E374AB" w:rsidRPr="00E374AB">
          <w:rPr>
            <w:lang w:val="en-US" w:eastAsia="en-GB"/>
          </w:rPr>
          <w:t xml:space="preserve"> executable (i.</w:t>
        </w:r>
        <w:r w:rsidR="00E374AB">
          <w:rPr>
            <w:lang w:val="en-US" w:eastAsia="en-GB"/>
          </w:rPr>
          <w:t>e. Car-</w:t>
        </w:r>
        <w:proofErr w:type="spellStart"/>
        <w:proofErr w:type="gramStart"/>
        <w:r w:rsidR="00E374AB">
          <w:rPr>
            <w:lang w:val="en-US" w:eastAsia="en-GB"/>
          </w:rPr>
          <w:t>parinello</w:t>
        </w:r>
        <w:proofErr w:type="spellEnd"/>
        <w:r w:rsidR="00E374AB">
          <w:rPr>
            <w:lang w:val="en-US" w:eastAsia="en-GB"/>
          </w:rPr>
          <w:t>)  rather</w:t>
        </w:r>
        <w:proofErr w:type="gramEnd"/>
        <w:r w:rsidR="00E374AB">
          <w:rPr>
            <w:lang w:val="en-US" w:eastAsia="en-GB"/>
          </w:rPr>
          <w:t xml:space="preserve"> than </w:t>
        </w:r>
        <w:r w:rsidR="00E374AB" w:rsidRPr="00E374AB">
          <w:rPr>
            <w:lang w:val="en-US" w:eastAsia="en-GB"/>
          </w:rPr>
          <w:t xml:space="preserve">the usual </w:t>
        </w:r>
        <w:proofErr w:type="spellStart"/>
        <w:r w:rsidR="00E374AB" w:rsidRPr="00E374AB">
          <w:rPr>
            <w:lang w:val="en-US" w:eastAsia="en-GB"/>
          </w:rPr>
          <w:t>pw.x</w:t>
        </w:r>
        <w:proofErr w:type="spellEnd"/>
        <w:r w:rsidR="00E374AB" w:rsidRPr="00E374AB">
          <w:rPr>
            <w:lang w:val="en-US" w:eastAsia="en-GB"/>
          </w:rPr>
          <w:t xml:space="preserve">  (PW SCF calculation).</w:t>
        </w:r>
      </w:ins>
    </w:p>
    <w:p w14:paraId="1078626F" w14:textId="77777777" w:rsidR="00E374AB" w:rsidRDefault="00E374AB" w:rsidP="007808D4">
      <w:pPr>
        <w:pStyle w:val="NormalPRACE"/>
        <w:rPr>
          <w:ins w:id="2253" w:author="Victor Cameo" w:date="2017-03-23T02:08:00Z"/>
          <w:lang w:eastAsia="en-GB"/>
        </w:rPr>
      </w:pPr>
    </w:p>
    <w:p w14:paraId="5018D6BA" w14:textId="73FF30FB" w:rsidR="00116E7C" w:rsidRPr="00C32215" w:rsidRDefault="00916DAD" w:rsidP="007808D4">
      <w:pPr>
        <w:pStyle w:val="NormalPRACE"/>
        <w:rPr>
          <w:lang w:eastAsia="en-GB"/>
        </w:rPr>
      </w:pPr>
      <w:del w:id="2254" w:author="Victor Cameo" w:date="2017-03-23T01:58:00Z">
        <w:r w:rsidDel="007808D4">
          <w:rPr>
            <w:lang w:eastAsia="en-GB"/>
          </w:rPr>
          <w:delText xml:space="preserve"> shows </w:delText>
        </w:r>
        <w:r w:rsidR="00D23716" w:rsidDel="007808D4">
          <w:rPr>
            <w:lang w:eastAsia="en-GB"/>
          </w:rPr>
          <w:delText>first result for KNL</w:delText>
        </w:r>
        <w:r w:rsidDel="007808D4">
          <w:rPr>
            <w:lang w:eastAsia="en-GB"/>
          </w:rPr>
          <w:delText>.</w:delText>
        </w:r>
        <w:r w:rsidR="0045383C" w:rsidDel="007808D4">
          <w:rPr>
            <w:lang w:eastAsia="en-GB"/>
          </w:rPr>
          <w:delText xml:space="preserve"> As well as for GPU, this test case is very small and should be updated.</w:delText>
        </w:r>
      </w:del>
    </w:p>
    <w:p w14:paraId="6D4C8694" w14:textId="7903EAAA" w:rsidR="00116E7C" w:rsidRDefault="00116E7C" w:rsidP="00116E7C">
      <w:pPr>
        <w:pStyle w:val="Heading3"/>
      </w:pPr>
      <w:bookmarkStart w:id="2255" w:name="_Toc478142722"/>
      <w:r w:rsidRPr="00C32215">
        <w:t>Synthetic benchmarks (SHOC)</w:t>
      </w:r>
      <w:bookmarkEnd w:id="2255"/>
    </w:p>
    <w:p w14:paraId="41E25EE3" w14:textId="04180B07" w:rsidR="00E27A9A" w:rsidRDefault="00E27A9A" w:rsidP="00E27A9A">
      <w:pPr>
        <w:pStyle w:val="NormalPRACE"/>
      </w:pPr>
      <w:r>
        <w:t xml:space="preserve">The SHOC benchmark has been run on </w:t>
      </w:r>
      <w:proofErr w:type="spellStart"/>
      <w:r w:rsidR="0069361E">
        <w:t>Cartesius</w:t>
      </w:r>
      <w:proofErr w:type="spellEnd"/>
      <w:r w:rsidR="0069361E">
        <w:t xml:space="preserve">, </w:t>
      </w:r>
      <w:proofErr w:type="spellStart"/>
      <w:r w:rsidR="0069361E">
        <w:t>Ouessant</w:t>
      </w:r>
      <w:proofErr w:type="spellEnd"/>
      <w:r w:rsidR="0069361E">
        <w:t xml:space="preserve"> and </w:t>
      </w:r>
      <w:proofErr w:type="spellStart"/>
      <w:r w:rsidR="0069361E">
        <w:t>MareNostrum</w:t>
      </w:r>
      <w:proofErr w:type="spellEnd"/>
      <w:r w:rsidR="0069361E">
        <w:t xml:space="preserve">. </w:t>
      </w:r>
      <w:r w:rsidR="0069361E">
        <w:fldChar w:fldCharType="begin"/>
      </w:r>
      <w:r w:rsidR="0069361E">
        <w:instrText xml:space="preserve"> REF _Ref477773433 \h </w:instrText>
      </w:r>
      <w:r w:rsidR="0069361E">
        <w:fldChar w:fldCharType="separate"/>
      </w:r>
      <w:ins w:id="2256" w:author="Victor Cameo" w:date="2017-03-24T18:15:00Z">
        <w:r w:rsidR="00A37FC3">
          <w:t xml:space="preserve">Table </w:t>
        </w:r>
        <w:r w:rsidR="00A37FC3">
          <w:rPr>
            <w:noProof/>
          </w:rPr>
          <w:t>8</w:t>
        </w:r>
      </w:ins>
      <w:del w:id="2257" w:author="Victor Cameo" w:date="2017-03-24T18:15:00Z">
        <w:r w:rsidR="0069361E" w:rsidDel="00A37FC3">
          <w:delText xml:space="preserve">Table </w:delText>
        </w:r>
        <w:r w:rsidR="0069361E" w:rsidDel="00A37FC3">
          <w:rPr>
            <w:noProof/>
          </w:rPr>
          <w:delText>4</w:delText>
        </w:r>
      </w:del>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 xml:space="preserve">K40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Offload</w:t>
            </w:r>
            <w:proofErr w:type="spellEnd"/>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 xml:space="preserve">KNC </w:t>
            </w:r>
            <w:proofErr w:type="spellStart"/>
            <w:r>
              <w:rPr>
                <w:rFonts w:ascii="Calibri" w:hAnsi="Calibri"/>
                <w:color w:val="000000"/>
              </w:rPr>
              <w:t>OpenCL</w:t>
            </w:r>
            <w:proofErr w:type="spellEnd"/>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proofErr w:type="spellStart"/>
            <w:r>
              <w:rPr>
                <w:rFonts w:ascii="Calibri" w:hAnsi="Calibri"/>
                <w:color w:val="000000"/>
              </w:rPr>
              <w:t>Haswell</w:t>
            </w:r>
            <w:proofErr w:type="spellEnd"/>
            <w:r>
              <w:rPr>
                <w:rFonts w:ascii="Calibri" w:hAnsi="Calibri"/>
                <w:color w:val="000000"/>
              </w:rPr>
              <w:t xml:space="preserve"> </w:t>
            </w:r>
            <w:proofErr w:type="spellStart"/>
            <w:r>
              <w:rPr>
                <w:rFonts w:ascii="Calibri" w:hAnsi="Calibri"/>
                <w:color w:val="000000"/>
              </w:rPr>
              <w:t>OpenCL</w:t>
            </w:r>
            <w:proofErr w:type="spellEnd"/>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proofErr w:type="spellStart"/>
            <w:r>
              <w:rPr>
                <w:rFonts w:ascii="Calibri" w:hAnsi="Calibri"/>
                <w:color w:val="000000"/>
              </w:rPr>
              <w:t>BusSpeedDownload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proofErr w:type="spellStart"/>
            <w:r>
              <w:rPr>
                <w:rFonts w:ascii="Calibri" w:hAnsi="Calibri"/>
                <w:color w:val="000000"/>
              </w:rPr>
              <w:t>BusSpeedReadback</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proofErr w:type="spellStart"/>
            <w:r>
              <w:rPr>
                <w:rFonts w:ascii="Calibri" w:hAnsi="Calibri"/>
                <w:color w:val="000000"/>
              </w:rPr>
              <w:lastRenderedPageBreak/>
              <w:t>maxspflops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proofErr w:type="spellStart"/>
            <w:r>
              <w:rPr>
                <w:rFonts w:ascii="Calibri" w:hAnsi="Calibri"/>
                <w:color w:val="000000"/>
              </w:rPr>
              <w:t>maxdpflops</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proofErr w:type="spellStart"/>
            <w:r>
              <w:rPr>
                <w:rFonts w:ascii="Calibri" w:hAnsi="Calibri"/>
                <w:color w:val="000000"/>
              </w:rPr>
              <w:t>gmem_readbw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proofErr w:type="spellStart"/>
            <w:r>
              <w:rPr>
                <w:rFonts w:ascii="Calibri" w:hAnsi="Calibri"/>
                <w:color w:val="000000"/>
              </w:rPr>
              <w:t>gmem_readbw_strided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proofErr w:type="spellStart"/>
            <w:r>
              <w:rPr>
                <w:rFonts w:ascii="Calibri" w:hAnsi="Calibri"/>
                <w:color w:val="000000"/>
              </w:rPr>
              <w:t>gmem_writebw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proofErr w:type="spellStart"/>
            <w:r>
              <w:rPr>
                <w:rFonts w:ascii="Calibri" w:hAnsi="Calibri"/>
                <w:color w:val="000000"/>
              </w:rPr>
              <w:t>gmem_writebw_strided</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proofErr w:type="spellStart"/>
            <w:r>
              <w:rPr>
                <w:rFonts w:ascii="Calibri" w:hAnsi="Calibri"/>
                <w:color w:val="000000"/>
              </w:rPr>
              <w:t>lmem_readbw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proofErr w:type="spellStart"/>
            <w:r>
              <w:rPr>
                <w:rFonts w:ascii="Calibri" w:hAnsi="Calibri"/>
                <w:color w:val="000000"/>
              </w:rPr>
              <w:t>lmem_writebw</w:t>
            </w:r>
            <w:proofErr w:type="spellEnd"/>
            <w:r>
              <w:rPr>
                <w:rFonts w:ascii="Calibri" w:hAnsi="Calibri"/>
                <w:color w:val="000000"/>
              </w:rPr>
              <w:t xml:space="preserve">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 xml:space="preserve">91,935,100 </w:t>
            </w:r>
            <w:proofErr w:type="spellStart"/>
            <w:r>
              <w:rPr>
                <w:rFonts w:ascii="Calibri" w:hAnsi="Calibri"/>
                <w:color w:val="000000"/>
              </w:rPr>
              <w:t>Edges</w:t>
            </w:r>
            <w:proofErr w:type="spellEnd"/>
            <w:r>
              <w:rPr>
                <w:rFonts w:ascii="Calibri" w:hAnsi="Calibri"/>
                <w:color w:val="000000"/>
              </w:rPr>
              <w:t>/s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w:t>
            </w:r>
            <w:proofErr w:type="spellStart"/>
            <w:r>
              <w:rPr>
                <w:rFonts w:ascii="Calibri" w:hAnsi="Calibri"/>
                <w:color w:val="000000"/>
              </w:rPr>
              <w:t>Edges</w:t>
            </w:r>
            <w:proofErr w:type="spellEnd"/>
            <w:r>
              <w:rPr>
                <w:rFonts w:ascii="Calibri" w:hAnsi="Calibri"/>
                <w:color w:val="000000"/>
              </w:rPr>
              <w:t xml:space="preserve">/s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w:t>
            </w:r>
            <w:proofErr w:type="spellStart"/>
            <w:r>
              <w:rPr>
                <w:rFonts w:ascii="Calibri" w:hAnsi="Calibri"/>
                <w:color w:val="000000"/>
              </w:rPr>
              <w:t>Edges</w:t>
            </w:r>
            <w:proofErr w:type="spellEnd"/>
            <w:r>
              <w:rPr>
                <w:rFonts w:ascii="Calibri" w:hAnsi="Calibri"/>
                <w:color w:val="000000"/>
              </w:rPr>
              <w:t xml:space="preserve">/s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proofErr w:type="spellStart"/>
            <w:r>
              <w:rPr>
                <w:rFonts w:ascii="Calibri" w:hAnsi="Calibri"/>
                <w:color w:val="000000"/>
              </w:rPr>
              <w:t>FFT_sp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proofErr w:type="spellStart"/>
            <w:r>
              <w:rPr>
                <w:rFonts w:ascii="Calibri" w:hAnsi="Calibri"/>
                <w:color w:val="000000"/>
              </w:rPr>
              <w:t>FFT_dp</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proofErr w:type="spellStart"/>
            <w:r>
              <w:rPr>
                <w:rFonts w:ascii="Calibri" w:hAnsi="Calibri"/>
                <w:color w:val="000000"/>
              </w:rPr>
              <w:t>Reduction</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proofErr w:type="spellStart"/>
            <w:r>
              <w:rPr>
                <w:rFonts w:ascii="Calibri" w:hAnsi="Calibri"/>
                <w:color w:val="000000"/>
              </w:rPr>
              <w:t>Sort</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proofErr w:type="spellStart"/>
            <w:r>
              <w:rPr>
                <w:rFonts w:ascii="Calibri" w:hAnsi="Calibri"/>
                <w:color w:val="000000"/>
              </w:rPr>
              <w:lastRenderedPageBreak/>
              <w:t>Spmv</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proofErr w:type="spellStart"/>
            <w:r>
              <w:rPr>
                <w:rFonts w:ascii="Calibri" w:hAnsi="Calibri"/>
                <w:color w:val="000000"/>
              </w:rPr>
              <w:t>Triad</w:t>
            </w:r>
            <w:proofErr w:type="spellEnd"/>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13F5458" w:rsidR="008E6BDB" w:rsidRPr="00C32215" w:rsidRDefault="00B02D86" w:rsidP="00B02D86">
      <w:pPr>
        <w:pStyle w:val="Caption"/>
      </w:pPr>
      <w:bookmarkStart w:id="2258" w:name="_Ref477773433"/>
      <w:bookmarkStart w:id="2259" w:name="_Toc478142753"/>
      <w:r>
        <w:t xml:space="preserve">Table </w:t>
      </w:r>
      <w:ins w:id="2260" w:author="Victor Cameo" w:date="2017-03-24T18:11:00Z">
        <w:r w:rsidR="001C48A5">
          <w:fldChar w:fldCharType="begin"/>
        </w:r>
        <w:r w:rsidR="001C48A5">
          <w:instrText xml:space="preserve"> SEQ Table \* ARABIC </w:instrText>
        </w:r>
      </w:ins>
      <w:r w:rsidR="001C48A5">
        <w:fldChar w:fldCharType="separate"/>
      </w:r>
      <w:ins w:id="2261" w:author="Victor Cameo" w:date="2017-03-24T18:15:00Z">
        <w:r w:rsidR="00A37FC3">
          <w:rPr>
            <w:noProof/>
          </w:rPr>
          <w:t>8</w:t>
        </w:r>
      </w:ins>
      <w:ins w:id="2262" w:author="Victor Cameo" w:date="2017-03-24T18:11:00Z">
        <w:r w:rsidR="001C48A5">
          <w:fldChar w:fldCharType="end"/>
        </w:r>
      </w:ins>
      <w:del w:id="2263" w:author="Victor Cameo" w:date="2017-03-24T18:11:00Z">
        <w:r w:rsidR="00427B4E" w:rsidDel="001C48A5">
          <w:fldChar w:fldCharType="begin"/>
        </w:r>
        <w:r w:rsidR="00427B4E" w:rsidDel="001C48A5">
          <w:delInstrText xml:space="preserve"> SEQ Table \* ARABIC </w:delInstrText>
        </w:r>
        <w:r w:rsidR="00427B4E" w:rsidDel="001C48A5">
          <w:fldChar w:fldCharType="separate"/>
        </w:r>
      </w:del>
      <w:del w:id="2264" w:author="Victor Cameo" w:date="2017-03-23T01:27:00Z">
        <w:r w:rsidR="00427B4E" w:rsidDel="009259F3">
          <w:rPr>
            <w:noProof/>
          </w:rPr>
          <w:delText>4</w:delText>
        </w:r>
      </w:del>
      <w:del w:id="2265" w:author="Victor Cameo" w:date="2017-03-24T18:11:00Z">
        <w:r w:rsidR="00427B4E" w:rsidDel="001C48A5">
          <w:fldChar w:fldCharType="end"/>
        </w:r>
      </w:del>
      <w:bookmarkEnd w:id="2258"/>
      <w:r>
        <w:t xml:space="preserve"> </w:t>
      </w:r>
      <w:r w:rsidRPr="001703E9">
        <w:t xml:space="preserve">Synthetic benchmarks results on </w:t>
      </w:r>
      <w:r w:rsidR="00730CDE">
        <w:t>GPU and Xeon Phi</w:t>
      </w:r>
      <w:bookmarkEnd w:id="2259"/>
    </w:p>
    <w:p w14:paraId="6A57671D" w14:textId="17D47B46" w:rsidR="00591606" w:rsidRDefault="00591606" w:rsidP="00947E32">
      <w:pPr>
        <w:pStyle w:val="NormalPRACE"/>
        <w:rPr>
          <w:ins w:id="2266" w:author="Victor Cameo" w:date="2017-03-23T02:16:00Z"/>
          <w:lang w:eastAsia="en-GB"/>
        </w:rPr>
      </w:pPr>
      <w:commentRangeStart w:id="2267"/>
      <w:r w:rsidRPr="00C32215">
        <w:rPr>
          <w:lang w:eastAsia="en-GB"/>
        </w:rPr>
        <w:t>Measures marked red are not relevant and should not be considered</w:t>
      </w:r>
      <w:del w:id="2268" w:author="Victor Cameo" w:date="2017-03-23T02:16:00Z">
        <w:r w:rsidRPr="00C32215" w:rsidDel="00863CFC">
          <w:rPr>
            <w:lang w:eastAsia="en-GB"/>
          </w:rPr>
          <w:delText>.</w:delText>
        </w:r>
        <w:commentRangeEnd w:id="2267"/>
        <w:r w:rsidR="00011841" w:rsidDel="00863CFC">
          <w:rPr>
            <w:rStyle w:val="CommentReference"/>
          </w:rPr>
          <w:commentReference w:id="2267"/>
        </w:r>
      </w:del>
      <w:ins w:id="2269" w:author="Victor Cameo" w:date="2017-03-23T02:16:00Z">
        <w:r w:rsidR="00863CFC">
          <w:rPr>
            <w:lang w:eastAsia="en-GB"/>
          </w:rPr>
          <w:t>:</w:t>
        </w:r>
      </w:ins>
    </w:p>
    <w:p w14:paraId="5F0209F5" w14:textId="49B6D8C5" w:rsidR="004A1F93" w:rsidRDefault="00CF031F" w:rsidP="004A1F93">
      <w:pPr>
        <w:pStyle w:val="NormalPRACE"/>
        <w:rPr>
          <w:ins w:id="2270" w:author="Victor Cameo" w:date="2017-03-23T02:20:00Z"/>
          <w:lang w:eastAsia="en-GB"/>
        </w:rPr>
      </w:pPr>
      <w:ins w:id="2271" w:author="Victor Cameo" w:date="2017-03-23T02:24:00Z">
        <w:r>
          <w:rPr>
            <w:lang w:eastAsia="en-GB"/>
          </w:rPr>
          <w:t>K</w:t>
        </w:r>
      </w:ins>
      <w:ins w:id="2272" w:author="Victor Cameo" w:date="2017-03-23T02:20:00Z">
        <w:r w:rsidR="004A1F93">
          <w:rPr>
            <w:lang w:eastAsia="en-GB"/>
          </w:rPr>
          <w:t xml:space="preserve">NC </w:t>
        </w:r>
        <w:proofErr w:type="spellStart"/>
        <w:r w:rsidR="004A1F93">
          <w:rPr>
            <w:lang w:eastAsia="en-GB"/>
          </w:rPr>
          <w:t>MaxFlops</w:t>
        </w:r>
        <w:proofErr w:type="spellEnd"/>
        <w:r w:rsidR="004A1F93">
          <w:rPr>
            <w:lang w:eastAsia="en-GB"/>
          </w:rPr>
          <w:t xml:space="preserve"> (both SP and DP): In this </w:t>
        </w:r>
        <w:proofErr w:type="gramStart"/>
        <w:r w:rsidR="004A1F93">
          <w:rPr>
            <w:lang w:eastAsia="en-GB"/>
          </w:rPr>
          <w:t>case</w:t>
        </w:r>
        <w:proofErr w:type="gramEnd"/>
        <w:r w:rsidR="004A1F93">
          <w:rPr>
            <w:lang w:eastAsia="en-GB"/>
          </w:rPr>
          <w:t xml:space="preserve"> the compiler optimizes away some of the computation (although it shouldn't) </w:t>
        </w:r>
      </w:ins>
      <w:ins w:id="2273" w:author="Victor Cameo" w:date="2017-03-23T02:24:00Z">
        <w:r>
          <w:rPr>
            <w:lang w:eastAsia="en-GB"/>
          </w:rPr>
          <w:fldChar w:fldCharType="begin"/>
        </w:r>
        <w:r>
          <w:rPr>
            <w:lang w:eastAsia="en-GB"/>
          </w:rPr>
          <w:instrText xml:space="preserve"> REF _Ref477999206 \r \h </w:instrText>
        </w:r>
      </w:ins>
      <w:r>
        <w:rPr>
          <w:lang w:eastAsia="en-GB"/>
        </w:rPr>
      </w:r>
      <w:r>
        <w:rPr>
          <w:lang w:eastAsia="en-GB"/>
        </w:rPr>
        <w:fldChar w:fldCharType="separate"/>
      </w:r>
      <w:ins w:id="2274" w:author="Victor Cameo" w:date="2017-03-24T18:15:00Z">
        <w:r w:rsidR="00A37FC3">
          <w:rPr>
            <w:lang w:eastAsia="en-GB"/>
          </w:rPr>
          <w:t>[19]</w:t>
        </w:r>
      </w:ins>
      <w:ins w:id="2275" w:author="Victor Cameo" w:date="2017-03-23T02:24:00Z">
        <w:r>
          <w:rPr>
            <w:lang w:eastAsia="en-GB"/>
          </w:rPr>
          <w:fldChar w:fldCharType="end"/>
        </w:r>
      </w:ins>
      <w:ins w:id="2276" w:author="Victor Cameo" w:date="2017-03-23T02:20:00Z">
        <w:r w:rsidR="004A1F93">
          <w:rPr>
            <w:lang w:eastAsia="en-GB"/>
          </w:rPr>
          <w:t>.</w:t>
        </w:r>
      </w:ins>
    </w:p>
    <w:p w14:paraId="6C44F1DD" w14:textId="17126D76" w:rsidR="004A1F93" w:rsidRDefault="004A1F93" w:rsidP="004A1F93">
      <w:pPr>
        <w:pStyle w:val="NormalPRACE"/>
        <w:rPr>
          <w:ins w:id="2277" w:author="Victor Cameo" w:date="2017-03-23T02:20:00Z"/>
          <w:lang w:eastAsia="en-GB"/>
        </w:rPr>
      </w:pPr>
      <w:ins w:id="2278" w:author="Victor Cameo" w:date="2017-03-23T02:20:00Z">
        <w:r>
          <w:rPr>
            <w:lang w:eastAsia="en-GB"/>
          </w:rPr>
          <w:t xml:space="preserve">KNC </w:t>
        </w:r>
        <w:proofErr w:type="spellStart"/>
        <w:r>
          <w:rPr>
            <w:lang w:eastAsia="en-GB"/>
          </w:rPr>
          <w:t>SpMV</w:t>
        </w:r>
        <w:proofErr w:type="spellEnd"/>
        <w:r>
          <w:rPr>
            <w:lang w:eastAsia="en-GB"/>
          </w:rPr>
          <w:t xml:space="preserve">: For these </w:t>
        </w:r>
        <w:proofErr w:type="gramStart"/>
        <w:r>
          <w:rPr>
            <w:lang w:eastAsia="en-GB"/>
          </w:rPr>
          <w:t>benchmarks</w:t>
        </w:r>
        <w:proofErr w:type="gramEnd"/>
        <w:r>
          <w:rPr>
            <w:lang w:eastAsia="en-GB"/>
          </w:rPr>
          <w:t xml:space="preserve"> </w:t>
        </w:r>
      </w:ins>
      <w:ins w:id="2279" w:author="Victor Cameo" w:date="2017-03-23T02:25:00Z">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ins>
      <w:r w:rsidR="00CF031F">
        <w:rPr>
          <w:lang w:eastAsia="en-GB"/>
        </w:rPr>
      </w:r>
      <w:r w:rsidR="00CF031F">
        <w:rPr>
          <w:lang w:eastAsia="en-GB"/>
        </w:rPr>
        <w:fldChar w:fldCharType="separate"/>
      </w:r>
      <w:ins w:id="2280" w:author="Victor Cameo" w:date="2017-03-24T18:15:00Z">
        <w:r w:rsidR="00A37FC3">
          <w:rPr>
            <w:lang w:eastAsia="en-GB"/>
          </w:rPr>
          <w:t>[20]</w:t>
        </w:r>
      </w:ins>
      <w:ins w:id="2281" w:author="Victor Cameo" w:date="2017-03-23T02:25:00Z">
        <w:r w:rsidR="00CF031F">
          <w:rPr>
            <w:lang w:eastAsia="en-GB"/>
          </w:rPr>
          <w:fldChar w:fldCharType="end"/>
        </w:r>
        <w:r w:rsidR="00CF031F">
          <w:rPr>
            <w:lang w:eastAsia="en-GB"/>
          </w:rPr>
          <w:t>.</w:t>
        </w:r>
      </w:ins>
    </w:p>
    <w:p w14:paraId="2BFFA0C6" w14:textId="77777777" w:rsidR="004A1F93" w:rsidRDefault="004A1F93" w:rsidP="004A1F93">
      <w:pPr>
        <w:pStyle w:val="NormalPRACE"/>
        <w:rPr>
          <w:ins w:id="2282" w:author="Victor Cameo" w:date="2017-03-23T02:20:00Z"/>
          <w:lang w:eastAsia="en-GB"/>
        </w:rPr>
      </w:pPr>
      <w:proofErr w:type="spellStart"/>
      <w:ins w:id="2283" w:author="Victor Cameo" w:date="2017-03-23T02:20:00Z">
        <w:r>
          <w:rPr>
            <w:lang w:eastAsia="en-GB"/>
          </w:rPr>
          <w:t>aswell</w:t>
        </w:r>
        <w:proofErr w:type="spellEnd"/>
        <w:r>
          <w:rPr>
            <w:lang w:eastAsia="en-GB"/>
          </w:rPr>
          <w:t xml:space="preserve"> </w:t>
        </w:r>
        <w:proofErr w:type="spellStart"/>
        <w:r>
          <w:rPr>
            <w:lang w:eastAsia="en-GB"/>
          </w:rPr>
          <w:t>gmem_readbw_strided</w:t>
        </w:r>
        <w:proofErr w:type="spellEnd"/>
        <w:r>
          <w:rPr>
            <w:lang w:eastAsia="en-GB"/>
          </w:rPr>
          <w:t xml:space="preserve"> and </w:t>
        </w:r>
        <w:proofErr w:type="spellStart"/>
        <w:r>
          <w:rPr>
            <w:lang w:eastAsia="en-GB"/>
          </w:rPr>
          <w:t>gmem_writebw_strided</w:t>
        </w:r>
        <w:proofErr w:type="spellEnd"/>
        <w:r>
          <w:rPr>
            <w:lang w:eastAsia="en-GB"/>
          </w:rPr>
          <w:t xml:space="preserve">: </w:t>
        </w:r>
        <w:proofErr w:type="spellStart"/>
        <w:r>
          <w:rPr>
            <w:lang w:eastAsia="en-GB"/>
          </w:rPr>
          <w:t>strided</w:t>
        </w:r>
        <w:proofErr w:type="spellEnd"/>
        <w:r>
          <w:rPr>
            <w:lang w:eastAsia="en-GB"/>
          </w:rPr>
          <w:t xml:space="preserve"> read/write benchmarks doesn't make too much sense in the case of the CPU, as the data will be cache in the large L3 caches. It is reason why we see high number only in the Haswell case.</w:t>
        </w:r>
      </w:ins>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284" w:name="_Toc478142723"/>
      <w:r w:rsidRPr="00C32215">
        <w:t>SPECFEM3D</w:t>
      </w:r>
      <w:bookmarkEnd w:id="2284"/>
    </w:p>
    <w:p w14:paraId="251F2F2F" w14:textId="32B55B99" w:rsidR="00CF031F" w:rsidRDefault="00CF031F" w:rsidP="00116E7C">
      <w:pPr>
        <w:pStyle w:val="NormalPRACE"/>
        <w:rPr>
          <w:ins w:id="2285" w:author="Victor Cameo" w:date="2017-03-23T02:25:00Z"/>
        </w:rPr>
      </w:pPr>
      <w:ins w:id="2286" w:author="Victor Cameo" w:date="2017-03-23T02:25:00Z">
        <w:r>
          <w:t xml:space="preserve">Tests have been </w:t>
        </w:r>
      </w:ins>
      <w:ins w:id="2287" w:author="Victor Cameo" w:date="2017-03-23T02:26:00Z">
        <w:r>
          <w:t>carried</w:t>
        </w:r>
      </w:ins>
      <w:ins w:id="2288" w:author="Victor Cameo" w:date="2017-03-23T02:25:00Z">
        <w:r>
          <w:t xml:space="preserve"> </w:t>
        </w:r>
      </w:ins>
      <w:ins w:id="2289" w:author="Victor Cameo" w:date="2017-03-23T09:46:00Z">
        <w:r w:rsidR="00345A53">
          <w:t xml:space="preserve">out </w:t>
        </w:r>
      </w:ins>
      <w:ins w:id="2290" w:author="Victor Cameo" w:date="2017-03-23T02:26:00Z">
        <w:r>
          <w:t xml:space="preserve">on </w:t>
        </w:r>
        <w:proofErr w:type="spellStart"/>
        <w:r>
          <w:t>Ouessant</w:t>
        </w:r>
        <w:proofErr w:type="spellEnd"/>
        <w:r>
          <w:t xml:space="preserve"> and </w:t>
        </w:r>
        <w:proofErr w:type="spellStart"/>
        <w:r>
          <w:t>Firoul</w:t>
        </w:r>
        <w:proofErr w:type="spellEnd"/>
        <w:r>
          <w:t>.</w:t>
        </w:r>
      </w:ins>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60AACA3" w:rsidR="009F1D19" w:rsidRPr="00C32215" w:rsidRDefault="000B533E">
      <w:pPr>
        <w:pStyle w:val="Caption"/>
        <w:jc w:val="center"/>
        <w:pPrChange w:id="2291" w:author="Victor Cameo" w:date="2017-03-23T02:26:00Z">
          <w:pPr>
            <w:pStyle w:val="Caption"/>
          </w:pPr>
        </w:pPrChange>
      </w:pPr>
      <w:bookmarkStart w:id="2292" w:name="_Toc478142754"/>
      <w:r w:rsidRPr="00C32215">
        <w:t xml:space="preserve">Table </w:t>
      </w:r>
      <w:ins w:id="2293" w:author="Victor Cameo" w:date="2017-03-24T18:11:00Z">
        <w:r w:rsidR="001C48A5">
          <w:fldChar w:fldCharType="begin"/>
        </w:r>
        <w:r w:rsidR="001C48A5">
          <w:instrText xml:space="preserve"> SEQ Table \* ARABIC </w:instrText>
        </w:r>
      </w:ins>
      <w:r w:rsidR="001C48A5">
        <w:fldChar w:fldCharType="separate"/>
      </w:r>
      <w:ins w:id="2294" w:author="Victor Cameo" w:date="2017-03-24T18:15:00Z">
        <w:r w:rsidR="00A37FC3">
          <w:rPr>
            <w:noProof/>
          </w:rPr>
          <w:t>9</w:t>
        </w:r>
      </w:ins>
      <w:ins w:id="2295" w:author="Victor Cameo" w:date="2017-03-24T18:11:00Z">
        <w:r w:rsidR="001C48A5">
          <w:fldChar w:fldCharType="end"/>
        </w:r>
      </w:ins>
      <w:del w:id="2296" w:author="Victor Cameo" w:date="2017-03-24T18:11:00Z">
        <w:r w:rsidR="00427B4E" w:rsidDel="001C48A5">
          <w:fldChar w:fldCharType="begin"/>
        </w:r>
        <w:r w:rsidR="00427B4E" w:rsidDel="001C48A5">
          <w:delInstrText xml:space="preserve"> SEQ Table \* ARABIC </w:delInstrText>
        </w:r>
        <w:r w:rsidR="00427B4E" w:rsidDel="001C48A5">
          <w:fldChar w:fldCharType="separate"/>
        </w:r>
      </w:del>
      <w:del w:id="2297" w:author="Victor Cameo" w:date="2017-03-23T01:27:00Z">
        <w:r w:rsidR="00427B4E" w:rsidDel="009259F3">
          <w:rPr>
            <w:noProof/>
          </w:rPr>
          <w:delText>5</w:delText>
        </w:r>
      </w:del>
      <w:del w:id="2298" w:author="Victor Cameo" w:date="2017-03-24T18:11:00Z">
        <w:r w:rsidR="00427B4E" w:rsidDel="001C48A5">
          <w:fldChar w:fldCharType="end"/>
        </w:r>
      </w:del>
      <w:r w:rsidRPr="00C32215">
        <w:t xml:space="preserve"> SPECFEM 3D GLOBE results</w:t>
      </w:r>
      <w:r w:rsidR="00073DB8">
        <w:t xml:space="preserve"> (</w:t>
      </w:r>
      <w:r w:rsidR="000C6875">
        <w:t>run</w:t>
      </w:r>
      <w:r w:rsidR="00073DB8">
        <w:t xml:space="preserve"> time in second)</w:t>
      </w:r>
      <w:bookmarkEnd w:id="2292"/>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299" w:name="_Ref477340783"/>
      <w:bookmarkStart w:id="2300" w:name="_Toc478142724"/>
      <w:r w:rsidRPr="00C32215">
        <w:t>Conclusion and future work</w:t>
      </w:r>
      <w:bookmarkEnd w:id="2299"/>
      <w:bookmarkEnd w:id="2300"/>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A37FC3">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1"/>
      <w:footerReference w:type="default" r:id="rId5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45" w:author="Victor Cameo" w:date="2017-03-19T19:16:00Z" w:initials="VC">
    <w:p w14:paraId="266638CA" w14:textId="2311720C" w:rsidR="00040B8E" w:rsidRDefault="00040B8E">
      <w:pPr>
        <w:pStyle w:val="CommentText"/>
      </w:pPr>
      <w:r>
        <w:rPr>
          <w:rStyle w:val="CommentReference"/>
        </w:rPr>
        <w:annotationRef/>
      </w:r>
      <w:proofErr w:type="spellStart"/>
      <w:r>
        <w:t>To</w:t>
      </w:r>
      <w:proofErr w:type="spellEnd"/>
      <w:r>
        <w:t xml:space="preserve"> </w:t>
      </w:r>
      <w:proofErr w:type="spellStart"/>
      <w:r>
        <w:t>be</w:t>
      </w:r>
      <w:proofErr w:type="spellEnd"/>
      <w:r>
        <w:t xml:space="preserve"> </w:t>
      </w:r>
      <w:proofErr w:type="spellStart"/>
      <w:r>
        <w:t>updated</w:t>
      </w:r>
      <w:proofErr w:type="spellEnd"/>
    </w:p>
  </w:comment>
  <w:comment w:id="1767" w:author="Victor Cameo" w:date="2017-03-19T19:18:00Z" w:initials="VC">
    <w:p w14:paraId="17AECD9F" w14:textId="413ACB62" w:rsidR="00040B8E" w:rsidRDefault="00040B8E">
      <w:pPr>
        <w:pStyle w:val="CommentText"/>
        <w:rPr>
          <w:rStyle w:val="CommentReference"/>
        </w:rPr>
      </w:pPr>
      <w:proofErr w:type="spellStart"/>
      <w:r>
        <w:rPr>
          <w:rStyle w:val="CommentReference"/>
        </w:rPr>
        <w:t>Missing</w:t>
      </w:r>
      <w:proofErr w:type="spellEnd"/>
      <w:r>
        <w:rPr>
          <w:rStyle w:val="CommentReference"/>
        </w:rPr>
        <w:t xml:space="preserve"> GPAW </w:t>
      </w:r>
      <w:proofErr w:type="spellStart"/>
      <w:r>
        <w:rPr>
          <w:rStyle w:val="CommentReference"/>
        </w:rPr>
        <w:t>and</w:t>
      </w:r>
      <w:proofErr w:type="spellEnd"/>
      <w:r>
        <w:rPr>
          <w:rStyle w:val="CommentReference"/>
        </w:rPr>
        <w:t xml:space="preserve"> </w:t>
      </w:r>
      <w:proofErr w:type="spellStart"/>
      <w:r>
        <w:rPr>
          <w:rStyle w:val="CommentReference"/>
        </w:rPr>
        <w:t>Alya</w:t>
      </w:r>
      <w:proofErr w:type="spellEnd"/>
      <w:r>
        <w:rPr>
          <w:rStyle w:val="CommentReference"/>
        </w:rPr>
        <w:t xml:space="preserve"> </w:t>
      </w:r>
      <w:proofErr w:type="spellStart"/>
      <w:r>
        <w:rPr>
          <w:rStyle w:val="CommentReference"/>
        </w:rPr>
        <w:t>comments</w:t>
      </w:r>
      <w:proofErr w:type="spellEnd"/>
    </w:p>
    <w:p w14:paraId="480D3C2C" w14:textId="38261DEF" w:rsidR="00040B8E" w:rsidRDefault="00040B8E">
      <w:pPr>
        <w:pStyle w:val="CommentText"/>
        <w:rPr>
          <w:rStyle w:val="CommentReference"/>
        </w:rPr>
      </w:pPr>
      <w:r>
        <w:rPr>
          <w:rStyle w:val="CommentReference"/>
        </w:rPr>
        <w:annotationRef/>
      </w:r>
      <w:r>
        <w:rPr>
          <w:rStyle w:val="CommentReference"/>
        </w:rPr>
        <w:t xml:space="preserve">A </w:t>
      </w:r>
      <w:proofErr w:type="spellStart"/>
      <w:r>
        <w:rPr>
          <w:rStyle w:val="CommentReference"/>
        </w:rPr>
        <w:t>relire</w:t>
      </w:r>
      <w:proofErr w:type="spellEnd"/>
      <w:r>
        <w:rPr>
          <w:rStyle w:val="CommentReference"/>
        </w:rPr>
        <w:t xml:space="preserve"> </w:t>
      </w:r>
      <w:proofErr w:type="spellStart"/>
      <w:r>
        <w:rPr>
          <w:rStyle w:val="CommentReference"/>
        </w:rPr>
        <w:t>correctement</w:t>
      </w:r>
      <w:proofErr w:type="spellEnd"/>
      <w:r>
        <w:rPr>
          <w:rStyle w:val="CommentReference"/>
        </w:rPr>
        <w:t xml:space="preserve">. </w:t>
      </w:r>
      <w:proofErr w:type="spellStart"/>
      <w:r>
        <w:rPr>
          <w:rStyle w:val="CommentReference"/>
        </w:rPr>
        <w:t>Penser</w:t>
      </w:r>
      <w:proofErr w:type="spellEnd"/>
      <w:r>
        <w:rPr>
          <w:rStyle w:val="CommentReference"/>
        </w:rPr>
        <w:t xml:space="preserve"> à:</w:t>
      </w:r>
    </w:p>
    <w:p w14:paraId="2F6F21DF" w14:textId="1FF5D5F9" w:rsidR="00040B8E" w:rsidRPr="00361F6C" w:rsidRDefault="00040B8E" w:rsidP="00361F6C">
      <w:pPr>
        <w:pStyle w:val="CommentText"/>
        <w:numPr>
          <w:ilvl w:val="0"/>
          <w:numId w:val="27"/>
        </w:numPr>
        <w:rPr>
          <w:rStyle w:val="CommentReference"/>
          <w:sz w:val="24"/>
          <w:szCs w:val="24"/>
        </w:rPr>
      </w:pPr>
      <w:r>
        <w:rPr>
          <w:rStyle w:val="CommentReference"/>
        </w:rPr>
        <w:t xml:space="preserve">Description des </w:t>
      </w:r>
      <w:proofErr w:type="spellStart"/>
      <w:r>
        <w:rPr>
          <w:rStyle w:val="CommentReference"/>
        </w:rPr>
        <w:t>machines</w:t>
      </w:r>
      <w:proofErr w:type="spellEnd"/>
      <w:r>
        <w:rPr>
          <w:rStyle w:val="CommentReference"/>
        </w:rPr>
        <w:t>.</w:t>
      </w:r>
    </w:p>
    <w:p w14:paraId="0EEB85B3" w14:textId="3AABD87E" w:rsidR="00040B8E" w:rsidRDefault="00040B8E" w:rsidP="00361F6C">
      <w:pPr>
        <w:pStyle w:val="CommentText"/>
        <w:numPr>
          <w:ilvl w:val="0"/>
          <w:numId w:val="27"/>
        </w:numPr>
        <w:rPr>
          <w:rStyle w:val="CommentReference"/>
          <w:sz w:val="24"/>
          <w:szCs w:val="24"/>
        </w:rPr>
      </w:pPr>
      <w:r>
        <w:rPr>
          <w:rStyle w:val="CommentReference"/>
        </w:rPr>
        <w:t xml:space="preserve"> Faire </w:t>
      </w:r>
      <w:proofErr w:type="spellStart"/>
      <w:r>
        <w:rPr>
          <w:rStyle w:val="CommentReference"/>
        </w:rPr>
        <w:t>un</w:t>
      </w:r>
      <w:proofErr w:type="spellEnd"/>
      <w:r>
        <w:rPr>
          <w:rStyle w:val="CommentReference"/>
        </w:rPr>
        <w:t xml:space="preserve"> </w:t>
      </w:r>
      <w:proofErr w:type="spellStart"/>
      <w:r>
        <w:rPr>
          <w:rStyle w:val="CommentReference"/>
        </w:rPr>
        <w:t>chercher</w:t>
      </w:r>
      <w:proofErr w:type="spellEnd"/>
      <w:r>
        <w:rPr>
          <w:rStyle w:val="CommentReference"/>
        </w:rPr>
        <w:t xml:space="preserve"> </w:t>
      </w:r>
      <w:proofErr w:type="spellStart"/>
      <w:r>
        <w:rPr>
          <w:rStyle w:val="CommentReference"/>
        </w:rPr>
        <w:t>remplacé</w:t>
      </w:r>
      <w:proofErr w:type="spellEnd"/>
      <w:r>
        <w:rPr>
          <w:rStyle w:val="CommentReference"/>
        </w:rPr>
        <w:t xml:space="preserve"> </w:t>
      </w:r>
      <w:proofErr w:type="spellStart"/>
      <w:r>
        <w:rPr>
          <w:rStyle w:val="CommentReference"/>
        </w:rPr>
        <w:t>pour</w:t>
      </w:r>
      <w:proofErr w:type="spellEnd"/>
      <w:r>
        <w:rPr>
          <w:rStyle w:val="CommentReference"/>
        </w:rPr>
        <w:t xml:space="preserve"> les </w:t>
      </w:r>
      <w:proofErr w:type="spellStart"/>
      <w:r>
        <w:rPr>
          <w:rStyle w:val="CommentReference"/>
        </w:rPr>
        <w:t>termes</w:t>
      </w:r>
      <w:proofErr w:type="spellEnd"/>
      <w:r>
        <w:rPr>
          <w:rStyle w:val="CommentReference"/>
        </w:rPr>
        <w:t>: GPU KNL CPU</w:t>
      </w:r>
    </w:p>
    <w:p w14:paraId="351E806F" w14:textId="6E31FE09" w:rsidR="00040B8E" w:rsidRDefault="00040B8E" w:rsidP="00361F6C">
      <w:pPr>
        <w:pStyle w:val="CommentText"/>
      </w:pPr>
      <w:r>
        <w:rPr>
          <w:rStyle w:val="CommentReference"/>
          <w:sz w:val="24"/>
          <w:szCs w:val="24"/>
        </w:rPr>
        <w:t xml:space="preserve">Faire </w:t>
      </w:r>
      <w:proofErr w:type="spellStart"/>
      <w:r>
        <w:rPr>
          <w:rStyle w:val="CommentReference"/>
          <w:sz w:val="24"/>
          <w:szCs w:val="24"/>
        </w:rPr>
        <w:t>un</w:t>
      </w:r>
      <w:proofErr w:type="spellEnd"/>
      <w:r>
        <w:rPr>
          <w:rStyle w:val="CommentReference"/>
          <w:sz w:val="24"/>
          <w:szCs w:val="24"/>
        </w:rPr>
        <w:t xml:space="preserve"> </w:t>
      </w:r>
      <w:proofErr w:type="spellStart"/>
      <w:r>
        <w:rPr>
          <w:rStyle w:val="CommentReference"/>
          <w:sz w:val="24"/>
          <w:szCs w:val="24"/>
        </w:rPr>
        <w:t>tableau</w:t>
      </w:r>
      <w:proofErr w:type="spellEnd"/>
      <w:r>
        <w:rPr>
          <w:rStyle w:val="CommentReference"/>
          <w:sz w:val="24"/>
          <w:szCs w:val="24"/>
        </w:rPr>
        <w:t xml:space="preserve"> </w:t>
      </w:r>
      <w:proofErr w:type="spellStart"/>
      <w:r>
        <w:rPr>
          <w:rStyle w:val="CommentReference"/>
          <w:sz w:val="24"/>
          <w:szCs w:val="24"/>
        </w:rPr>
        <w:t>récap</w:t>
      </w:r>
      <w:proofErr w:type="spellEnd"/>
    </w:p>
  </w:comment>
  <w:comment w:id="1931" w:author="Victor Cameo" w:date="2017-03-20T01:06:00Z" w:initials="VC">
    <w:p w14:paraId="56C7580C" w14:textId="4FFC1A65" w:rsidR="00040B8E" w:rsidRDefault="00040B8E">
      <w:pPr>
        <w:pStyle w:val="CommentText"/>
      </w:pPr>
      <w:r>
        <w:rPr>
          <w:rStyle w:val="CommentReference"/>
        </w:rPr>
        <w:annotationRef/>
      </w:r>
      <w:r>
        <w:t>Updated</w:t>
      </w:r>
    </w:p>
  </w:comment>
  <w:comment w:id="1987" w:author="Victor Cameo" w:date="2017-03-20T01:11:00Z" w:initials="VC">
    <w:p w14:paraId="3A053849" w14:textId="33EB17DC" w:rsidR="00040B8E" w:rsidRDefault="00040B8E">
      <w:pPr>
        <w:pStyle w:val="CommentText"/>
      </w:pPr>
      <w:r>
        <w:rPr>
          <w:rStyle w:val="CommentReference"/>
        </w:rPr>
        <w:annotationRef/>
      </w:r>
      <w:r>
        <w:t>Updated</w:t>
      </w:r>
    </w:p>
  </w:comment>
  <w:comment w:id="1997" w:author="Victor Cameo" w:date="2017-03-20T01:11:00Z" w:initials="VC">
    <w:p w14:paraId="62A7CBFB" w14:textId="310CB649" w:rsidR="00040B8E" w:rsidRDefault="00040B8E">
      <w:pPr>
        <w:pStyle w:val="CommentText"/>
      </w:pPr>
      <w:r>
        <w:rPr>
          <w:rStyle w:val="CommentReference"/>
        </w:rPr>
        <w:annotationRef/>
      </w:r>
      <w:r>
        <w:t>Updated</w:t>
      </w:r>
    </w:p>
  </w:comment>
  <w:comment w:id="2029" w:author="Victor Cameo" w:date="2017-03-20T01:11:00Z" w:initials="VC">
    <w:p w14:paraId="70CD8359" w14:textId="6F25C8D8" w:rsidR="00040B8E" w:rsidRDefault="00040B8E">
      <w:pPr>
        <w:pStyle w:val="CommentText"/>
      </w:pPr>
      <w:r>
        <w:rPr>
          <w:rStyle w:val="CommentReference"/>
        </w:rPr>
        <w:annotationRef/>
      </w:r>
      <w:r>
        <w:t>Updated</w:t>
      </w:r>
    </w:p>
  </w:comment>
  <w:comment w:id="2161" w:author="Victor Cameo" w:date="2017-03-20T11:28:00Z" w:initials="VC">
    <w:p w14:paraId="4E8FD4F6" w14:textId="68272D45" w:rsidR="00040B8E" w:rsidRDefault="00040B8E">
      <w:pPr>
        <w:pStyle w:val="CommentText"/>
      </w:pPr>
      <w:r>
        <w:rPr>
          <w:rStyle w:val="CommentReference"/>
        </w:rPr>
        <w:annotationRef/>
      </w:r>
      <w:r>
        <w:t>Updated</w:t>
      </w:r>
    </w:p>
  </w:comment>
  <w:comment w:id="2163" w:author="Victor Cameo" w:date="2017-03-20T02:10:00Z" w:initials="VC">
    <w:p w14:paraId="387FCD4D" w14:textId="751E5F1B" w:rsidR="00040B8E" w:rsidRDefault="00040B8E">
      <w:pPr>
        <w:pStyle w:val="CommentText"/>
      </w:pPr>
      <w:r>
        <w:rPr>
          <w:rStyle w:val="CommentReference"/>
        </w:rPr>
        <w:annotationRef/>
      </w:r>
      <w:proofErr w:type="spellStart"/>
      <w:r>
        <w:t>updated</w:t>
      </w:r>
      <w:proofErr w:type="spellEnd"/>
    </w:p>
  </w:comment>
  <w:comment w:id="2203" w:author="Victor Cameo" w:date="2017-03-20T02:37:00Z" w:initials="VC">
    <w:p w14:paraId="07912D17" w14:textId="399C3521" w:rsidR="00040B8E" w:rsidRDefault="00040B8E">
      <w:pPr>
        <w:pStyle w:val="CommentText"/>
      </w:pPr>
      <w:r>
        <w:rPr>
          <w:rStyle w:val="CommentReference"/>
        </w:rPr>
        <w:annotationRef/>
      </w:r>
      <w:r>
        <w:t xml:space="preserve">WIP </w:t>
      </w:r>
      <w:proofErr w:type="spellStart"/>
      <w:r>
        <w:t>with</w:t>
      </w:r>
      <w:proofErr w:type="spellEnd"/>
      <w:r>
        <w:t xml:space="preserve"> </w:t>
      </w:r>
      <w:proofErr w:type="spellStart"/>
      <w:r>
        <w:t>the</w:t>
      </w:r>
      <w:proofErr w:type="spellEnd"/>
      <w:r>
        <w:t xml:space="preserve"> BCO</w:t>
      </w:r>
    </w:p>
  </w:comment>
  <w:comment w:id="2267" w:author="Victor Cameo" w:date="2017-03-20T11:12:00Z" w:initials="VC">
    <w:p w14:paraId="708EF519" w14:textId="23007748" w:rsidR="00040B8E" w:rsidRDefault="00040B8E">
      <w:pPr>
        <w:pStyle w:val="CommentText"/>
      </w:pPr>
      <w:r>
        <w:rPr>
          <w:rStyle w:val="CommentReference"/>
        </w:rPr>
        <w:annotationRef/>
      </w:r>
      <w:proofErr w:type="spellStart"/>
      <w:r>
        <w:t>Explainations</w:t>
      </w:r>
      <w:proofErr w:type="spellEnd"/>
      <w:r>
        <w:t xml:space="preserve"> WIP </w:t>
      </w:r>
      <w:proofErr w:type="spellStart"/>
      <w:r>
        <w:t>with</w:t>
      </w:r>
      <w:proofErr w:type="spellEnd"/>
      <w:r>
        <w:t xml:space="preserve">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56C7580C"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040B8E" w:rsidRDefault="00040B8E">
      <w:r>
        <w:separator/>
      </w:r>
    </w:p>
  </w:endnote>
  <w:endnote w:type="continuationSeparator" w:id="0">
    <w:p w14:paraId="1AF9CBF2" w14:textId="77777777" w:rsidR="00040B8E" w:rsidRDefault="00040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040B8E" w:rsidRDefault="00040B8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040B8E" w:rsidRDefault="00040B8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040B8E" w:rsidRPr="00D60D9B" w:rsidRDefault="00040B8E">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040B8E" w:rsidRDefault="00040B8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5AE5">
      <w:rPr>
        <w:rStyle w:val="PageNumber"/>
        <w:noProof/>
      </w:rPr>
      <w:t>x</w:t>
    </w:r>
    <w:r>
      <w:rPr>
        <w:rStyle w:val="PageNumber"/>
      </w:rPr>
      <w:fldChar w:fldCharType="end"/>
    </w:r>
  </w:p>
  <w:p w14:paraId="28674C59" w14:textId="77777777" w:rsidR="00040B8E" w:rsidRPr="00370056" w:rsidRDefault="00040B8E">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040B8E" w:rsidRDefault="00040B8E"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5AE5">
      <w:rPr>
        <w:rStyle w:val="PageNumber"/>
        <w:noProof/>
      </w:rPr>
      <w:t>39</w:t>
    </w:r>
    <w:r>
      <w:rPr>
        <w:rStyle w:val="PageNumber"/>
      </w:rPr>
      <w:fldChar w:fldCharType="end"/>
    </w:r>
  </w:p>
  <w:p w14:paraId="35E97CBD" w14:textId="77777777" w:rsidR="00040B8E" w:rsidRPr="00370056" w:rsidRDefault="00040B8E"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040B8E" w:rsidRDefault="00040B8E">
      <w:r>
        <w:separator/>
      </w:r>
    </w:p>
  </w:footnote>
  <w:footnote w:type="continuationSeparator" w:id="0">
    <w:p w14:paraId="1D1B1D22" w14:textId="77777777" w:rsidR="00040B8E" w:rsidRDefault="00040B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040B8E" w:rsidRPr="00004E06" w:rsidRDefault="00040B8E"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040B8E" w:rsidRPr="007B2E1A" w:rsidRDefault="00040B8E"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040B8E" w:rsidRPr="007B2E1A" w:rsidRDefault="00040B8E"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040B8E" w:rsidRPr="00F56882" w:rsidRDefault="00040B8E"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040B8E" w:rsidRPr="00595546" w:rsidRDefault="00040B8E"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8">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0">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1"/>
  </w:num>
  <w:num w:numId="2">
    <w:abstractNumId w:val="6"/>
  </w:num>
  <w:num w:numId="3">
    <w:abstractNumId w:val="4"/>
  </w:num>
  <w:num w:numId="4">
    <w:abstractNumId w:val="0"/>
  </w:num>
  <w:num w:numId="5">
    <w:abstractNumId w:val="1"/>
  </w:num>
  <w:num w:numId="6">
    <w:abstractNumId w:val="5"/>
  </w:num>
  <w:num w:numId="7">
    <w:abstractNumId w:val="20"/>
  </w:num>
  <w:num w:numId="8">
    <w:abstractNumId w:val="13"/>
  </w:num>
  <w:num w:numId="9">
    <w:abstractNumId w:val="28"/>
  </w:num>
  <w:num w:numId="10">
    <w:abstractNumId w:val="30"/>
  </w:num>
  <w:num w:numId="11">
    <w:abstractNumId w:val="27"/>
  </w:num>
  <w:num w:numId="12">
    <w:abstractNumId w:val="16"/>
  </w:num>
  <w:num w:numId="13">
    <w:abstractNumId w:val="12"/>
  </w:num>
  <w:num w:numId="14">
    <w:abstractNumId w:val="14"/>
  </w:num>
  <w:num w:numId="15">
    <w:abstractNumId w:val="22"/>
  </w:num>
  <w:num w:numId="16">
    <w:abstractNumId w:val="17"/>
  </w:num>
  <w:num w:numId="17">
    <w:abstractNumId w:val="10"/>
  </w:num>
  <w:num w:numId="18">
    <w:abstractNumId w:val="26"/>
  </w:num>
  <w:num w:numId="19">
    <w:abstractNumId w:val="11"/>
  </w:num>
  <w:num w:numId="20">
    <w:abstractNumId w:val="19"/>
  </w:num>
  <w:num w:numId="21">
    <w:abstractNumId w:val="9"/>
  </w:num>
  <w:num w:numId="22">
    <w:abstractNumId w:val="21"/>
  </w:num>
  <w:num w:numId="23">
    <w:abstractNumId w:val="23"/>
  </w:num>
  <w:num w:numId="24">
    <w:abstractNumId w:val="25"/>
  </w:num>
  <w:num w:numId="25">
    <w:abstractNumId w:val="2"/>
  </w:num>
  <w:num w:numId="26">
    <w:abstractNumId w:val="7"/>
  </w:num>
  <w:num w:numId="27">
    <w:abstractNumId w:val="29"/>
  </w:num>
  <w:num w:numId="28">
    <w:abstractNumId w:val="3"/>
  </w:num>
  <w:num w:numId="29">
    <w:abstractNumId w:val="15"/>
  </w:num>
  <w:num w:numId="30">
    <w:abstractNumId w:val="24"/>
  </w:num>
  <w:num w:numId="31">
    <w:abstractNumId w:val="8"/>
  </w:num>
  <w:num w:numId="32">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226E"/>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2A1A"/>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55E4B"/>
    <w:rsid w:val="00761D40"/>
    <w:rsid w:val="00762E50"/>
    <w:rsid w:val="00771EAC"/>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2FA9"/>
    <w:rsid w:val="009548E8"/>
    <w:rsid w:val="0095526C"/>
    <w:rsid w:val="00960037"/>
    <w:rsid w:val="00961CAB"/>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B1B07"/>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970C2"/>
    <w:rsid w:val="00BA489F"/>
    <w:rsid w:val="00BB172B"/>
    <w:rsid w:val="00BB1BC0"/>
    <w:rsid w:val="00BB2D0C"/>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4530E"/>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4AB"/>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1E8B"/>
    <w:rsid w:val="00E12AF1"/>
    <w:rsid w:val="00E14D15"/>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20" Type="http://schemas.openxmlformats.org/officeDocument/2006/relationships/image" Target="media/image6.emf"/><Relationship Id="rId22" Type="http://schemas.openxmlformats.org/officeDocument/2006/relationships/image" Target="media/image7.emf"/><Relationship Id="rId24" Type="http://schemas.openxmlformats.org/officeDocument/2006/relationships/image" Target="media/image8.png"/><Relationship Id="rId25" Type="http://schemas.openxmlformats.org/officeDocument/2006/relationships/image" Target="media/image9.emf"/><Relationship Id="rId26" Type="http://schemas.openxmlformats.org/officeDocument/2006/relationships/package" Target="embeddings/Microsoft_Excel_Worksheet1.xlsx"/><Relationship Id="rId27" Type="http://schemas.openxmlformats.org/officeDocument/2006/relationships/image" Target="media/image10.emf"/><Relationship Id="rId28" Type="http://schemas.openxmlformats.org/officeDocument/2006/relationships/package" Target="embeddings/Microsoft_Excel_Worksheet2.xlsx"/><Relationship Id="rId29" Type="http://schemas.openxmlformats.org/officeDocument/2006/relationships/image" Target="media/image11.png"/><Relationship Id="rId50" Type="http://schemas.openxmlformats.org/officeDocument/2006/relationships/image" Target="media/image31.png"/><Relationship Id="rId51" Type="http://schemas.openxmlformats.org/officeDocument/2006/relationships/header" Target="header3.xml"/><Relationship Id="rId52" Type="http://schemas.openxmlformats.org/officeDocument/2006/relationships/footer" Target="footer4.xml"/><Relationship Id="rId53" Type="http://schemas.openxmlformats.org/officeDocument/2006/relationships/fontTable" Target="fontTable.xml"/><Relationship Id="rId5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33" Type="http://schemas.openxmlformats.org/officeDocument/2006/relationships/image" Target="media/image15.png"/><Relationship Id="rId34" Type="http://schemas.openxmlformats.org/officeDocument/2006/relationships/image" Target="media/image16.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5" Type="http://schemas.openxmlformats.org/officeDocument/2006/relationships/image" Target="media/image17.png"/><Relationship Id="rId36" Type="http://schemas.openxmlformats.org/officeDocument/2006/relationships/image" Target="media/image18.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package" Target="embeddings/Microsoft_Excel_Worksheet3.xlsx"/><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emf"/><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9015D-A6AF-024B-8DD1-423DB8577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53</Pages>
  <Words>13221</Words>
  <Characters>94049</Characters>
  <Application>Microsoft Macintosh Word</Application>
  <DocSecurity>0</DocSecurity>
  <Lines>783</Lines>
  <Paragraphs>214</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107056</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386</cp:revision>
  <cp:lastPrinted>2017-03-10T17:05:00Z</cp:lastPrinted>
  <dcterms:created xsi:type="dcterms:W3CDTF">2017-03-10T19:54:00Z</dcterms:created>
  <dcterms:modified xsi:type="dcterms:W3CDTF">2017-03-24T17:40:00Z</dcterms:modified>
</cp:coreProperties>
</file>