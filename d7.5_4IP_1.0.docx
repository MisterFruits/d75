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06FDFE21" w:rsidR="00C72EEB" w:rsidRPr="00C32215" w:rsidRDefault="006C6718" w:rsidP="00EC1DD6">
      <w:pPr>
        <w:jc w:val="center"/>
        <w:rPr>
          <w:b/>
          <w:i/>
          <w:sz w:val="32"/>
          <w:szCs w:val="32"/>
          <w:lang w:val="en-GB"/>
        </w:rPr>
      </w:pPr>
      <w:bookmarkStart w:id="5" w:name="Status"/>
      <w:del w:id="6" w:author="Victor Cameo" w:date="2017-03-23T02:29:00Z">
        <w:r w:rsidRPr="00C32215" w:rsidDel="00A51BE6">
          <w:rPr>
            <w:b/>
            <w:i/>
            <w:sz w:val="32"/>
            <w:szCs w:val="32"/>
            <w:lang w:val="en-GB"/>
          </w:rPr>
          <w:delText>Dra</w:delText>
        </w:r>
      </w:del>
      <w:ins w:id="7" w:author="Victor Cameo" w:date="2017-03-23T02:29:00Z">
        <w:r w:rsidR="00A51BE6">
          <w:rPr>
            <w:b/>
            <w:i/>
            <w:sz w:val="32"/>
            <w:szCs w:val="32"/>
            <w:lang w:val="en-GB"/>
          </w:rPr>
          <w:t>Final</w:t>
        </w:r>
      </w:ins>
      <w:del w:id="8" w:author="Victor Cameo" w:date="2017-03-23T02:29:00Z">
        <w:r w:rsidRPr="00C32215" w:rsidDel="00A51BE6">
          <w:rPr>
            <w:b/>
            <w:i/>
            <w:sz w:val="32"/>
            <w:szCs w:val="32"/>
            <w:lang w:val="en-GB"/>
          </w:rPr>
          <w:delText>ft</w:delText>
        </w:r>
      </w:del>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9B406A"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9" w:name="Version"/>
      <w:del w:id="10" w:author="Victor Cameo" w:date="2017-03-23T02:28:00Z">
        <w:r w:rsidR="00394938" w:rsidRPr="00C32215" w:rsidDel="006508A8">
          <w:rPr>
            <w:lang w:val="en-GB"/>
          </w:rPr>
          <w:delText>0</w:delText>
        </w:r>
      </w:del>
      <w:ins w:id="11" w:author="Victor Cameo" w:date="2017-03-23T02:28:00Z">
        <w:r w:rsidR="006508A8">
          <w:rPr>
            <w:lang w:val="en-GB"/>
          </w:rPr>
          <w:t>1</w:t>
        </w:r>
      </w:ins>
      <w:r w:rsidR="00D46990" w:rsidRPr="00C32215">
        <w:rPr>
          <w:lang w:val="en-GB"/>
        </w:rPr>
        <w:t>.</w:t>
      </w:r>
      <w:ins w:id="12" w:author="Victor Cameo" w:date="2017-03-23T02:28:00Z">
        <w:r w:rsidR="006508A8">
          <w:rPr>
            <w:lang w:val="en-GB"/>
          </w:rPr>
          <w:t>0</w:t>
        </w:r>
      </w:ins>
      <w:del w:id="13" w:author="Victor Cameo" w:date="2017-03-23T02:28:00Z">
        <w:r w:rsidR="00D46990" w:rsidRPr="00C32215" w:rsidDel="006508A8">
          <w:rPr>
            <w:lang w:val="en-GB"/>
          </w:rPr>
          <w:delText>2</w:delText>
        </w:r>
      </w:del>
      <w:bookmarkEnd w:id="9"/>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14" w:name="Author"/>
      <w:r w:rsidR="00701290" w:rsidRPr="00C32215">
        <w:rPr>
          <w:lang w:val="en-GB"/>
        </w:rPr>
        <w:t>Victor Cameo Ponz</w:t>
      </w:r>
      <w:r w:rsidRPr="00C32215">
        <w:rPr>
          <w:lang w:val="en-GB"/>
        </w:rPr>
        <w:t xml:space="preserve">, </w:t>
      </w:r>
      <w:bookmarkEnd w:id="14"/>
      <w:r w:rsidR="00701290" w:rsidRPr="00C32215">
        <w:rPr>
          <w:lang w:val="en-GB"/>
        </w:rPr>
        <w:t>CINES</w:t>
      </w:r>
    </w:p>
    <w:p w14:paraId="7A2C8D94" w14:textId="5F398543" w:rsidR="00C72EEB" w:rsidRPr="00C32215" w:rsidRDefault="00C72EEB" w:rsidP="00EC1DD6">
      <w:pPr>
        <w:tabs>
          <w:tab w:val="left" w:pos="1701"/>
        </w:tabs>
        <w:rPr>
          <w:lang w:val="en-GB"/>
        </w:rPr>
      </w:pPr>
      <w:r w:rsidRPr="00C32215">
        <w:rPr>
          <w:lang w:val="en-GB"/>
        </w:rPr>
        <w:t>Date:</w:t>
      </w:r>
      <w:r w:rsidRPr="00C32215">
        <w:rPr>
          <w:lang w:val="en-GB"/>
        </w:rPr>
        <w:tab/>
      </w:r>
      <w:bookmarkStart w:id="15" w:name="PrepDate"/>
      <w:ins w:id="16" w:author="Victor Cameo" w:date="2017-03-23T02:29:00Z">
        <w:r w:rsidR="00A42920">
          <w:rPr>
            <w:lang w:val="en-GB"/>
          </w:rPr>
          <w:t>23</w:t>
        </w:r>
      </w:ins>
      <w:del w:id="17" w:author="Victor Cameo" w:date="2017-03-23T02:29:00Z">
        <w:r w:rsidR="005532B9" w:rsidRPr="00C32215" w:rsidDel="00A42920">
          <w:rPr>
            <w:lang w:val="en-GB"/>
          </w:rPr>
          <w:delText>0</w:delText>
        </w:r>
        <w:r w:rsidR="001B6FAD" w:rsidRPr="00C32215" w:rsidDel="00A42920">
          <w:rPr>
            <w:lang w:val="en-GB"/>
          </w:rPr>
          <w:delText>1</w:delText>
        </w:r>
      </w:del>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15"/>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18" w:name="_Toc75287368"/>
      <w:bookmarkStart w:id="19" w:name="_Toc194478738"/>
      <w:bookmarkStart w:id="20" w:name="_Toc376680000"/>
      <w:bookmarkStart w:id="21" w:name="_Toc477999577"/>
      <w:r w:rsidRPr="00C32215">
        <w:lastRenderedPageBreak/>
        <w:t>Project and Deliverable Information Sheet</w:t>
      </w:r>
      <w:bookmarkEnd w:id="18"/>
      <w:bookmarkEnd w:id="19"/>
      <w:bookmarkEnd w:id="20"/>
      <w:bookmarkEnd w:id="21"/>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22" w:name="_Toc75287369"/>
      <w:bookmarkStart w:id="23" w:name="_Toc194478739"/>
      <w:bookmarkStart w:id="24" w:name="_Toc376680001"/>
      <w:bookmarkStart w:id="25" w:name="_Toc477999578"/>
      <w:r w:rsidRPr="00C32215">
        <w:t>Document Control Sheet</w:t>
      </w:r>
      <w:bookmarkEnd w:id="22"/>
      <w:bookmarkEnd w:id="23"/>
      <w:bookmarkEnd w:id="24"/>
      <w:bookmarkEnd w:id="25"/>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Change w:id="26">
          <w:tblGrid>
            <w:gridCol w:w="2182"/>
            <w:gridCol w:w="2674"/>
            <w:gridCol w:w="4430"/>
          </w:tblGrid>
        </w:tblGridChange>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2909C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27" w:author="Victor Cameo" w:date="2017-03-23T02: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cantSplit/>
          <w:trHeight w:val="306"/>
          <w:trPrChange w:id="28" w:author="Victor Cameo" w:date="2017-03-23T02:29:00Z">
            <w:trPr>
              <w:cantSplit/>
            </w:trPr>
          </w:trPrChange>
        </w:trPr>
        <w:tc>
          <w:tcPr>
            <w:tcW w:w="2183" w:type="dxa"/>
            <w:vMerge/>
            <w:tcPrChange w:id="29" w:author="Victor Cameo" w:date="2017-03-23T02:29:00Z">
              <w:tcPr>
                <w:tcW w:w="2183" w:type="dxa"/>
                <w:vMerge/>
              </w:tcPr>
            </w:tcPrChange>
          </w:tcPr>
          <w:p w14:paraId="2516EF09" w14:textId="77777777" w:rsidR="00C72EEB" w:rsidRPr="00C32215" w:rsidRDefault="00C72EEB" w:rsidP="00EC1DD6">
            <w:pPr>
              <w:rPr>
                <w:lang w:val="en-GB"/>
              </w:rPr>
            </w:pPr>
          </w:p>
        </w:tc>
        <w:tc>
          <w:tcPr>
            <w:tcW w:w="7105" w:type="dxa"/>
            <w:gridSpan w:val="2"/>
            <w:tcPrChange w:id="30" w:author="Victor Cameo" w:date="2017-03-23T02:29:00Z">
              <w:tcPr>
                <w:tcW w:w="7105" w:type="dxa"/>
                <w:gridSpan w:val="2"/>
              </w:tcPr>
            </w:tcPrChange>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31" w:name="_Toc32055162"/>
      <w:bookmarkStart w:id="32" w:name="_Toc43712685"/>
      <w:bookmarkStart w:id="33" w:name="_Toc74982971"/>
      <w:bookmarkStart w:id="34" w:name="_Toc75287370"/>
      <w:bookmarkStart w:id="35" w:name="_Toc194478740"/>
      <w:bookmarkStart w:id="36" w:name="_Toc376680002"/>
      <w:bookmarkStart w:id="37" w:name="_Toc477999579"/>
      <w:r w:rsidRPr="00C32215">
        <w:lastRenderedPageBreak/>
        <w:t>Document Status Sheet</w:t>
      </w:r>
      <w:bookmarkEnd w:id="31"/>
      <w:bookmarkEnd w:id="32"/>
      <w:bookmarkEnd w:id="33"/>
      <w:bookmarkEnd w:id="34"/>
      <w:bookmarkEnd w:id="35"/>
      <w:bookmarkEnd w:id="36"/>
      <w:bookmarkEnd w:id="37"/>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2990"/>
        <w:gridCol w:w="1940"/>
        <w:gridCol w:w="2393"/>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74BB772" w:rsidR="00C72EEB" w:rsidRPr="00C32215" w:rsidRDefault="00C72EEB" w:rsidP="00490C3B">
            <w:pPr>
              <w:rPr>
                <w:lang w:val="en-GB"/>
              </w:rPr>
            </w:pPr>
            <w:del w:id="38" w:author="Victor Cameo" w:date="2017-03-23T02:30:00Z">
              <w:r w:rsidRPr="00C32215" w:rsidDel="00490C3B">
                <w:rPr>
                  <w:lang w:val="en-GB"/>
                </w:rPr>
                <w:delText>DD</w:delText>
              </w:r>
            </w:del>
            <w:ins w:id="39" w:author="Victor Cameo" w:date="2017-03-23T02:30:00Z">
              <w:r w:rsidR="00490C3B">
                <w:rPr>
                  <w:lang w:val="en-GB"/>
                </w:rPr>
                <w:t>24</w:t>
              </w:r>
            </w:ins>
            <w:r w:rsidRPr="00C32215">
              <w:rPr>
                <w:lang w:val="en-GB"/>
              </w:rPr>
              <w:t>/</w:t>
            </w:r>
            <w:del w:id="40" w:author="Victor Cameo" w:date="2017-03-23T02:30:00Z">
              <w:r w:rsidRPr="00C32215" w:rsidDel="00490C3B">
                <w:rPr>
                  <w:lang w:val="en-GB"/>
                </w:rPr>
                <w:delText>Month</w:delText>
              </w:r>
            </w:del>
            <w:ins w:id="41" w:author="Victor Cameo" w:date="2017-03-23T02:30:00Z">
              <w:r w:rsidR="00490C3B">
                <w:rPr>
                  <w:lang w:val="en-GB"/>
                </w:rPr>
                <w:t>03</w:t>
              </w:r>
            </w:ins>
            <w:r w:rsidRPr="00C32215">
              <w:rPr>
                <w:lang w:val="en-GB"/>
              </w:rPr>
              <w:t>/</w:t>
            </w:r>
            <w:del w:id="42" w:author="Victor Cameo" w:date="2017-03-23T02:30:00Z">
              <w:r w:rsidRPr="00C32215" w:rsidDel="00490C3B">
                <w:rPr>
                  <w:lang w:val="en-GB"/>
                </w:rPr>
                <w:delText>YYYY</w:delText>
              </w:r>
            </w:del>
            <w:ins w:id="43" w:author="Victor Cameo" w:date="2017-03-23T02:30:00Z">
              <w:r w:rsidR="00490C3B">
                <w:rPr>
                  <w:lang w:val="en-GB"/>
                </w:rPr>
                <w:t>2017</w:t>
              </w:r>
            </w:ins>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ins w:id="44" w:author="Victor Cameo" w:date="2017-03-23T02:30:00Z">
              <w:r>
                <w:rPr>
                  <w:lang w:val="en-GB"/>
                </w:rPr>
                <w:t>Improved the application performance section</w:t>
              </w:r>
            </w:ins>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45" w:name="_Toc376680003"/>
      <w:bookmarkStart w:id="46" w:name="_Toc75287371"/>
      <w:bookmarkStart w:id="47" w:name="_Toc194478741"/>
      <w:bookmarkStart w:id="48" w:name="_Toc477999580"/>
      <w:r w:rsidR="00C72EEB" w:rsidRPr="00C32215">
        <w:lastRenderedPageBreak/>
        <w:t>Document Keywords</w:t>
      </w:r>
      <w:bookmarkEnd w:id="45"/>
      <w:bookmarkEnd w:id="48"/>
      <w:r w:rsidR="00C72EEB" w:rsidRPr="00C32215">
        <w:t xml:space="preserve"> </w:t>
      </w:r>
      <w:bookmarkEnd w:id="46"/>
      <w:bookmarkEnd w:id="4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49" w:name="_Toc194478742"/>
      <w:bookmarkStart w:id="50" w:name="_Toc376680004"/>
      <w:bookmarkStart w:id="51" w:name="_Toc477999581"/>
      <w:r w:rsidRPr="00C32215">
        <w:lastRenderedPageBreak/>
        <w:t>Table of Contents</w:t>
      </w:r>
      <w:bookmarkEnd w:id="49"/>
      <w:bookmarkEnd w:id="50"/>
      <w:bookmarkEnd w:id="51"/>
    </w:p>
    <w:p w14:paraId="363847BB" w14:textId="77777777" w:rsidR="00632A1A" w:rsidRDefault="00986B18">
      <w:pPr>
        <w:pStyle w:val="TOC1"/>
        <w:rPr>
          <w:ins w:id="52" w:author="Victor Cameo" w:date="2017-03-23T02:30:00Z"/>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ins w:id="53" w:author="Victor Cameo" w:date="2017-03-23T02:30:00Z">
        <w:r w:rsidR="00632A1A">
          <w:rPr>
            <w:noProof/>
          </w:rPr>
          <w:t>Project and Deliverable Information Sheet</w:t>
        </w:r>
        <w:r w:rsidR="00632A1A">
          <w:rPr>
            <w:noProof/>
          </w:rPr>
          <w:tab/>
        </w:r>
        <w:r w:rsidR="00632A1A">
          <w:rPr>
            <w:noProof/>
          </w:rPr>
          <w:fldChar w:fldCharType="begin"/>
        </w:r>
        <w:r w:rsidR="00632A1A">
          <w:rPr>
            <w:noProof/>
          </w:rPr>
          <w:instrText xml:space="preserve"> PAGEREF _Toc477999577 \h </w:instrText>
        </w:r>
        <w:r w:rsidR="00632A1A">
          <w:rPr>
            <w:noProof/>
          </w:rPr>
        </w:r>
      </w:ins>
      <w:r w:rsidR="00632A1A">
        <w:rPr>
          <w:noProof/>
        </w:rPr>
        <w:fldChar w:fldCharType="separate"/>
      </w:r>
      <w:ins w:id="54" w:author="Victor Cameo" w:date="2017-03-23T02:30:00Z">
        <w:r w:rsidR="00632A1A">
          <w:rPr>
            <w:noProof/>
          </w:rPr>
          <w:t>i</w:t>
        </w:r>
        <w:r w:rsidR="00632A1A">
          <w:rPr>
            <w:noProof/>
          </w:rPr>
          <w:fldChar w:fldCharType="end"/>
        </w:r>
      </w:ins>
    </w:p>
    <w:p w14:paraId="28249A37" w14:textId="77777777" w:rsidR="00632A1A" w:rsidRDefault="00632A1A">
      <w:pPr>
        <w:pStyle w:val="TOC1"/>
        <w:rPr>
          <w:ins w:id="55" w:author="Victor Cameo" w:date="2017-03-23T02:30:00Z"/>
          <w:rFonts w:asciiTheme="minorHAnsi" w:eastAsiaTheme="minorEastAsia" w:hAnsiTheme="minorHAnsi" w:cstheme="minorBidi"/>
          <w:b w:val="0"/>
          <w:noProof/>
          <w:sz w:val="24"/>
          <w:lang w:val="en-US" w:eastAsia="en-US"/>
        </w:rPr>
      </w:pPr>
      <w:ins w:id="56" w:author="Victor Cameo" w:date="2017-03-23T02:30:00Z">
        <w:r>
          <w:rPr>
            <w:noProof/>
          </w:rPr>
          <w:t>Document Control Sheet</w:t>
        </w:r>
        <w:r>
          <w:rPr>
            <w:noProof/>
          </w:rPr>
          <w:tab/>
        </w:r>
        <w:r>
          <w:rPr>
            <w:noProof/>
          </w:rPr>
          <w:fldChar w:fldCharType="begin"/>
        </w:r>
        <w:r>
          <w:rPr>
            <w:noProof/>
          </w:rPr>
          <w:instrText xml:space="preserve"> PAGEREF _Toc477999578 \h </w:instrText>
        </w:r>
        <w:r>
          <w:rPr>
            <w:noProof/>
          </w:rPr>
        </w:r>
      </w:ins>
      <w:r>
        <w:rPr>
          <w:noProof/>
        </w:rPr>
        <w:fldChar w:fldCharType="separate"/>
      </w:r>
      <w:ins w:id="57" w:author="Victor Cameo" w:date="2017-03-23T02:30:00Z">
        <w:r>
          <w:rPr>
            <w:noProof/>
          </w:rPr>
          <w:t>i</w:t>
        </w:r>
        <w:r>
          <w:rPr>
            <w:noProof/>
          </w:rPr>
          <w:fldChar w:fldCharType="end"/>
        </w:r>
      </w:ins>
    </w:p>
    <w:p w14:paraId="1F3CFC2F" w14:textId="77777777" w:rsidR="00632A1A" w:rsidRDefault="00632A1A">
      <w:pPr>
        <w:pStyle w:val="TOC1"/>
        <w:rPr>
          <w:ins w:id="58" w:author="Victor Cameo" w:date="2017-03-23T02:30:00Z"/>
          <w:rFonts w:asciiTheme="minorHAnsi" w:eastAsiaTheme="minorEastAsia" w:hAnsiTheme="minorHAnsi" w:cstheme="minorBidi"/>
          <w:b w:val="0"/>
          <w:noProof/>
          <w:sz w:val="24"/>
          <w:lang w:val="en-US" w:eastAsia="en-US"/>
        </w:rPr>
      </w:pPr>
      <w:ins w:id="59" w:author="Victor Cameo" w:date="2017-03-23T02:30:00Z">
        <w:r>
          <w:rPr>
            <w:noProof/>
          </w:rPr>
          <w:t>Document Status Sheet</w:t>
        </w:r>
        <w:r>
          <w:rPr>
            <w:noProof/>
          </w:rPr>
          <w:tab/>
        </w:r>
        <w:r>
          <w:rPr>
            <w:noProof/>
          </w:rPr>
          <w:fldChar w:fldCharType="begin"/>
        </w:r>
        <w:r>
          <w:rPr>
            <w:noProof/>
          </w:rPr>
          <w:instrText xml:space="preserve"> PAGEREF _Toc477999579 \h </w:instrText>
        </w:r>
        <w:r>
          <w:rPr>
            <w:noProof/>
          </w:rPr>
        </w:r>
      </w:ins>
      <w:r>
        <w:rPr>
          <w:noProof/>
        </w:rPr>
        <w:fldChar w:fldCharType="separate"/>
      </w:r>
      <w:ins w:id="60" w:author="Victor Cameo" w:date="2017-03-23T02:30:00Z">
        <w:r>
          <w:rPr>
            <w:noProof/>
          </w:rPr>
          <w:t>ii</w:t>
        </w:r>
        <w:r>
          <w:rPr>
            <w:noProof/>
          </w:rPr>
          <w:fldChar w:fldCharType="end"/>
        </w:r>
      </w:ins>
    </w:p>
    <w:p w14:paraId="01A36681" w14:textId="77777777" w:rsidR="00632A1A" w:rsidRDefault="00632A1A">
      <w:pPr>
        <w:pStyle w:val="TOC1"/>
        <w:rPr>
          <w:ins w:id="61" w:author="Victor Cameo" w:date="2017-03-23T02:30:00Z"/>
          <w:rFonts w:asciiTheme="minorHAnsi" w:eastAsiaTheme="minorEastAsia" w:hAnsiTheme="minorHAnsi" w:cstheme="minorBidi"/>
          <w:b w:val="0"/>
          <w:noProof/>
          <w:sz w:val="24"/>
          <w:lang w:val="en-US" w:eastAsia="en-US"/>
        </w:rPr>
      </w:pPr>
      <w:ins w:id="62" w:author="Victor Cameo" w:date="2017-03-23T02:30:00Z">
        <w:r>
          <w:rPr>
            <w:noProof/>
          </w:rPr>
          <w:t>Document Keywords</w:t>
        </w:r>
        <w:r>
          <w:rPr>
            <w:noProof/>
          </w:rPr>
          <w:tab/>
        </w:r>
        <w:r>
          <w:rPr>
            <w:noProof/>
          </w:rPr>
          <w:fldChar w:fldCharType="begin"/>
        </w:r>
        <w:r>
          <w:rPr>
            <w:noProof/>
          </w:rPr>
          <w:instrText xml:space="preserve"> PAGEREF _Toc477999580 \h </w:instrText>
        </w:r>
        <w:r>
          <w:rPr>
            <w:noProof/>
          </w:rPr>
        </w:r>
      </w:ins>
      <w:r>
        <w:rPr>
          <w:noProof/>
        </w:rPr>
        <w:fldChar w:fldCharType="separate"/>
      </w:r>
      <w:ins w:id="63" w:author="Victor Cameo" w:date="2017-03-23T02:30:00Z">
        <w:r>
          <w:rPr>
            <w:noProof/>
          </w:rPr>
          <w:t>iii</w:t>
        </w:r>
        <w:r>
          <w:rPr>
            <w:noProof/>
          </w:rPr>
          <w:fldChar w:fldCharType="end"/>
        </w:r>
      </w:ins>
    </w:p>
    <w:p w14:paraId="74A004A7" w14:textId="77777777" w:rsidR="00632A1A" w:rsidRDefault="00632A1A">
      <w:pPr>
        <w:pStyle w:val="TOC1"/>
        <w:rPr>
          <w:ins w:id="64" w:author="Victor Cameo" w:date="2017-03-23T02:30:00Z"/>
          <w:rFonts w:asciiTheme="minorHAnsi" w:eastAsiaTheme="minorEastAsia" w:hAnsiTheme="minorHAnsi" w:cstheme="minorBidi"/>
          <w:b w:val="0"/>
          <w:noProof/>
          <w:sz w:val="24"/>
          <w:lang w:val="en-US" w:eastAsia="en-US"/>
        </w:rPr>
      </w:pPr>
      <w:ins w:id="65" w:author="Victor Cameo" w:date="2017-03-23T02:30:00Z">
        <w:r>
          <w:rPr>
            <w:noProof/>
          </w:rPr>
          <w:t>Table of Contents</w:t>
        </w:r>
        <w:r>
          <w:rPr>
            <w:noProof/>
          </w:rPr>
          <w:tab/>
        </w:r>
        <w:r>
          <w:rPr>
            <w:noProof/>
          </w:rPr>
          <w:fldChar w:fldCharType="begin"/>
        </w:r>
        <w:r>
          <w:rPr>
            <w:noProof/>
          </w:rPr>
          <w:instrText xml:space="preserve"> PAGEREF _Toc477999581 \h </w:instrText>
        </w:r>
        <w:r>
          <w:rPr>
            <w:noProof/>
          </w:rPr>
        </w:r>
      </w:ins>
      <w:r>
        <w:rPr>
          <w:noProof/>
        </w:rPr>
        <w:fldChar w:fldCharType="separate"/>
      </w:r>
      <w:ins w:id="66" w:author="Victor Cameo" w:date="2017-03-23T02:30:00Z">
        <w:r>
          <w:rPr>
            <w:noProof/>
          </w:rPr>
          <w:t>iv</w:t>
        </w:r>
        <w:r>
          <w:rPr>
            <w:noProof/>
          </w:rPr>
          <w:fldChar w:fldCharType="end"/>
        </w:r>
      </w:ins>
    </w:p>
    <w:p w14:paraId="39DF77CD" w14:textId="77777777" w:rsidR="00632A1A" w:rsidRDefault="00632A1A">
      <w:pPr>
        <w:pStyle w:val="TOC1"/>
        <w:rPr>
          <w:ins w:id="67" w:author="Victor Cameo" w:date="2017-03-23T02:30:00Z"/>
          <w:rFonts w:asciiTheme="minorHAnsi" w:eastAsiaTheme="minorEastAsia" w:hAnsiTheme="minorHAnsi" w:cstheme="minorBidi"/>
          <w:b w:val="0"/>
          <w:noProof/>
          <w:sz w:val="24"/>
          <w:lang w:val="en-US" w:eastAsia="en-US"/>
        </w:rPr>
      </w:pPr>
      <w:ins w:id="68" w:author="Victor Cameo" w:date="2017-03-23T02:30:00Z">
        <w:r>
          <w:rPr>
            <w:noProof/>
          </w:rPr>
          <w:t>List of Figures</w:t>
        </w:r>
        <w:r>
          <w:rPr>
            <w:noProof/>
          </w:rPr>
          <w:tab/>
        </w:r>
        <w:r>
          <w:rPr>
            <w:noProof/>
          </w:rPr>
          <w:fldChar w:fldCharType="begin"/>
        </w:r>
        <w:r>
          <w:rPr>
            <w:noProof/>
          </w:rPr>
          <w:instrText xml:space="preserve"> PAGEREF _Toc477999582 \h </w:instrText>
        </w:r>
        <w:r>
          <w:rPr>
            <w:noProof/>
          </w:rPr>
        </w:r>
      </w:ins>
      <w:r>
        <w:rPr>
          <w:noProof/>
        </w:rPr>
        <w:fldChar w:fldCharType="separate"/>
      </w:r>
      <w:ins w:id="69" w:author="Victor Cameo" w:date="2017-03-23T02:30:00Z">
        <w:r>
          <w:rPr>
            <w:noProof/>
          </w:rPr>
          <w:t>v</w:t>
        </w:r>
        <w:r>
          <w:rPr>
            <w:noProof/>
          </w:rPr>
          <w:fldChar w:fldCharType="end"/>
        </w:r>
      </w:ins>
    </w:p>
    <w:p w14:paraId="4D03BF86" w14:textId="77777777" w:rsidR="00632A1A" w:rsidRDefault="00632A1A">
      <w:pPr>
        <w:pStyle w:val="TOC1"/>
        <w:rPr>
          <w:ins w:id="70" w:author="Victor Cameo" w:date="2017-03-23T02:30:00Z"/>
          <w:rFonts w:asciiTheme="minorHAnsi" w:eastAsiaTheme="minorEastAsia" w:hAnsiTheme="minorHAnsi" w:cstheme="minorBidi"/>
          <w:b w:val="0"/>
          <w:noProof/>
          <w:sz w:val="24"/>
          <w:lang w:val="en-US" w:eastAsia="en-US"/>
        </w:rPr>
      </w:pPr>
      <w:ins w:id="71" w:author="Victor Cameo" w:date="2017-03-23T02:30:00Z">
        <w:r>
          <w:rPr>
            <w:noProof/>
          </w:rPr>
          <w:t>List of Tables</w:t>
        </w:r>
        <w:r>
          <w:rPr>
            <w:noProof/>
          </w:rPr>
          <w:tab/>
        </w:r>
        <w:r>
          <w:rPr>
            <w:noProof/>
          </w:rPr>
          <w:fldChar w:fldCharType="begin"/>
        </w:r>
        <w:r>
          <w:rPr>
            <w:noProof/>
          </w:rPr>
          <w:instrText xml:space="preserve"> PAGEREF _Toc477999583 \h </w:instrText>
        </w:r>
        <w:r>
          <w:rPr>
            <w:noProof/>
          </w:rPr>
        </w:r>
      </w:ins>
      <w:r>
        <w:rPr>
          <w:noProof/>
        </w:rPr>
        <w:fldChar w:fldCharType="separate"/>
      </w:r>
      <w:ins w:id="72" w:author="Victor Cameo" w:date="2017-03-23T02:30:00Z">
        <w:r>
          <w:rPr>
            <w:noProof/>
          </w:rPr>
          <w:t>vi</w:t>
        </w:r>
        <w:r>
          <w:rPr>
            <w:noProof/>
          </w:rPr>
          <w:fldChar w:fldCharType="end"/>
        </w:r>
      </w:ins>
    </w:p>
    <w:p w14:paraId="23D75F88" w14:textId="77777777" w:rsidR="00632A1A" w:rsidRDefault="00632A1A">
      <w:pPr>
        <w:pStyle w:val="TOC1"/>
        <w:rPr>
          <w:ins w:id="73" w:author="Victor Cameo" w:date="2017-03-23T02:30:00Z"/>
          <w:rFonts w:asciiTheme="minorHAnsi" w:eastAsiaTheme="minorEastAsia" w:hAnsiTheme="minorHAnsi" w:cstheme="minorBidi"/>
          <w:b w:val="0"/>
          <w:noProof/>
          <w:sz w:val="24"/>
          <w:lang w:val="en-US" w:eastAsia="en-US"/>
        </w:rPr>
      </w:pPr>
      <w:ins w:id="74" w:author="Victor Cameo" w:date="2017-03-23T02:30:00Z">
        <w:r>
          <w:rPr>
            <w:noProof/>
          </w:rPr>
          <w:t>References and Applicable Documents</w:t>
        </w:r>
        <w:r>
          <w:rPr>
            <w:noProof/>
          </w:rPr>
          <w:tab/>
        </w:r>
        <w:r>
          <w:rPr>
            <w:noProof/>
          </w:rPr>
          <w:fldChar w:fldCharType="begin"/>
        </w:r>
        <w:r>
          <w:rPr>
            <w:noProof/>
          </w:rPr>
          <w:instrText xml:space="preserve"> PAGEREF _Toc477999584 \h </w:instrText>
        </w:r>
        <w:r>
          <w:rPr>
            <w:noProof/>
          </w:rPr>
        </w:r>
      </w:ins>
      <w:r>
        <w:rPr>
          <w:noProof/>
        </w:rPr>
        <w:fldChar w:fldCharType="separate"/>
      </w:r>
      <w:ins w:id="75" w:author="Victor Cameo" w:date="2017-03-23T02:30:00Z">
        <w:r>
          <w:rPr>
            <w:noProof/>
          </w:rPr>
          <w:t>vi</w:t>
        </w:r>
        <w:r>
          <w:rPr>
            <w:noProof/>
          </w:rPr>
          <w:fldChar w:fldCharType="end"/>
        </w:r>
      </w:ins>
    </w:p>
    <w:p w14:paraId="1878B4CF" w14:textId="77777777" w:rsidR="00632A1A" w:rsidRDefault="00632A1A">
      <w:pPr>
        <w:pStyle w:val="TOC1"/>
        <w:rPr>
          <w:ins w:id="76" w:author="Victor Cameo" w:date="2017-03-23T02:30:00Z"/>
          <w:rFonts w:asciiTheme="minorHAnsi" w:eastAsiaTheme="minorEastAsia" w:hAnsiTheme="minorHAnsi" w:cstheme="minorBidi"/>
          <w:b w:val="0"/>
          <w:noProof/>
          <w:sz w:val="24"/>
          <w:lang w:val="en-US" w:eastAsia="en-US"/>
        </w:rPr>
      </w:pPr>
      <w:ins w:id="77" w:author="Victor Cameo" w:date="2017-03-23T02:30:00Z">
        <w:r>
          <w:rPr>
            <w:noProof/>
          </w:rPr>
          <w:t>List of Acronyms and Abbreviations</w:t>
        </w:r>
        <w:r>
          <w:rPr>
            <w:noProof/>
          </w:rPr>
          <w:tab/>
        </w:r>
        <w:r>
          <w:rPr>
            <w:noProof/>
          </w:rPr>
          <w:fldChar w:fldCharType="begin"/>
        </w:r>
        <w:r>
          <w:rPr>
            <w:noProof/>
          </w:rPr>
          <w:instrText xml:space="preserve"> PAGEREF _Toc477999585 \h </w:instrText>
        </w:r>
        <w:r>
          <w:rPr>
            <w:noProof/>
          </w:rPr>
        </w:r>
      </w:ins>
      <w:r>
        <w:rPr>
          <w:noProof/>
        </w:rPr>
        <w:fldChar w:fldCharType="separate"/>
      </w:r>
      <w:ins w:id="78" w:author="Victor Cameo" w:date="2017-03-23T02:30:00Z">
        <w:r>
          <w:rPr>
            <w:noProof/>
          </w:rPr>
          <w:t>vii</w:t>
        </w:r>
        <w:r>
          <w:rPr>
            <w:noProof/>
          </w:rPr>
          <w:fldChar w:fldCharType="end"/>
        </w:r>
      </w:ins>
    </w:p>
    <w:p w14:paraId="69BD18DA" w14:textId="77777777" w:rsidR="00632A1A" w:rsidRDefault="00632A1A">
      <w:pPr>
        <w:pStyle w:val="TOC1"/>
        <w:rPr>
          <w:ins w:id="79" w:author="Victor Cameo" w:date="2017-03-23T02:30:00Z"/>
          <w:rFonts w:asciiTheme="minorHAnsi" w:eastAsiaTheme="minorEastAsia" w:hAnsiTheme="minorHAnsi" w:cstheme="minorBidi"/>
          <w:b w:val="0"/>
          <w:noProof/>
          <w:sz w:val="24"/>
          <w:lang w:val="en-US" w:eastAsia="en-US"/>
        </w:rPr>
      </w:pPr>
      <w:ins w:id="80" w:author="Victor Cameo" w:date="2017-03-23T02:30:00Z">
        <w:r>
          <w:rPr>
            <w:noProof/>
          </w:rPr>
          <w:t>List of Project Partner Acronyms</w:t>
        </w:r>
        <w:r>
          <w:rPr>
            <w:noProof/>
          </w:rPr>
          <w:tab/>
        </w:r>
        <w:r>
          <w:rPr>
            <w:noProof/>
          </w:rPr>
          <w:fldChar w:fldCharType="begin"/>
        </w:r>
        <w:r>
          <w:rPr>
            <w:noProof/>
          </w:rPr>
          <w:instrText xml:space="preserve"> PAGEREF _Toc477999586 \h </w:instrText>
        </w:r>
        <w:r>
          <w:rPr>
            <w:noProof/>
          </w:rPr>
        </w:r>
      </w:ins>
      <w:r>
        <w:rPr>
          <w:noProof/>
        </w:rPr>
        <w:fldChar w:fldCharType="separate"/>
      </w:r>
      <w:ins w:id="81" w:author="Victor Cameo" w:date="2017-03-23T02:30:00Z">
        <w:r>
          <w:rPr>
            <w:noProof/>
          </w:rPr>
          <w:t>ix</w:t>
        </w:r>
        <w:r>
          <w:rPr>
            <w:noProof/>
          </w:rPr>
          <w:fldChar w:fldCharType="end"/>
        </w:r>
      </w:ins>
    </w:p>
    <w:p w14:paraId="166F511E" w14:textId="77777777" w:rsidR="00632A1A" w:rsidRDefault="00632A1A">
      <w:pPr>
        <w:pStyle w:val="TOC1"/>
        <w:rPr>
          <w:ins w:id="82" w:author="Victor Cameo" w:date="2017-03-23T02:30:00Z"/>
          <w:rFonts w:asciiTheme="minorHAnsi" w:eastAsiaTheme="minorEastAsia" w:hAnsiTheme="minorHAnsi" w:cstheme="minorBidi"/>
          <w:b w:val="0"/>
          <w:noProof/>
          <w:sz w:val="24"/>
          <w:lang w:val="en-US" w:eastAsia="en-US"/>
        </w:rPr>
      </w:pPr>
      <w:ins w:id="83" w:author="Victor Cameo" w:date="2017-03-23T02:30:00Z">
        <w:r w:rsidRPr="00683875">
          <w:rPr>
            <w:noProof/>
          </w:rPr>
          <w:t>Executive Summary</w:t>
        </w:r>
        <w:r>
          <w:rPr>
            <w:noProof/>
          </w:rPr>
          <w:tab/>
        </w:r>
        <w:r>
          <w:rPr>
            <w:noProof/>
          </w:rPr>
          <w:fldChar w:fldCharType="begin"/>
        </w:r>
        <w:r>
          <w:rPr>
            <w:noProof/>
          </w:rPr>
          <w:instrText xml:space="preserve"> PAGEREF _Toc477999587 \h </w:instrText>
        </w:r>
        <w:r>
          <w:rPr>
            <w:noProof/>
          </w:rPr>
        </w:r>
      </w:ins>
      <w:r>
        <w:rPr>
          <w:noProof/>
        </w:rPr>
        <w:fldChar w:fldCharType="separate"/>
      </w:r>
      <w:ins w:id="84" w:author="Victor Cameo" w:date="2017-03-23T02:30:00Z">
        <w:r>
          <w:rPr>
            <w:noProof/>
          </w:rPr>
          <w:t>1</w:t>
        </w:r>
        <w:r>
          <w:rPr>
            <w:noProof/>
          </w:rPr>
          <w:fldChar w:fldCharType="end"/>
        </w:r>
      </w:ins>
    </w:p>
    <w:p w14:paraId="4787B148" w14:textId="77777777" w:rsidR="00632A1A" w:rsidRDefault="00632A1A">
      <w:pPr>
        <w:pStyle w:val="TOC1"/>
        <w:tabs>
          <w:tab w:val="left" w:pos="442"/>
        </w:tabs>
        <w:rPr>
          <w:ins w:id="85" w:author="Victor Cameo" w:date="2017-03-23T02:30:00Z"/>
          <w:rFonts w:asciiTheme="minorHAnsi" w:eastAsiaTheme="minorEastAsia" w:hAnsiTheme="minorHAnsi" w:cstheme="minorBidi"/>
          <w:b w:val="0"/>
          <w:noProof/>
          <w:sz w:val="24"/>
          <w:lang w:val="en-US" w:eastAsia="en-US"/>
        </w:rPr>
      </w:pPr>
      <w:ins w:id="86" w:author="Victor Cameo" w:date="2017-03-23T02:30:00Z">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_Toc477999588 \h </w:instrText>
        </w:r>
        <w:r>
          <w:rPr>
            <w:noProof/>
          </w:rPr>
        </w:r>
      </w:ins>
      <w:r>
        <w:rPr>
          <w:noProof/>
        </w:rPr>
        <w:fldChar w:fldCharType="separate"/>
      </w:r>
      <w:ins w:id="87" w:author="Victor Cameo" w:date="2017-03-23T02:30:00Z">
        <w:r>
          <w:rPr>
            <w:noProof/>
          </w:rPr>
          <w:t>1</w:t>
        </w:r>
        <w:r>
          <w:rPr>
            <w:noProof/>
          </w:rPr>
          <w:fldChar w:fldCharType="end"/>
        </w:r>
      </w:ins>
    </w:p>
    <w:p w14:paraId="3BA8F8A3" w14:textId="77777777" w:rsidR="00632A1A" w:rsidRDefault="00632A1A">
      <w:pPr>
        <w:pStyle w:val="TOC1"/>
        <w:tabs>
          <w:tab w:val="left" w:pos="442"/>
        </w:tabs>
        <w:rPr>
          <w:ins w:id="88" w:author="Victor Cameo" w:date="2017-03-23T02:30:00Z"/>
          <w:rFonts w:asciiTheme="minorHAnsi" w:eastAsiaTheme="minorEastAsia" w:hAnsiTheme="minorHAnsi" w:cstheme="minorBidi"/>
          <w:b w:val="0"/>
          <w:noProof/>
          <w:sz w:val="24"/>
          <w:lang w:val="en-US" w:eastAsia="en-US"/>
        </w:rPr>
      </w:pPr>
      <w:ins w:id="89" w:author="Victor Cameo" w:date="2017-03-23T02:30:00Z">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_Toc477999589 \h </w:instrText>
        </w:r>
        <w:r>
          <w:rPr>
            <w:noProof/>
          </w:rPr>
        </w:r>
      </w:ins>
      <w:r>
        <w:rPr>
          <w:noProof/>
        </w:rPr>
        <w:fldChar w:fldCharType="separate"/>
      </w:r>
      <w:ins w:id="90" w:author="Victor Cameo" w:date="2017-03-23T02:30:00Z">
        <w:r>
          <w:rPr>
            <w:noProof/>
          </w:rPr>
          <w:t>1</w:t>
        </w:r>
        <w:r>
          <w:rPr>
            <w:noProof/>
          </w:rPr>
          <w:fldChar w:fldCharType="end"/>
        </w:r>
      </w:ins>
    </w:p>
    <w:p w14:paraId="5C576B1E" w14:textId="77777777" w:rsidR="00632A1A" w:rsidRDefault="00632A1A">
      <w:pPr>
        <w:pStyle w:val="TOC2"/>
        <w:rPr>
          <w:ins w:id="91" w:author="Victor Cameo" w:date="2017-03-23T02:30:00Z"/>
          <w:rFonts w:asciiTheme="minorHAnsi" w:eastAsiaTheme="minorEastAsia" w:hAnsiTheme="minorHAnsi" w:cstheme="minorBidi"/>
          <w:b w:val="0"/>
          <w:bCs w:val="0"/>
          <w:sz w:val="24"/>
          <w:szCs w:val="24"/>
          <w:lang w:val="en-US" w:eastAsia="en-US"/>
        </w:rPr>
      </w:pPr>
      <w:ins w:id="92" w:author="Victor Cameo" w:date="2017-03-23T02:30:00Z">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_Toc477999590 \h </w:instrText>
        </w:r>
      </w:ins>
      <w:r>
        <w:fldChar w:fldCharType="separate"/>
      </w:r>
      <w:ins w:id="93" w:author="Victor Cameo" w:date="2017-03-23T02:30:00Z">
        <w:r>
          <w:t>1</w:t>
        </w:r>
        <w:r>
          <w:fldChar w:fldCharType="end"/>
        </w:r>
      </w:ins>
    </w:p>
    <w:p w14:paraId="20B538F0" w14:textId="77777777" w:rsidR="00632A1A" w:rsidRDefault="00632A1A">
      <w:pPr>
        <w:pStyle w:val="TOC2"/>
        <w:rPr>
          <w:ins w:id="94" w:author="Victor Cameo" w:date="2017-03-23T02:30:00Z"/>
          <w:rFonts w:asciiTheme="minorHAnsi" w:eastAsiaTheme="minorEastAsia" w:hAnsiTheme="minorHAnsi" w:cstheme="minorBidi"/>
          <w:b w:val="0"/>
          <w:bCs w:val="0"/>
          <w:sz w:val="24"/>
          <w:szCs w:val="24"/>
          <w:lang w:val="en-US" w:eastAsia="en-US"/>
        </w:rPr>
      </w:pPr>
      <w:ins w:id="95" w:author="Victor Cameo" w:date="2017-03-23T02:30:00Z">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_Toc477999591 \h </w:instrText>
        </w:r>
      </w:ins>
      <w:r>
        <w:fldChar w:fldCharType="separate"/>
      </w:r>
      <w:ins w:id="96" w:author="Victor Cameo" w:date="2017-03-23T02:30:00Z">
        <w:r>
          <w:t>2</w:t>
        </w:r>
        <w:r>
          <w:fldChar w:fldCharType="end"/>
        </w:r>
      </w:ins>
    </w:p>
    <w:p w14:paraId="63561D43" w14:textId="77777777" w:rsidR="00632A1A" w:rsidRPr="001B226E" w:rsidRDefault="00632A1A">
      <w:pPr>
        <w:pStyle w:val="TOC3"/>
        <w:rPr>
          <w:ins w:id="97" w:author="Victor Cameo" w:date="2017-03-23T02:30:00Z"/>
          <w:rFonts w:asciiTheme="minorHAnsi" w:eastAsiaTheme="minorEastAsia" w:hAnsiTheme="minorHAnsi" w:cstheme="minorBidi"/>
          <w:i w:val="0"/>
          <w:noProof/>
          <w:sz w:val="24"/>
          <w:szCs w:val="24"/>
          <w:lang w:val="fr-FR" w:eastAsia="en-US"/>
          <w:rPrChange w:id="98" w:author="Victor Cameo" w:date="2017-03-23T09:41:00Z">
            <w:rPr>
              <w:ins w:id="99" w:author="Victor Cameo" w:date="2017-03-23T02:30:00Z"/>
              <w:rFonts w:asciiTheme="minorHAnsi" w:eastAsiaTheme="minorEastAsia" w:hAnsiTheme="minorHAnsi" w:cstheme="minorBidi"/>
              <w:i w:val="0"/>
              <w:noProof/>
              <w:sz w:val="24"/>
              <w:szCs w:val="24"/>
              <w:lang w:val="en-US" w:eastAsia="en-US"/>
            </w:rPr>
          </w:rPrChange>
        </w:rPr>
      </w:pPr>
      <w:ins w:id="100" w:author="Victor Cameo" w:date="2017-03-23T02:30:00Z">
        <w:r w:rsidRPr="001B226E">
          <w:rPr>
            <w:i w:val="0"/>
            <w:noProof/>
            <w:color w:val="000000"/>
            <w:lang w:val="fr-FR"/>
            <w:rPrChange w:id="101" w:author="Victor Cameo" w:date="2017-03-23T09:41:00Z">
              <w:rPr>
                <w:i w:val="0"/>
                <w:noProof/>
                <w:color w:val="000000"/>
              </w:rPr>
            </w:rPrChange>
          </w:rPr>
          <w:t>2.2.1</w:t>
        </w:r>
        <w:r w:rsidRPr="001B226E">
          <w:rPr>
            <w:rFonts w:asciiTheme="minorHAnsi" w:eastAsiaTheme="minorEastAsia" w:hAnsiTheme="minorHAnsi" w:cstheme="minorBidi"/>
            <w:i w:val="0"/>
            <w:noProof/>
            <w:sz w:val="24"/>
            <w:szCs w:val="24"/>
            <w:lang w:val="fr-FR" w:eastAsia="en-US"/>
            <w:rPrChange w:id="102"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103" w:author="Victor Cameo" w:date="2017-03-23T09:41:00Z">
              <w:rPr>
                <w:noProof/>
              </w:rPr>
            </w:rPrChange>
          </w:rPr>
          <w:t>Cartesius K40</w:t>
        </w:r>
        <w:r w:rsidRPr="001B226E">
          <w:rPr>
            <w:noProof/>
            <w:lang w:val="fr-FR"/>
            <w:rPrChange w:id="104" w:author="Victor Cameo" w:date="2017-03-23T09:41:00Z">
              <w:rPr>
                <w:noProof/>
              </w:rPr>
            </w:rPrChange>
          </w:rPr>
          <w:tab/>
        </w:r>
        <w:r>
          <w:rPr>
            <w:noProof/>
          </w:rPr>
          <w:fldChar w:fldCharType="begin"/>
        </w:r>
        <w:r w:rsidRPr="001B226E">
          <w:rPr>
            <w:noProof/>
            <w:lang w:val="fr-FR"/>
            <w:rPrChange w:id="105" w:author="Victor Cameo" w:date="2017-03-23T09:41:00Z">
              <w:rPr>
                <w:noProof/>
              </w:rPr>
            </w:rPrChange>
          </w:rPr>
          <w:instrText xml:space="preserve"> PAGEREF _Toc477999592 \h </w:instrText>
        </w:r>
        <w:r>
          <w:rPr>
            <w:noProof/>
          </w:rPr>
        </w:r>
      </w:ins>
      <w:r>
        <w:rPr>
          <w:noProof/>
        </w:rPr>
        <w:fldChar w:fldCharType="separate"/>
      </w:r>
      <w:ins w:id="106" w:author="Victor Cameo" w:date="2017-03-23T02:30:00Z">
        <w:r w:rsidRPr="001B226E">
          <w:rPr>
            <w:noProof/>
            <w:lang w:val="fr-FR"/>
            <w:rPrChange w:id="107" w:author="Victor Cameo" w:date="2017-03-23T09:41:00Z">
              <w:rPr>
                <w:noProof/>
              </w:rPr>
            </w:rPrChange>
          </w:rPr>
          <w:t>2</w:t>
        </w:r>
        <w:r>
          <w:rPr>
            <w:noProof/>
          </w:rPr>
          <w:fldChar w:fldCharType="end"/>
        </w:r>
      </w:ins>
    </w:p>
    <w:p w14:paraId="79AD7784" w14:textId="77777777" w:rsidR="00632A1A" w:rsidRPr="001B226E" w:rsidRDefault="00632A1A">
      <w:pPr>
        <w:pStyle w:val="TOC3"/>
        <w:rPr>
          <w:ins w:id="108" w:author="Victor Cameo" w:date="2017-03-23T02:30:00Z"/>
          <w:rFonts w:asciiTheme="minorHAnsi" w:eastAsiaTheme="minorEastAsia" w:hAnsiTheme="minorHAnsi" w:cstheme="minorBidi"/>
          <w:i w:val="0"/>
          <w:noProof/>
          <w:sz w:val="24"/>
          <w:szCs w:val="24"/>
          <w:lang w:val="fr-FR" w:eastAsia="en-US"/>
          <w:rPrChange w:id="109" w:author="Victor Cameo" w:date="2017-03-23T09:41:00Z">
            <w:rPr>
              <w:ins w:id="110" w:author="Victor Cameo" w:date="2017-03-23T02:30:00Z"/>
              <w:rFonts w:asciiTheme="minorHAnsi" w:eastAsiaTheme="minorEastAsia" w:hAnsiTheme="minorHAnsi" w:cstheme="minorBidi"/>
              <w:i w:val="0"/>
              <w:noProof/>
              <w:sz w:val="24"/>
              <w:szCs w:val="24"/>
              <w:lang w:val="en-US" w:eastAsia="en-US"/>
            </w:rPr>
          </w:rPrChange>
        </w:rPr>
      </w:pPr>
      <w:ins w:id="111" w:author="Victor Cameo" w:date="2017-03-23T02:30:00Z">
        <w:r w:rsidRPr="001B226E">
          <w:rPr>
            <w:i w:val="0"/>
            <w:noProof/>
            <w:color w:val="000000"/>
            <w:lang w:val="fr-FR"/>
            <w:rPrChange w:id="112" w:author="Victor Cameo" w:date="2017-03-23T09:41:00Z">
              <w:rPr>
                <w:i w:val="0"/>
                <w:noProof/>
                <w:color w:val="000000"/>
              </w:rPr>
            </w:rPrChange>
          </w:rPr>
          <w:t>2.2.2</w:t>
        </w:r>
        <w:r w:rsidRPr="001B226E">
          <w:rPr>
            <w:rFonts w:asciiTheme="minorHAnsi" w:eastAsiaTheme="minorEastAsia" w:hAnsiTheme="minorHAnsi" w:cstheme="minorBidi"/>
            <w:i w:val="0"/>
            <w:noProof/>
            <w:sz w:val="24"/>
            <w:szCs w:val="24"/>
            <w:lang w:val="fr-FR" w:eastAsia="en-US"/>
            <w:rPrChange w:id="113"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114" w:author="Victor Cameo" w:date="2017-03-23T09:41:00Z">
              <w:rPr>
                <w:noProof/>
              </w:rPr>
            </w:rPrChange>
          </w:rPr>
          <w:t>MareNostrum KNC</w:t>
        </w:r>
        <w:r w:rsidRPr="001B226E">
          <w:rPr>
            <w:noProof/>
            <w:lang w:val="fr-FR"/>
            <w:rPrChange w:id="115" w:author="Victor Cameo" w:date="2017-03-23T09:41:00Z">
              <w:rPr>
                <w:noProof/>
              </w:rPr>
            </w:rPrChange>
          </w:rPr>
          <w:tab/>
        </w:r>
        <w:r>
          <w:rPr>
            <w:noProof/>
          </w:rPr>
          <w:fldChar w:fldCharType="begin"/>
        </w:r>
        <w:r w:rsidRPr="001B226E">
          <w:rPr>
            <w:noProof/>
            <w:lang w:val="fr-FR"/>
            <w:rPrChange w:id="116" w:author="Victor Cameo" w:date="2017-03-23T09:41:00Z">
              <w:rPr>
                <w:noProof/>
              </w:rPr>
            </w:rPrChange>
          </w:rPr>
          <w:instrText xml:space="preserve"> PAGEREF _Toc477999593 \h </w:instrText>
        </w:r>
        <w:r>
          <w:rPr>
            <w:noProof/>
          </w:rPr>
        </w:r>
      </w:ins>
      <w:r>
        <w:rPr>
          <w:noProof/>
        </w:rPr>
        <w:fldChar w:fldCharType="separate"/>
      </w:r>
      <w:ins w:id="117" w:author="Victor Cameo" w:date="2017-03-23T02:30:00Z">
        <w:r w:rsidRPr="001B226E">
          <w:rPr>
            <w:noProof/>
            <w:lang w:val="fr-FR"/>
            <w:rPrChange w:id="118" w:author="Victor Cameo" w:date="2017-03-23T09:41:00Z">
              <w:rPr>
                <w:noProof/>
              </w:rPr>
            </w:rPrChange>
          </w:rPr>
          <w:t>3</w:t>
        </w:r>
        <w:r>
          <w:rPr>
            <w:noProof/>
          </w:rPr>
          <w:fldChar w:fldCharType="end"/>
        </w:r>
      </w:ins>
    </w:p>
    <w:p w14:paraId="0ECEFD8A" w14:textId="77777777" w:rsidR="00632A1A" w:rsidRPr="001B226E" w:rsidRDefault="00632A1A">
      <w:pPr>
        <w:pStyle w:val="TOC3"/>
        <w:rPr>
          <w:ins w:id="119" w:author="Victor Cameo" w:date="2017-03-23T02:30:00Z"/>
          <w:rFonts w:asciiTheme="minorHAnsi" w:eastAsiaTheme="minorEastAsia" w:hAnsiTheme="minorHAnsi" w:cstheme="minorBidi"/>
          <w:i w:val="0"/>
          <w:noProof/>
          <w:sz w:val="24"/>
          <w:szCs w:val="24"/>
          <w:lang w:val="fr-FR" w:eastAsia="en-US"/>
          <w:rPrChange w:id="120" w:author="Victor Cameo" w:date="2017-03-23T09:41:00Z">
            <w:rPr>
              <w:ins w:id="121" w:author="Victor Cameo" w:date="2017-03-23T02:30:00Z"/>
              <w:rFonts w:asciiTheme="minorHAnsi" w:eastAsiaTheme="minorEastAsia" w:hAnsiTheme="minorHAnsi" w:cstheme="minorBidi"/>
              <w:i w:val="0"/>
              <w:noProof/>
              <w:sz w:val="24"/>
              <w:szCs w:val="24"/>
              <w:lang w:val="en-US" w:eastAsia="en-US"/>
            </w:rPr>
          </w:rPrChange>
        </w:rPr>
      </w:pPr>
      <w:ins w:id="122" w:author="Victor Cameo" w:date="2017-03-23T02:30:00Z">
        <w:r w:rsidRPr="001B226E">
          <w:rPr>
            <w:i w:val="0"/>
            <w:noProof/>
            <w:color w:val="000000"/>
            <w:lang w:val="fr-FR"/>
            <w:rPrChange w:id="123" w:author="Victor Cameo" w:date="2017-03-23T09:41:00Z">
              <w:rPr>
                <w:i w:val="0"/>
                <w:noProof/>
                <w:color w:val="000000"/>
              </w:rPr>
            </w:rPrChange>
          </w:rPr>
          <w:t>2.2.3</w:t>
        </w:r>
        <w:r w:rsidRPr="001B226E">
          <w:rPr>
            <w:rFonts w:asciiTheme="minorHAnsi" w:eastAsiaTheme="minorEastAsia" w:hAnsiTheme="minorHAnsi" w:cstheme="minorBidi"/>
            <w:i w:val="0"/>
            <w:noProof/>
            <w:sz w:val="24"/>
            <w:szCs w:val="24"/>
            <w:lang w:val="fr-FR" w:eastAsia="en-US"/>
            <w:rPrChange w:id="124"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125" w:author="Victor Cameo" w:date="2017-03-23T09:41:00Z">
              <w:rPr>
                <w:noProof/>
              </w:rPr>
            </w:rPrChange>
          </w:rPr>
          <w:t>Ouessant P100</w:t>
        </w:r>
        <w:r w:rsidRPr="001B226E">
          <w:rPr>
            <w:noProof/>
            <w:lang w:val="fr-FR"/>
            <w:rPrChange w:id="126" w:author="Victor Cameo" w:date="2017-03-23T09:41:00Z">
              <w:rPr>
                <w:noProof/>
              </w:rPr>
            </w:rPrChange>
          </w:rPr>
          <w:tab/>
        </w:r>
        <w:r>
          <w:rPr>
            <w:noProof/>
          </w:rPr>
          <w:fldChar w:fldCharType="begin"/>
        </w:r>
        <w:r w:rsidRPr="001B226E">
          <w:rPr>
            <w:noProof/>
            <w:lang w:val="fr-FR"/>
            <w:rPrChange w:id="127" w:author="Victor Cameo" w:date="2017-03-23T09:41:00Z">
              <w:rPr>
                <w:noProof/>
              </w:rPr>
            </w:rPrChange>
          </w:rPr>
          <w:instrText xml:space="preserve"> PAGEREF _Toc477999594 \h </w:instrText>
        </w:r>
        <w:r>
          <w:rPr>
            <w:noProof/>
          </w:rPr>
        </w:r>
      </w:ins>
      <w:r>
        <w:rPr>
          <w:noProof/>
        </w:rPr>
        <w:fldChar w:fldCharType="separate"/>
      </w:r>
      <w:ins w:id="128" w:author="Victor Cameo" w:date="2017-03-23T02:30:00Z">
        <w:r w:rsidRPr="001B226E">
          <w:rPr>
            <w:noProof/>
            <w:lang w:val="fr-FR"/>
            <w:rPrChange w:id="129" w:author="Victor Cameo" w:date="2017-03-23T09:41:00Z">
              <w:rPr>
                <w:noProof/>
              </w:rPr>
            </w:rPrChange>
          </w:rPr>
          <w:t>3</w:t>
        </w:r>
        <w:r>
          <w:rPr>
            <w:noProof/>
          </w:rPr>
          <w:fldChar w:fldCharType="end"/>
        </w:r>
      </w:ins>
    </w:p>
    <w:p w14:paraId="35E150E7" w14:textId="77777777" w:rsidR="00632A1A" w:rsidRPr="001B226E" w:rsidRDefault="00632A1A">
      <w:pPr>
        <w:pStyle w:val="TOC3"/>
        <w:rPr>
          <w:ins w:id="130" w:author="Victor Cameo" w:date="2017-03-23T02:30:00Z"/>
          <w:rFonts w:asciiTheme="minorHAnsi" w:eastAsiaTheme="minorEastAsia" w:hAnsiTheme="minorHAnsi" w:cstheme="minorBidi"/>
          <w:i w:val="0"/>
          <w:noProof/>
          <w:sz w:val="24"/>
          <w:szCs w:val="24"/>
          <w:lang w:val="fr-FR" w:eastAsia="en-US"/>
          <w:rPrChange w:id="131" w:author="Victor Cameo" w:date="2017-03-23T09:41:00Z">
            <w:rPr>
              <w:ins w:id="132" w:author="Victor Cameo" w:date="2017-03-23T02:30:00Z"/>
              <w:rFonts w:asciiTheme="minorHAnsi" w:eastAsiaTheme="minorEastAsia" w:hAnsiTheme="minorHAnsi" w:cstheme="minorBidi"/>
              <w:i w:val="0"/>
              <w:noProof/>
              <w:sz w:val="24"/>
              <w:szCs w:val="24"/>
              <w:lang w:val="en-US" w:eastAsia="en-US"/>
            </w:rPr>
          </w:rPrChange>
        </w:rPr>
      </w:pPr>
      <w:ins w:id="133" w:author="Victor Cameo" w:date="2017-03-23T02:30:00Z">
        <w:r w:rsidRPr="001B226E">
          <w:rPr>
            <w:i w:val="0"/>
            <w:noProof/>
            <w:color w:val="000000"/>
            <w:lang w:val="fr-FR"/>
            <w:rPrChange w:id="134" w:author="Victor Cameo" w:date="2017-03-23T09:41:00Z">
              <w:rPr>
                <w:i w:val="0"/>
                <w:noProof/>
                <w:color w:val="000000"/>
              </w:rPr>
            </w:rPrChange>
          </w:rPr>
          <w:t>2.2.4</w:t>
        </w:r>
        <w:r w:rsidRPr="001B226E">
          <w:rPr>
            <w:rFonts w:asciiTheme="minorHAnsi" w:eastAsiaTheme="minorEastAsia" w:hAnsiTheme="minorHAnsi" w:cstheme="minorBidi"/>
            <w:i w:val="0"/>
            <w:noProof/>
            <w:sz w:val="24"/>
            <w:szCs w:val="24"/>
            <w:lang w:val="fr-FR" w:eastAsia="en-US"/>
            <w:rPrChange w:id="135"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136" w:author="Victor Cameo" w:date="2017-03-23T09:41:00Z">
              <w:rPr>
                <w:noProof/>
              </w:rPr>
            </w:rPrChange>
          </w:rPr>
          <w:t>Frioul KNL</w:t>
        </w:r>
        <w:r w:rsidRPr="001B226E">
          <w:rPr>
            <w:noProof/>
            <w:lang w:val="fr-FR"/>
            <w:rPrChange w:id="137" w:author="Victor Cameo" w:date="2017-03-23T09:41:00Z">
              <w:rPr>
                <w:noProof/>
              </w:rPr>
            </w:rPrChange>
          </w:rPr>
          <w:tab/>
        </w:r>
        <w:r>
          <w:rPr>
            <w:noProof/>
          </w:rPr>
          <w:fldChar w:fldCharType="begin"/>
        </w:r>
        <w:r w:rsidRPr="001B226E">
          <w:rPr>
            <w:noProof/>
            <w:lang w:val="fr-FR"/>
            <w:rPrChange w:id="138" w:author="Victor Cameo" w:date="2017-03-23T09:41:00Z">
              <w:rPr>
                <w:noProof/>
              </w:rPr>
            </w:rPrChange>
          </w:rPr>
          <w:instrText xml:space="preserve"> PAGEREF _Toc477999595 \h </w:instrText>
        </w:r>
        <w:r>
          <w:rPr>
            <w:noProof/>
          </w:rPr>
        </w:r>
      </w:ins>
      <w:r>
        <w:rPr>
          <w:noProof/>
        </w:rPr>
        <w:fldChar w:fldCharType="separate"/>
      </w:r>
      <w:ins w:id="139" w:author="Victor Cameo" w:date="2017-03-23T02:30:00Z">
        <w:r w:rsidRPr="001B226E">
          <w:rPr>
            <w:noProof/>
            <w:lang w:val="fr-FR"/>
            <w:rPrChange w:id="140" w:author="Victor Cameo" w:date="2017-03-23T09:41:00Z">
              <w:rPr>
                <w:noProof/>
              </w:rPr>
            </w:rPrChange>
          </w:rPr>
          <w:t>3</w:t>
        </w:r>
        <w:r>
          <w:rPr>
            <w:noProof/>
          </w:rPr>
          <w:fldChar w:fldCharType="end"/>
        </w:r>
      </w:ins>
    </w:p>
    <w:p w14:paraId="1FE9897C" w14:textId="77777777" w:rsidR="00632A1A" w:rsidRPr="001B226E" w:rsidRDefault="00632A1A">
      <w:pPr>
        <w:pStyle w:val="TOC1"/>
        <w:tabs>
          <w:tab w:val="left" w:pos="442"/>
        </w:tabs>
        <w:rPr>
          <w:ins w:id="141" w:author="Victor Cameo" w:date="2017-03-23T02:30:00Z"/>
          <w:rFonts w:asciiTheme="minorHAnsi" w:eastAsiaTheme="minorEastAsia" w:hAnsiTheme="minorHAnsi" w:cstheme="minorBidi"/>
          <w:b w:val="0"/>
          <w:noProof/>
          <w:sz w:val="24"/>
          <w:lang w:val="fr-FR" w:eastAsia="en-US"/>
          <w:rPrChange w:id="142" w:author="Victor Cameo" w:date="2017-03-23T09:41:00Z">
            <w:rPr>
              <w:ins w:id="143" w:author="Victor Cameo" w:date="2017-03-23T02:30:00Z"/>
              <w:rFonts w:asciiTheme="minorHAnsi" w:eastAsiaTheme="minorEastAsia" w:hAnsiTheme="minorHAnsi" w:cstheme="minorBidi"/>
              <w:b w:val="0"/>
              <w:noProof/>
              <w:sz w:val="24"/>
              <w:lang w:val="en-US" w:eastAsia="en-US"/>
            </w:rPr>
          </w:rPrChange>
        </w:rPr>
      </w:pPr>
      <w:ins w:id="144" w:author="Victor Cameo" w:date="2017-03-23T02:30:00Z">
        <w:r w:rsidRPr="001B226E">
          <w:rPr>
            <w:noProof/>
            <w:lang w:val="fr-FR"/>
            <w:rPrChange w:id="145" w:author="Victor Cameo" w:date="2017-03-23T09:41:00Z">
              <w:rPr>
                <w:noProof/>
              </w:rPr>
            </w:rPrChange>
          </w:rPr>
          <w:t>3</w:t>
        </w:r>
        <w:r w:rsidRPr="001B226E">
          <w:rPr>
            <w:rFonts w:asciiTheme="minorHAnsi" w:eastAsiaTheme="minorEastAsia" w:hAnsiTheme="minorHAnsi" w:cstheme="minorBidi"/>
            <w:b w:val="0"/>
            <w:noProof/>
            <w:sz w:val="24"/>
            <w:lang w:val="fr-FR" w:eastAsia="en-US"/>
            <w:rPrChange w:id="146" w:author="Victor Cameo" w:date="2017-03-23T09:41:00Z">
              <w:rPr>
                <w:rFonts w:asciiTheme="minorHAnsi" w:eastAsiaTheme="minorEastAsia" w:hAnsiTheme="minorHAnsi" w:cstheme="minorBidi"/>
                <w:b w:val="0"/>
                <w:noProof/>
                <w:sz w:val="24"/>
                <w:lang w:val="en-US" w:eastAsia="en-US"/>
              </w:rPr>
            </w:rPrChange>
          </w:rPr>
          <w:tab/>
        </w:r>
        <w:r w:rsidRPr="001B226E">
          <w:rPr>
            <w:noProof/>
            <w:lang w:val="fr-FR"/>
            <w:rPrChange w:id="147" w:author="Victor Cameo" w:date="2017-03-23T09:41:00Z">
              <w:rPr>
                <w:noProof/>
              </w:rPr>
            </w:rPrChange>
          </w:rPr>
          <w:t>Benchmark suite description</w:t>
        </w:r>
        <w:r w:rsidRPr="001B226E">
          <w:rPr>
            <w:noProof/>
            <w:lang w:val="fr-FR"/>
            <w:rPrChange w:id="148" w:author="Victor Cameo" w:date="2017-03-23T09:41:00Z">
              <w:rPr>
                <w:noProof/>
              </w:rPr>
            </w:rPrChange>
          </w:rPr>
          <w:tab/>
        </w:r>
        <w:r>
          <w:rPr>
            <w:noProof/>
          </w:rPr>
          <w:fldChar w:fldCharType="begin"/>
        </w:r>
        <w:r w:rsidRPr="001B226E">
          <w:rPr>
            <w:noProof/>
            <w:lang w:val="fr-FR"/>
            <w:rPrChange w:id="149" w:author="Victor Cameo" w:date="2017-03-23T09:41:00Z">
              <w:rPr>
                <w:noProof/>
              </w:rPr>
            </w:rPrChange>
          </w:rPr>
          <w:instrText xml:space="preserve"> PAGEREF _Toc477999596 \h </w:instrText>
        </w:r>
        <w:r>
          <w:rPr>
            <w:noProof/>
          </w:rPr>
        </w:r>
      </w:ins>
      <w:r>
        <w:rPr>
          <w:noProof/>
        </w:rPr>
        <w:fldChar w:fldCharType="separate"/>
      </w:r>
      <w:ins w:id="150" w:author="Victor Cameo" w:date="2017-03-23T02:30:00Z">
        <w:r w:rsidRPr="001B226E">
          <w:rPr>
            <w:noProof/>
            <w:lang w:val="fr-FR"/>
            <w:rPrChange w:id="151" w:author="Victor Cameo" w:date="2017-03-23T09:41:00Z">
              <w:rPr>
                <w:noProof/>
              </w:rPr>
            </w:rPrChange>
          </w:rPr>
          <w:t>4</w:t>
        </w:r>
        <w:r>
          <w:rPr>
            <w:noProof/>
          </w:rPr>
          <w:fldChar w:fldCharType="end"/>
        </w:r>
      </w:ins>
    </w:p>
    <w:p w14:paraId="5D4C0C2C" w14:textId="77777777" w:rsidR="00632A1A" w:rsidRPr="001B226E" w:rsidRDefault="00632A1A">
      <w:pPr>
        <w:pStyle w:val="TOC2"/>
        <w:rPr>
          <w:ins w:id="152" w:author="Victor Cameo" w:date="2017-03-23T02:30:00Z"/>
          <w:rFonts w:asciiTheme="minorHAnsi" w:eastAsiaTheme="minorEastAsia" w:hAnsiTheme="minorHAnsi" w:cstheme="minorBidi"/>
          <w:b w:val="0"/>
          <w:bCs w:val="0"/>
          <w:sz w:val="24"/>
          <w:szCs w:val="24"/>
          <w:lang w:val="fr-FR" w:eastAsia="en-US"/>
          <w:rPrChange w:id="153" w:author="Victor Cameo" w:date="2017-03-23T09:41:00Z">
            <w:rPr>
              <w:ins w:id="154" w:author="Victor Cameo" w:date="2017-03-23T02:30:00Z"/>
              <w:rFonts w:asciiTheme="minorHAnsi" w:eastAsiaTheme="minorEastAsia" w:hAnsiTheme="minorHAnsi" w:cstheme="minorBidi"/>
              <w:b w:val="0"/>
              <w:bCs w:val="0"/>
              <w:sz w:val="24"/>
              <w:szCs w:val="24"/>
              <w:lang w:val="en-US" w:eastAsia="en-US"/>
            </w:rPr>
          </w:rPrChange>
        </w:rPr>
      </w:pPr>
      <w:ins w:id="155" w:author="Victor Cameo" w:date="2017-03-23T02:30:00Z">
        <w:r w:rsidRPr="001B226E">
          <w:rPr>
            <w:lang w:val="fr-FR"/>
            <w:rPrChange w:id="156" w:author="Victor Cameo" w:date="2017-03-23T09:41:00Z">
              <w:rPr/>
            </w:rPrChange>
          </w:rPr>
          <w:t>3.1</w:t>
        </w:r>
        <w:r w:rsidRPr="001B226E">
          <w:rPr>
            <w:rFonts w:asciiTheme="minorHAnsi" w:eastAsiaTheme="minorEastAsia" w:hAnsiTheme="minorHAnsi" w:cstheme="minorBidi"/>
            <w:b w:val="0"/>
            <w:bCs w:val="0"/>
            <w:sz w:val="24"/>
            <w:szCs w:val="24"/>
            <w:lang w:val="fr-FR" w:eastAsia="en-US"/>
            <w:rPrChange w:id="157" w:author="Victor Cameo" w:date="2017-03-23T09:41:00Z">
              <w:rPr>
                <w:rFonts w:asciiTheme="minorHAnsi" w:eastAsiaTheme="minorEastAsia" w:hAnsiTheme="minorHAnsi" w:cstheme="minorBidi"/>
                <w:b w:val="0"/>
                <w:bCs w:val="0"/>
                <w:sz w:val="24"/>
                <w:szCs w:val="24"/>
                <w:lang w:val="en-US" w:eastAsia="en-US"/>
              </w:rPr>
            </w:rPrChange>
          </w:rPr>
          <w:tab/>
        </w:r>
        <w:r w:rsidRPr="001B226E">
          <w:rPr>
            <w:lang w:val="fr-FR"/>
            <w:rPrChange w:id="158" w:author="Victor Cameo" w:date="2017-03-23T09:41:00Z">
              <w:rPr/>
            </w:rPrChange>
          </w:rPr>
          <w:t>Alya</w:t>
        </w:r>
        <w:r w:rsidRPr="001B226E">
          <w:rPr>
            <w:lang w:val="fr-FR"/>
            <w:rPrChange w:id="159" w:author="Victor Cameo" w:date="2017-03-23T09:41:00Z">
              <w:rPr/>
            </w:rPrChange>
          </w:rPr>
          <w:tab/>
        </w:r>
        <w:r>
          <w:fldChar w:fldCharType="begin"/>
        </w:r>
        <w:r w:rsidRPr="001B226E">
          <w:rPr>
            <w:lang w:val="fr-FR"/>
            <w:rPrChange w:id="160" w:author="Victor Cameo" w:date="2017-03-23T09:41:00Z">
              <w:rPr/>
            </w:rPrChange>
          </w:rPr>
          <w:instrText xml:space="preserve"> PAGEREF _Toc477999597 \h </w:instrText>
        </w:r>
      </w:ins>
      <w:r>
        <w:fldChar w:fldCharType="separate"/>
      </w:r>
      <w:ins w:id="161" w:author="Victor Cameo" w:date="2017-03-23T02:30:00Z">
        <w:r w:rsidRPr="001B226E">
          <w:rPr>
            <w:lang w:val="fr-FR"/>
            <w:rPrChange w:id="162" w:author="Victor Cameo" w:date="2017-03-23T09:41:00Z">
              <w:rPr/>
            </w:rPrChange>
          </w:rPr>
          <w:t>4</w:t>
        </w:r>
        <w:r>
          <w:fldChar w:fldCharType="end"/>
        </w:r>
      </w:ins>
    </w:p>
    <w:p w14:paraId="497BE1AE" w14:textId="77777777" w:rsidR="00632A1A" w:rsidRPr="001B226E" w:rsidRDefault="00632A1A">
      <w:pPr>
        <w:pStyle w:val="TOC3"/>
        <w:rPr>
          <w:ins w:id="163" w:author="Victor Cameo" w:date="2017-03-23T02:30:00Z"/>
          <w:rFonts w:asciiTheme="minorHAnsi" w:eastAsiaTheme="minorEastAsia" w:hAnsiTheme="minorHAnsi" w:cstheme="minorBidi"/>
          <w:i w:val="0"/>
          <w:noProof/>
          <w:sz w:val="24"/>
          <w:szCs w:val="24"/>
          <w:lang w:val="fr-FR" w:eastAsia="en-US"/>
          <w:rPrChange w:id="164" w:author="Victor Cameo" w:date="2017-03-23T09:41:00Z">
            <w:rPr>
              <w:ins w:id="165" w:author="Victor Cameo" w:date="2017-03-23T02:30:00Z"/>
              <w:rFonts w:asciiTheme="minorHAnsi" w:eastAsiaTheme="minorEastAsia" w:hAnsiTheme="minorHAnsi" w:cstheme="minorBidi"/>
              <w:i w:val="0"/>
              <w:noProof/>
              <w:sz w:val="24"/>
              <w:szCs w:val="24"/>
              <w:lang w:val="en-US" w:eastAsia="en-US"/>
            </w:rPr>
          </w:rPrChange>
        </w:rPr>
      </w:pPr>
      <w:ins w:id="166" w:author="Victor Cameo" w:date="2017-03-23T02:30:00Z">
        <w:r w:rsidRPr="001B226E">
          <w:rPr>
            <w:i w:val="0"/>
            <w:noProof/>
            <w:color w:val="000000"/>
            <w:lang w:val="fr-FR"/>
            <w:rPrChange w:id="167" w:author="Victor Cameo" w:date="2017-03-23T09:41:00Z">
              <w:rPr>
                <w:i w:val="0"/>
                <w:noProof/>
                <w:color w:val="000000"/>
              </w:rPr>
            </w:rPrChange>
          </w:rPr>
          <w:t>3.1.1</w:t>
        </w:r>
        <w:r w:rsidRPr="001B226E">
          <w:rPr>
            <w:rFonts w:asciiTheme="minorHAnsi" w:eastAsiaTheme="minorEastAsia" w:hAnsiTheme="minorHAnsi" w:cstheme="minorBidi"/>
            <w:i w:val="0"/>
            <w:noProof/>
            <w:sz w:val="24"/>
            <w:szCs w:val="24"/>
            <w:lang w:val="fr-FR" w:eastAsia="en-US"/>
            <w:rPrChange w:id="168"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169" w:author="Victor Cameo" w:date="2017-03-23T09:41:00Z">
              <w:rPr>
                <w:noProof/>
              </w:rPr>
            </w:rPrChange>
          </w:rPr>
          <w:t>Code description</w:t>
        </w:r>
        <w:r w:rsidRPr="001B226E">
          <w:rPr>
            <w:noProof/>
            <w:lang w:val="fr-FR"/>
            <w:rPrChange w:id="170" w:author="Victor Cameo" w:date="2017-03-23T09:41:00Z">
              <w:rPr>
                <w:noProof/>
              </w:rPr>
            </w:rPrChange>
          </w:rPr>
          <w:tab/>
        </w:r>
        <w:r>
          <w:rPr>
            <w:noProof/>
          </w:rPr>
          <w:fldChar w:fldCharType="begin"/>
        </w:r>
        <w:r w:rsidRPr="001B226E">
          <w:rPr>
            <w:noProof/>
            <w:lang w:val="fr-FR"/>
            <w:rPrChange w:id="171" w:author="Victor Cameo" w:date="2017-03-23T09:41:00Z">
              <w:rPr>
                <w:noProof/>
              </w:rPr>
            </w:rPrChange>
          </w:rPr>
          <w:instrText xml:space="preserve"> PAGEREF _Toc477999598 \h </w:instrText>
        </w:r>
        <w:r>
          <w:rPr>
            <w:noProof/>
          </w:rPr>
        </w:r>
      </w:ins>
      <w:r>
        <w:rPr>
          <w:noProof/>
        </w:rPr>
        <w:fldChar w:fldCharType="separate"/>
      </w:r>
      <w:ins w:id="172" w:author="Victor Cameo" w:date="2017-03-23T02:30:00Z">
        <w:r w:rsidRPr="001B226E">
          <w:rPr>
            <w:noProof/>
            <w:lang w:val="fr-FR"/>
            <w:rPrChange w:id="173" w:author="Victor Cameo" w:date="2017-03-23T09:41:00Z">
              <w:rPr>
                <w:noProof/>
              </w:rPr>
            </w:rPrChange>
          </w:rPr>
          <w:t>4</w:t>
        </w:r>
        <w:r>
          <w:rPr>
            <w:noProof/>
          </w:rPr>
          <w:fldChar w:fldCharType="end"/>
        </w:r>
      </w:ins>
    </w:p>
    <w:p w14:paraId="308DA70E" w14:textId="77777777" w:rsidR="00632A1A" w:rsidRPr="001B226E" w:rsidRDefault="00632A1A">
      <w:pPr>
        <w:pStyle w:val="TOC3"/>
        <w:rPr>
          <w:ins w:id="174" w:author="Victor Cameo" w:date="2017-03-23T02:30:00Z"/>
          <w:rFonts w:asciiTheme="minorHAnsi" w:eastAsiaTheme="minorEastAsia" w:hAnsiTheme="minorHAnsi" w:cstheme="minorBidi"/>
          <w:i w:val="0"/>
          <w:noProof/>
          <w:sz w:val="24"/>
          <w:szCs w:val="24"/>
          <w:lang w:val="fr-FR" w:eastAsia="en-US"/>
          <w:rPrChange w:id="175" w:author="Victor Cameo" w:date="2017-03-23T09:41:00Z">
            <w:rPr>
              <w:ins w:id="176" w:author="Victor Cameo" w:date="2017-03-23T02:30:00Z"/>
              <w:rFonts w:asciiTheme="minorHAnsi" w:eastAsiaTheme="minorEastAsia" w:hAnsiTheme="minorHAnsi" w:cstheme="minorBidi"/>
              <w:i w:val="0"/>
              <w:noProof/>
              <w:sz w:val="24"/>
              <w:szCs w:val="24"/>
              <w:lang w:val="en-US" w:eastAsia="en-US"/>
            </w:rPr>
          </w:rPrChange>
        </w:rPr>
      </w:pPr>
      <w:ins w:id="177" w:author="Victor Cameo" w:date="2017-03-23T02:30:00Z">
        <w:r w:rsidRPr="001B226E">
          <w:rPr>
            <w:i w:val="0"/>
            <w:noProof/>
            <w:color w:val="000000"/>
            <w:lang w:val="fr-FR"/>
            <w:rPrChange w:id="178" w:author="Victor Cameo" w:date="2017-03-23T09:41:00Z">
              <w:rPr>
                <w:i w:val="0"/>
                <w:noProof/>
                <w:color w:val="000000"/>
              </w:rPr>
            </w:rPrChange>
          </w:rPr>
          <w:t>3.1.2</w:t>
        </w:r>
        <w:r w:rsidRPr="001B226E">
          <w:rPr>
            <w:rFonts w:asciiTheme="minorHAnsi" w:eastAsiaTheme="minorEastAsia" w:hAnsiTheme="minorHAnsi" w:cstheme="minorBidi"/>
            <w:i w:val="0"/>
            <w:noProof/>
            <w:sz w:val="24"/>
            <w:szCs w:val="24"/>
            <w:lang w:val="fr-FR" w:eastAsia="en-US"/>
            <w:rPrChange w:id="179"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180" w:author="Victor Cameo" w:date="2017-03-23T09:41:00Z">
              <w:rPr>
                <w:noProof/>
              </w:rPr>
            </w:rPrChange>
          </w:rPr>
          <w:t>Test cases description</w:t>
        </w:r>
        <w:r w:rsidRPr="001B226E">
          <w:rPr>
            <w:noProof/>
            <w:lang w:val="fr-FR"/>
            <w:rPrChange w:id="181" w:author="Victor Cameo" w:date="2017-03-23T09:41:00Z">
              <w:rPr>
                <w:noProof/>
              </w:rPr>
            </w:rPrChange>
          </w:rPr>
          <w:tab/>
        </w:r>
        <w:r>
          <w:rPr>
            <w:noProof/>
          </w:rPr>
          <w:fldChar w:fldCharType="begin"/>
        </w:r>
        <w:r w:rsidRPr="001B226E">
          <w:rPr>
            <w:noProof/>
            <w:lang w:val="fr-FR"/>
            <w:rPrChange w:id="182" w:author="Victor Cameo" w:date="2017-03-23T09:41:00Z">
              <w:rPr>
                <w:noProof/>
              </w:rPr>
            </w:rPrChange>
          </w:rPr>
          <w:instrText xml:space="preserve"> PAGEREF _Toc477999599 \h </w:instrText>
        </w:r>
        <w:r>
          <w:rPr>
            <w:noProof/>
          </w:rPr>
        </w:r>
      </w:ins>
      <w:r>
        <w:rPr>
          <w:noProof/>
        </w:rPr>
        <w:fldChar w:fldCharType="separate"/>
      </w:r>
      <w:ins w:id="183" w:author="Victor Cameo" w:date="2017-03-23T02:30:00Z">
        <w:r w:rsidRPr="001B226E">
          <w:rPr>
            <w:noProof/>
            <w:lang w:val="fr-FR"/>
            <w:rPrChange w:id="184" w:author="Victor Cameo" w:date="2017-03-23T09:41:00Z">
              <w:rPr>
                <w:noProof/>
              </w:rPr>
            </w:rPrChange>
          </w:rPr>
          <w:t>4</w:t>
        </w:r>
        <w:r>
          <w:rPr>
            <w:noProof/>
          </w:rPr>
          <w:fldChar w:fldCharType="end"/>
        </w:r>
      </w:ins>
    </w:p>
    <w:p w14:paraId="454E8B91" w14:textId="77777777" w:rsidR="00632A1A" w:rsidRPr="001B226E" w:rsidRDefault="00632A1A">
      <w:pPr>
        <w:pStyle w:val="TOC2"/>
        <w:rPr>
          <w:ins w:id="185" w:author="Victor Cameo" w:date="2017-03-23T02:30:00Z"/>
          <w:rFonts w:asciiTheme="minorHAnsi" w:eastAsiaTheme="minorEastAsia" w:hAnsiTheme="minorHAnsi" w:cstheme="minorBidi"/>
          <w:b w:val="0"/>
          <w:bCs w:val="0"/>
          <w:sz w:val="24"/>
          <w:szCs w:val="24"/>
          <w:lang w:val="fr-FR" w:eastAsia="en-US"/>
          <w:rPrChange w:id="186" w:author="Victor Cameo" w:date="2017-03-23T09:41:00Z">
            <w:rPr>
              <w:ins w:id="187" w:author="Victor Cameo" w:date="2017-03-23T02:30:00Z"/>
              <w:rFonts w:asciiTheme="minorHAnsi" w:eastAsiaTheme="minorEastAsia" w:hAnsiTheme="minorHAnsi" w:cstheme="minorBidi"/>
              <w:b w:val="0"/>
              <w:bCs w:val="0"/>
              <w:sz w:val="24"/>
              <w:szCs w:val="24"/>
              <w:lang w:val="en-US" w:eastAsia="en-US"/>
            </w:rPr>
          </w:rPrChange>
        </w:rPr>
      </w:pPr>
      <w:ins w:id="188" w:author="Victor Cameo" w:date="2017-03-23T02:30:00Z">
        <w:r w:rsidRPr="001B226E">
          <w:rPr>
            <w:lang w:val="fr-FR"/>
            <w:rPrChange w:id="189" w:author="Victor Cameo" w:date="2017-03-23T09:41:00Z">
              <w:rPr/>
            </w:rPrChange>
          </w:rPr>
          <w:t>3.2</w:t>
        </w:r>
        <w:r w:rsidRPr="001B226E">
          <w:rPr>
            <w:rFonts w:asciiTheme="minorHAnsi" w:eastAsiaTheme="minorEastAsia" w:hAnsiTheme="minorHAnsi" w:cstheme="minorBidi"/>
            <w:b w:val="0"/>
            <w:bCs w:val="0"/>
            <w:sz w:val="24"/>
            <w:szCs w:val="24"/>
            <w:lang w:val="fr-FR" w:eastAsia="en-US"/>
            <w:rPrChange w:id="190" w:author="Victor Cameo" w:date="2017-03-23T09:41:00Z">
              <w:rPr>
                <w:rFonts w:asciiTheme="minorHAnsi" w:eastAsiaTheme="minorEastAsia" w:hAnsiTheme="minorHAnsi" w:cstheme="minorBidi"/>
                <w:b w:val="0"/>
                <w:bCs w:val="0"/>
                <w:sz w:val="24"/>
                <w:szCs w:val="24"/>
                <w:lang w:val="en-US" w:eastAsia="en-US"/>
              </w:rPr>
            </w:rPrChange>
          </w:rPr>
          <w:tab/>
        </w:r>
        <w:r w:rsidRPr="001B226E">
          <w:rPr>
            <w:lang w:val="fr-FR"/>
            <w:rPrChange w:id="191" w:author="Victor Cameo" w:date="2017-03-23T09:41:00Z">
              <w:rPr/>
            </w:rPrChange>
          </w:rPr>
          <w:t>Code_Saturne</w:t>
        </w:r>
        <w:r w:rsidRPr="001B226E">
          <w:rPr>
            <w:lang w:val="fr-FR"/>
            <w:rPrChange w:id="192" w:author="Victor Cameo" w:date="2017-03-23T09:41:00Z">
              <w:rPr/>
            </w:rPrChange>
          </w:rPr>
          <w:tab/>
        </w:r>
        <w:r>
          <w:fldChar w:fldCharType="begin"/>
        </w:r>
        <w:r w:rsidRPr="001B226E">
          <w:rPr>
            <w:lang w:val="fr-FR"/>
            <w:rPrChange w:id="193" w:author="Victor Cameo" w:date="2017-03-23T09:41:00Z">
              <w:rPr/>
            </w:rPrChange>
          </w:rPr>
          <w:instrText xml:space="preserve"> PAGEREF _Toc477999600 \h </w:instrText>
        </w:r>
      </w:ins>
      <w:r>
        <w:fldChar w:fldCharType="separate"/>
      </w:r>
      <w:ins w:id="194" w:author="Victor Cameo" w:date="2017-03-23T02:30:00Z">
        <w:r w:rsidRPr="001B226E">
          <w:rPr>
            <w:lang w:val="fr-FR"/>
            <w:rPrChange w:id="195" w:author="Victor Cameo" w:date="2017-03-23T09:41:00Z">
              <w:rPr/>
            </w:rPrChange>
          </w:rPr>
          <w:t>5</w:t>
        </w:r>
        <w:r>
          <w:fldChar w:fldCharType="end"/>
        </w:r>
      </w:ins>
    </w:p>
    <w:p w14:paraId="714D1E74" w14:textId="77777777" w:rsidR="00632A1A" w:rsidRPr="001B226E" w:rsidRDefault="00632A1A">
      <w:pPr>
        <w:pStyle w:val="TOC3"/>
        <w:rPr>
          <w:ins w:id="196" w:author="Victor Cameo" w:date="2017-03-23T02:30:00Z"/>
          <w:rFonts w:asciiTheme="minorHAnsi" w:eastAsiaTheme="minorEastAsia" w:hAnsiTheme="minorHAnsi" w:cstheme="minorBidi"/>
          <w:i w:val="0"/>
          <w:noProof/>
          <w:sz w:val="24"/>
          <w:szCs w:val="24"/>
          <w:lang w:val="fr-FR" w:eastAsia="en-US"/>
          <w:rPrChange w:id="197" w:author="Victor Cameo" w:date="2017-03-23T09:41:00Z">
            <w:rPr>
              <w:ins w:id="198" w:author="Victor Cameo" w:date="2017-03-23T02:30:00Z"/>
              <w:rFonts w:asciiTheme="minorHAnsi" w:eastAsiaTheme="minorEastAsia" w:hAnsiTheme="minorHAnsi" w:cstheme="minorBidi"/>
              <w:i w:val="0"/>
              <w:noProof/>
              <w:sz w:val="24"/>
              <w:szCs w:val="24"/>
              <w:lang w:val="en-US" w:eastAsia="en-US"/>
            </w:rPr>
          </w:rPrChange>
        </w:rPr>
      </w:pPr>
      <w:ins w:id="199" w:author="Victor Cameo" w:date="2017-03-23T02:30:00Z">
        <w:r w:rsidRPr="001B226E">
          <w:rPr>
            <w:rFonts w:asciiTheme="minorHAnsi" w:eastAsiaTheme="minorEastAsia" w:hAnsiTheme="minorHAnsi" w:cstheme="minorBidi"/>
            <w:i w:val="0"/>
            <w:noProof/>
            <w:sz w:val="24"/>
            <w:szCs w:val="24"/>
            <w:lang w:val="fr-FR" w:eastAsia="en-US"/>
            <w:rPrChange w:id="200"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201" w:author="Victor Cameo" w:date="2017-03-23T09:41:00Z">
              <w:rPr>
                <w:noProof/>
              </w:rPr>
            </w:rPrChange>
          </w:rPr>
          <w:t>Code description</w:t>
        </w:r>
        <w:r w:rsidRPr="001B226E">
          <w:rPr>
            <w:noProof/>
            <w:lang w:val="fr-FR"/>
            <w:rPrChange w:id="202" w:author="Victor Cameo" w:date="2017-03-23T09:41:00Z">
              <w:rPr>
                <w:noProof/>
              </w:rPr>
            </w:rPrChange>
          </w:rPr>
          <w:tab/>
        </w:r>
        <w:r>
          <w:rPr>
            <w:noProof/>
          </w:rPr>
          <w:fldChar w:fldCharType="begin"/>
        </w:r>
        <w:r w:rsidRPr="001B226E">
          <w:rPr>
            <w:noProof/>
            <w:lang w:val="fr-FR"/>
            <w:rPrChange w:id="203" w:author="Victor Cameo" w:date="2017-03-23T09:41:00Z">
              <w:rPr>
                <w:noProof/>
              </w:rPr>
            </w:rPrChange>
          </w:rPr>
          <w:instrText xml:space="preserve"> PAGEREF _Toc477999601 \h </w:instrText>
        </w:r>
        <w:r>
          <w:rPr>
            <w:noProof/>
          </w:rPr>
        </w:r>
      </w:ins>
      <w:r>
        <w:rPr>
          <w:noProof/>
        </w:rPr>
        <w:fldChar w:fldCharType="separate"/>
      </w:r>
      <w:ins w:id="204" w:author="Victor Cameo" w:date="2017-03-23T02:30:00Z">
        <w:r w:rsidRPr="001B226E">
          <w:rPr>
            <w:noProof/>
            <w:lang w:val="fr-FR"/>
            <w:rPrChange w:id="205" w:author="Victor Cameo" w:date="2017-03-23T09:41:00Z">
              <w:rPr>
                <w:noProof/>
              </w:rPr>
            </w:rPrChange>
          </w:rPr>
          <w:t>5</w:t>
        </w:r>
        <w:r>
          <w:rPr>
            <w:noProof/>
          </w:rPr>
          <w:fldChar w:fldCharType="end"/>
        </w:r>
      </w:ins>
    </w:p>
    <w:p w14:paraId="36962DBF" w14:textId="77777777" w:rsidR="00632A1A" w:rsidRPr="001B226E" w:rsidRDefault="00632A1A">
      <w:pPr>
        <w:pStyle w:val="TOC3"/>
        <w:rPr>
          <w:ins w:id="206" w:author="Victor Cameo" w:date="2017-03-23T02:30:00Z"/>
          <w:rFonts w:asciiTheme="minorHAnsi" w:eastAsiaTheme="minorEastAsia" w:hAnsiTheme="minorHAnsi" w:cstheme="minorBidi"/>
          <w:i w:val="0"/>
          <w:noProof/>
          <w:sz w:val="24"/>
          <w:szCs w:val="24"/>
          <w:lang w:val="fr-FR" w:eastAsia="en-US"/>
          <w:rPrChange w:id="207" w:author="Victor Cameo" w:date="2017-03-23T09:41:00Z">
            <w:rPr>
              <w:ins w:id="208" w:author="Victor Cameo" w:date="2017-03-23T02:30:00Z"/>
              <w:rFonts w:asciiTheme="minorHAnsi" w:eastAsiaTheme="minorEastAsia" w:hAnsiTheme="minorHAnsi" w:cstheme="minorBidi"/>
              <w:i w:val="0"/>
              <w:noProof/>
              <w:sz w:val="24"/>
              <w:szCs w:val="24"/>
              <w:lang w:val="en-US" w:eastAsia="en-US"/>
            </w:rPr>
          </w:rPrChange>
        </w:rPr>
      </w:pPr>
      <w:ins w:id="209" w:author="Victor Cameo" w:date="2017-03-23T02:30:00Z">
        <w:r w:rsidRPr="001B226E">
          <w:rPr>
            <w:i w:val="0"/>
            <w:noProof/>
            <w:color w:val="000000"/>
            <w:lang w:val="fr-FR"/>
            <w:rPrChange w:id="210" w:author="Victor Cameo" w:date="2017-03-23T09:41:00Z">
              <w:rPr>
                <w:i w:val="0"/>
                <w:noProof/>
                <w:color w:val="000000"/>
              </w:rPr>
            </w:rPrChange>
          </w:rPr>
          <w:t>3.2.1</w:t>
        </w:r>
        <w:r w:rsidRPr="001B226E">
          <w:rPr>
            <w:noProof/>
            <w:lang w:val="fr-FR"/>
            <w:rPrChange w:id="211" w:author="Victor Cameo" w:date="2017-03-23T09:41:00Z">
              <w:rPr>
                <w:noProof/>
              </w:rPr>
            </w:rPrChange>
          </w:rPr>
          <w:tab/>
        </w:r>
        <w:r>
          <w:rPr>
            <w:noProof/>
          </w:rPr>
          <w:fldChar w:fldCharType="begin"/>
        </w:r>
        <w:r w:rsidRPr="001B226E">
          <w:rPr>
            <w:noProof/>
            <w:lang w:val="fr-FR"/>
            <w:rPrChange w:id="212" w:author="Victor Cameo" w:date="2017-03-23T09:41:00Z">
              <w:rPr>
                <w:noProof/>
              </w:rPr>
            </w:rPrChange>
          </w:rPr>
          <w:instrText xml:space="preserve"> PAGEREF _Toc477999602 \h </w:instrText>
        </w:r>
        <w:r>
          <w:rPr>
            <w:noProof/>
          </w:rPr>
        </w:r>
      </w:ins>
      <w:r>
        <w:rPr>
          <w:noProof/>
        </w:rPr>
        <w:fldChar w:fldCharType="separate"/>
      </w:r>
      <w:ins w:id="213" w:author="Victor Cameo" w:date="2017-03-23T02:30:00Z">
        <w:r w:rsidRPr="001B226E">
          <w:rPr>
            <w:noProof/>
            <w:lang w:val="fr-FR"/>
            <w:rPrChange w:id="214" w:author="Victor Cameo" w:date="2017-03-23T09:41:00Z">
              <w:rPr>
                <w:noProof/>
              </w:rPr>
            </w:rPrChange>
          </w:rPr>
          <w:t>5</w:t>
        </w:r>
        <w:r>
          <w:rPr>
            <w:noProof/>
          </w:rPr>
          <w:fldChar w:fldCharType="end"/>
        </w:r>
      </w:ins>
    </w:p>
    <w:p w14:paraId="3A65B78D" w14:textId="77777777" w:rsidR="00632A1A" w:rsidRPr="001B226E" w:rsidRDefault="00632A1A">
      <w:pPr>
        <w:pStyle w:val="TOC3"/>
        <w:rPr>
          <w:ins w:id="215" w:author="Victor Cameo" w:date="2017-03-23T02:30:00Z"/>
          <w:rFonts w:asciiTheme="minorHAnsi" w:eastAsiaTheme="minorEastAsia" w:hAnsiTheme="minorHAnsi" w:cstheme="minorBidi"/>
          <w:i w:val="0"/>
          <w:noProof/>
          <w:sz w:val="24"/>
          <w:szCs w:val="24"/>
          <w:lang w:val="fr-FR" w:eastAsia="en-US"/>
          <w:rPrChange w:id="216" w:author="Victor Cameo" w:date="2017-03-23T09:41:00Z">
            <w:rPr>
              <w:ins w:id="217" w:author="Victor Cameo" w:date="2017-03-23T02:30:00Z"/>
              <w:rFonts w:asciiTheme="minorHAnsi" w:eastAsiaTheme="minorEastAsia" w:hAnsiTheme="minorHAnsi" w:cstheme="minorBidi"/>
              <w:i w:val="0"/>
              <w:noProof/>
              <w:sz w:val="24"/>
              <w:szCs w:val="24"/>
              <w:lang w:val="en-US" w:eastAsia="en-US"/>
            </w:rPr>
          </w:rPrChange>
        </w:rPr>
      </w:pPr>
      <w:ins w:id="218" w:author="Victor Cameo" w:date="2017-03-23T02:30:00Z">
        <w:r w:rsidRPr="001B226E">
          <w:rPr>
            <w:rFonts w:asciiTheme="minorHAnsi" w:eastAsiaTheme="minorEastAsia" w:hAnsiTheme="minorHAnsi" w:cstheme="minorBidi"/>
            <w:i w:val="0"/>
            <w:noProof/>
            <w:sz w:val="24"/>
            <w:szCs w:val="24"/>
            <w:lang w:val="fr-FR" w:eastAsia="en-US"/>
            <w:rPrChange w:id="219"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220" w:author="Victor Cameo" w:date="2017-03-23T09:41:00Z">
              <w:rPr>
                <w:noProof/>
              </w:rPr>
            </w:rPrChange>
          </w:rPr>
          <w:t>Test cases description</w:t>
        </w:r>
        <w:r w:rsidRPr="001B226E">
          <w:rPr>
            <w:noProof/>
            <w:lang w:val="fr-FR"/>
            <w:rPrChange w:id="221" w:author="Victor Cameo" w:date="2017-03-23T09:41:00Z">
              <w:rPr>
                <w:noProof/>
              </w:rPr>
            </w:rPrChange>
          </w:rPr>
          <w:tab/>
        </w:r>
        <w:r>
          <w:rPr>
            <w:noProof/>
          </w:rPr>
          <w:fldChar w:fldCharType="begin"/>
        </w:r>
        <w:r w:rsidRPr="001B226E">
          <w:rPr>
            <w:noProof/>
            <w:lang w:val="fr-FR"/>
            <w:rPrChange w:id="222" w:author="Victor Cameo" w:date="2017-03-23T09:41:00Z">
              <w:rPr>
                <w:noProof/>
              </w:rPr>
            </w:rPrChange>
          </w:rPr>
          <w:instrText xml:space="preserve"> PAGEREF _Toc477999603 \h </w:instrText>
        </w:r>
        <w:r>
          <w:rPr>
            <w:noProof/>
          </w:rPr>
        </w:r>
      </w:ins>
      <w:r>
        <w:rPr>
          <w:noProof/>
        </w:rPr>
        <w:fldChar w:fldCharType="separate"/>
      </w:r>
      <w:ins w:id="223" w:author="Victor Cameo" w:date="2017-03-23T02:30:00Z">
        <w:r w:rsidRPr="001B226E">
          <w:rPr>
            <w:noProof/>
            <w:lang w:val="fr-FR"/>
            <w:rPrChange w:id="224" w:author="Victor Cameo" w:date="2017-03-23T09:41:00Z">
              <w:rPr>
                <w:noProof/>
              </w:rPr>
            </w:rPrChange>
          </w:rPr>
          <w:t>5</w:t>
        </w:r>
        <w:r>
          <w:rPr>
            <w:noProof/>
          </w:rPr>
          <w:fldChar w:fldCharType="end"/>
        </w:r>
      </w:ins>
    </w:p>
    <w:p w14:paraId="6B3F7AC8" w14:textId="77777777" w:rsidR="00632A1A" w:rsidRPr="001B226E" w:rsidRDefault="00632A1A">
      <w:pPr>
        <w:pStyle w:val="TOC3"/>
        <w:rPr>
          <w:ins w:id="225" w:author="Victor Cameo" w:date="2017-03-23T02:30:00Z"/>
          <w:rFonts w:asciiTheme="minorHAnsi" w:eastAsiaTheme="minorEastAsia" w:hAnsiTheme="minorHAnsi" w:cstheme="minorBidi"/>
          <w:i w:val="0"/>
          <w:noProof/>
          <w:sz w:val="24"/>
          <w:szCs w:val="24"/>
          <w:lang w:val="fr-FR" w:eastAsia="en-US"/>
          <w:rPrChange w:id="226" w:author="Victor Cameo" w:date="2017-03-23T09:41:00Z">
            <w:rPr>
              <w:ins w:id="227" w:author="Victor Cameo" w:date="2017-03-23T02:30:00Z"/>
              <w:rFonts w:asciiTheme="minorHAnsi" w:eastAsiaTheme="minorEastAsia" w:hAnsiTheme="minorHAnsi" w:cstheme="minorBidi"/>
              <w:i w:val="0"/>
              <w:noProof/>
              <w:sz w:val="24"/>
              <w:szCs w:val="24"/>
              <w:lang w:val="en-US" w:eastAsia="en-US"/>
            </w:rPr>
          </w:rPrChange>
        </w:rPr>
      </w:pPr>
      <w:ins w:id="228" w:author="Victor Cameo" w:date="2017-03-23T02:30:00Z">
        <w:r w:rsidRPr="001B226E">
          <w:rPr>
            <w:i w:val="0"/>
            <w:noProof/>
            <w:color w:val="000000"/>
            <w:lang w:val="fr-FR"/>
            <w:rPrChange w:id="229" w:author="Victor Cameo" w:date="2017-03-23T09:41:00Z">
              <w:rPr>
                <w:i w:val="0"/>
                <w:noProof/>
                <w:color w:val="000000"/>
              </w:rPr>
            </w:rPrChange>
          </w:rPr>
          <w:t>3.2.2</w:t>
        </w:r>
        <w:r w:rsidRPr="001B226E">
          <w:rPr>
            <w:noProof/>
            <w:lang w:val="fr-FR"/>
            <w:rPrChange w:id="230" w:author="Victor Cameo" w:date="2017-03-23T09:41:00Z">
              <w:rPr>
                <w:noProof/>
              </w:rPr>
            </w:rPrChange>
          </w:rPr>
          <w:tab/>
        </w:r>
        <w:r>
          <w:rPr>
            <w:noProof/>
          </w:rPr>
          <w:fldChar w:fldCharType="begin"/>
        </w:r>
        <w:r w:rsidRPr="001B226E">
          <w:rPr>
            <w:noProof/>
            <w:lang w:val="fr-FR"/>
            <w:rPrChange w:id="231" w:author="Victor Cameo" w:date="2017-03-23T09:41:00Z">
              <w:rPr>
                <w:noProof/>
              </w:rPr>
            </w:rPrChange>
          </w:rPr>
          <w:instrText xml:space="preserve"> PAGEREF _Toc477999604 \h </w:instrText>
        </w:r>
        <w:r>
          <w:rPr>
            <w:noProof/>
          </w:rPr>
        </w:r>
      </w:ins>
      <w:r>
        <w:rPr>
          <w:noProof/>
        </w:rPr>
        <w:fldChar w:fldCharType="separate"/>
      </w:r>
      <w:ins w:id="232" w:author="Victor Cameo" w:date="2017-03-23T02:30:00Z">
        <w:r w:rsidRPr="001B226E">
          <w:rPr>
            <w:noProof/>
            <w:lang w:val="fr-FR"/>
            <w:rPrChange w:id="233" w:author="Victor Cameo" w:date="2017-03-23T09:41:00Z">
              <w:rPr>
                <w:noProof/>
              </w:rPr>
            </w:rPrChange>
          </w:rPr>
          <w:t>5</w:t>
        </w:r>
        <w:r>
          <w:rPr>
            <w:noProof/>
          </w:rPr>
          <w:fldChar w:fldCharType="end"/>
        </w:r>
      </w:ins>
    </w:p>
    <w:p w14:paraId="7D562D55" w14:textId="77777777" w:rsidR="00632A1A" w:rsidRPr="001B226E" w:rsidRDefault="00632A1A">
      <w:pPr>
        <w:pStyle w:val="TOC2"/>
        <w:rPr>
          <w:ins w:id="234" w:author="Victor Cameo" w:date="2017-03-23T02:30:00Z"/>
          <w:rFonts w:asciiTheme="minorHAnsi" w:eastAsiaTheme="minorEastAsia" w:hAnsiTheme="minorHAnsi" w:cstheme="minorBidi"/>
          <w:b w:val="0"/>
          <w:bCs w:val="0"/>
          <w:sz w:val="24"/>
          <w:szCs w:val="24"/>
          <w:lang w:val="fr-FR" w:eastAsia="en-US"/>
          <w:rPrChange w:id="235" w:author="Victor Cameo" w:date="2017-03-23T09:41:00Z">
            <w:rPr>
              <w:ins w:id="236" w:author="Victor Cameo" w:date="2017-03-23T02:30:00Z"/>
              <w:rFonts w:asciiTheme="minorHAnsi" w:eastAsiaTheme="minorEastAsia" w:hAnsiTheme="minorHAnsi" w:cstheme="minorBidi"/>
              <w:b w:val="0"/>
              <w:bCs w:val="0"/>
              <w:sz w:val="24"/>
              <w:szCs w:val="24"/>
              <w:lang w:val="en-US" w:eastAsia="en-US"/>
            </w:rPr>
          </w:rPrChange>
        </w:rPr>
      </w:pPr>
      <w:ins w:id="237" w:author="Victor Cameo" w:date="2017-03-23T02:30:00Z">
        <w:r w:rsidRPr="001B226E">
          <w:rPr>
            <w:lang w:val="fr-FR"/>
            <w:rPrChange w:id="238" w:author="Victor Cameo" w:date="2017-03-23T09:41:00Z">
              <w:rPr/>
            </w:rPrChange>
          </w:rPr>
          <w:t>3.3</w:t>
        </w:r>
        <w:r w:rsidRPr="001B226E">
          <w:rPr>
            <w:rFonts w:asciiTheme="minorHAnsi" w:eastAsiaTheme="minorEastAsia" w:hAnsiTheme="minorHAnsi" w:cstheme="minorBidi"/>
            <w:b w:val="0"/>
            <w:bCs w:val="0"/>
            <w:sz w:val="24"/>
            <w:szCs w:val="24"/>
            <w:lang w:val="fr-FR" w:eastAsia="en-US"/>
            <w:rPrChange w:id="239" w:author="Victor Cameo" w:date="2017-03-23T09:41:00Z">
              <w:rPr>
                <w:rFonts w:asciiTheme="minorHAnsi" w:eastAsiaTheme="minorEastAsia" w:hAnsiTheme="minorHAnsi" w:cstheme="minorBidi"/>
                <w:b w:val="0"/>
                <w:bCs w:val="0"/>
                <w:sz w:val="24"/>
                <w:szCs w:val="24"/>
                <w:lang w:val="en-US" w:eastAsia="en-US"/>
              </w:rPr>
            </w:rPrChange>
          </w:rPr>
          <w:tab/>
        </w:r>
        <w:r w:rsidRPr="001B226E">
          <w:rPr>
            <w:lang w:val="fr-FR"/>
            <w:rPrChange w:id="240" w:author="Victor Cameo" w:date="2017-03-23T09:41:00Z">
              <w:rPr/>
            </w:rPrChange>
          </w:rPr>
          <w:t>CP2K</w:t>
        </w:r>
        <w:r w:rsidRPr="001B226E">
          <w:rPr>
            <w:lang w:val="fr-FR"/>
            <w:rPrChange w:id="241" w:author="Victor Cameo" w:date="2017-03-23T09:41:00Z">
              <w:rPr/>
            </w:rPrChange>
          </w:rPr>
          <w:tab/>
        </w:r>
        <w:r>
          <w:fldChar w:fldCharType="begin"/>
        </w:r>
        <w:r w:rsidRPr="001B226E">
          <w:rPr>
            <w:lang w:val="fr-FR"/>
            <w:rPrChange w:id="242" w:author="Victor Cameo" w:date="2017-03-23T09:41:00Z">
              <w:rPr/>
            </w:rPrChange>
          </w:rPr>
          <w:instrText xml:space="preserve"> PAGEREF _Toc477999605 \h </w:instrText>
        </w:r>
      </w:ins>
      <w:r>
        <w:fldChar w:fldCharType="separate"/>
      </w:r>
      <w:ins w:id="243" w:author="Victor Cameo" w:date="2017-03-23T02:30:00Z">
        <w:r w:rsidRPr="001B226E">
          <w:rPr>
            <w:lang w:val="fr-FR"/>
            <w:rPrChange w:id="244" w:author="Victor Cameo" w:date="2017-03-23T09:41:00Z">
              <w:rPr/>
            </w:rPrChange>
          </w:rPr>
          <w:t>6</w:t>
        </w:r>
        <w:r>
          <w:fldChar w:fldCharType="end"/>
        </w:r>
      </w:ins>
    </w:p>
    <w:p w14:paraId="6E161E9F" w14:textId="77777777" w:rsidR="00632A1A" w:rsidRPr="001B226E" w:rsidRDefault="00632A1A">
      <w:pPr>
        <w:pStyle w:val="TOC3"/>
        <w:rPr>
          <w:ins w:id="245" w:author="Victor Cameo" w:date="2017-03-23T02:30:00Z"/>
          <w:rFonts w:asciiTheme="minorHAnsi" w:eastAsiaTheme="minorEastAsia" w:hAnsiTheme="minorHAnsi" w:cstheme="minorBidi"/>
          <w:i w:val="0"/>
          <w:noProof/>
          <w:sz w:val="24"/>
          <w:szCs w:val="24"/>
          <w:lang w:val="fr-FR" w:eastAsia="en-US"/>
          <w:rPrChange w:id="246" w:author="Victor Cameo" w:date="2017-03-23T09:41:00Z">
            <w:rPr>
              <w:ins w:id="247" w:author="Victor Cameo" w:date="2017-03-23T02:30:00Z"/>
              <w:rFonts w:asciiTheme="minorHAnsi" w:eastAsiaTheme="minorEastAsia" w:hAnsiTheme="minorHAnsi" w:cstheme="minorBidi"/>
              <w:i w:val="0"/>
              <w:noProof/>
              <w:sz w:val="24"/>
              <w:szCs w:val="24"/>
              <w:lang w:val="en-US" w:eastAsia="en-US"/>
            </w:rPr>
          </w:rPrChange>
        </w:rPr>
      </w:pPr>
      <w:ins w:id="248" w:author="Victor Cameo" w:date="2017-03-23T02:30:00Z">
        <w:r w:rsidRPr="001B226E">
          <w:rPr>
            <w:i w:val="0"/>
            <w:noProof/>
            <w:color w:val="000000"/>
            <w:lang w:val="fr-FR"/>
            <w:rPrChange w:id="249" w:author="Victor Cameo" w:date="2017-03-23T09:41:00Z">
              <w:rPr>
                <w:i w:val="0"/>
                <w:noProof/>
                <w:color w:val="000000"/>
              </w:rPr>
            </w:rPrChange>
          </w:rPr>
          <w:t>3.3.1</w:t>
        </w:r>
        <w:r w:rsidRPr="001B226E">
          <w:rPr>
            <w:rFonts w:asciiTheme="minorHAnsi" w:eastAsiaTheme="minorEastAsia" w:hAnsiTheme="minorHAnsi" w:cstheme="minorBidi"/>
            <w:i w:val="0"/>
            <w:noProof/>
            <w:sz w:val="24"/>
            <w:szCs w:val="24"/>
            <w:lang w:val="fr-FR" w:eastAsia="en-US"/>
            <w:rPrChange w:id="250"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251" w:author="Victor Cameo" w:date="2017-03-23T09:41:00Z">
              <w:rPr>
                <w:noProof/>
              </w:rPr>
            </w:rPrChange>
          </w:rPr>
          <w:t>Code description</w:t>
        </w:r>
        <w:r w:rsidRPr="001B226E">
          <w:rPr>
            <w:noProof/>
            <w:lang w:val="fr-FR"/>
            <w:rPrChange w:id="252" w:author="Victor Cameo" w:date="2017-03-23T09:41:00Z">
              <w:rPr>
                <w:noProof/>
              </w:rPr>
            </w:rPrChange>
          </w:rPr>
          <w:tab/>
        </w:r>
        <w:r>
          <w:rPr>
            <w:noProof/>
          </w:rPr>
          <w:fldChar w:fldCharType="begin"/>
        </w:r>
        <w:r w:rsidRPr="001B226E">
          <w:rPr>
            <w:noProof/>
            <w:lang w:val="fr-FR"/>
            <w:rPrChange w:id="253" w:author="Victor Cameo" w:date="2017-03-23T09:41:00Z">
              <w:rPr>
                <w:noProof/>
              </w:rPr>
            </w:rPrChange>
          </w:rPr>
          <w:instrText xml:space="preserve"> PAGEREF _Toc477999606 \h </w:instrText>
        </w:r>
        <w:r>
          <w:rPr>
            <w:noProof/>
          </w:rPr>
        </w:r>
      </w:ins>
      <w:r>
        <w:rPr>
          <w:noProof/>
        </w:rPr>
        <w:fldChar w:fldCharType="separate"/>
      </w:r>
      <w:ins w:id="254" w:author="Victor Cameo" w:date="2017-03-23T02:30:00Z">
        <w:r w:rsidRPr="001B226E">
          <w:rPr>
            <w:noProof/>
            <w:lang w:val="fr-FR"/>
            <w:rPrChange w:id="255" w:author="Victor Cameo" w:date="2017-03-23T09:41:00Z">
              <w:rPr>
                <w:noProof/>
              </w:rPr>
            </w:rPrChange>
          </w:rPr>
          <w:t>6</w:t>
        </w:r>
        <w:r>
          <w:rPr>
            <w:noProof/>
          </w:rPr>
          <w:fldChar w:fldCharType="end"/>
        </w:r>
      </w:ins>
    </w:p>
    <w:p w14:paraId="61A1A6A1" w14:textId="77777777" w:rsidR="00632A1A" w:rsidRPr="001B226E" w:rsidRDefault="00632A1A">
      <w:pPr>
        <w:pStyle w:val="TOC3"/>
        <w:rPr>
          <w:ins w:id="256" w:author="Victor Cameo" w:date="2017-03-23T02:30:00Z"/>
          <w:rFonts w:asciiTheme="minorHAnsi" w:eastAsiaTheme="minorEastAsia" w:hAnsiTheme="minorHAnsi" w:cstheme="minorBidi"/>
          <w:i w:val="0"/>
          <w:noProof/>
          <w:sz w:val="24"/>
          <w:szCs w:val="24"/>
          <w:lang w:val="fr-FR" w:eastAsia="en-US"/>
          <w:rPrChange w:id="257" w:author="Victor Cameo" w:date="2017-03-23T09:41:00Z">
            <w:rPr>
              <w:ins w:id="258" w:author="Victor Cameo" w:date="2017-03-23T02:30:00Z"/>
              <w:rFonts w:asciiTheme="minorHAnsi" w:eastAsiaTheme="minorEastAsia" w:hAnsiTheme="minorHAnsi" w:cstheme="minorBidi"/>
              <w:i w:val="0"/>
              <w:noProof/>
              <w:sz w:val="24"/>
              <w:szCs w:val="24"/>
              <w:lang w:val="en-US" w:eastAsia="en-US"/>
            </w:rPr>
          </w:rPrChange>
        </w:rPr>
      </w:pPr>
      <w:ins w:id="259" w:author="Victor Cameo" w:date="2017-03-23T02:30:00Z">
        <w:r w:rsidRPr="001B226E">
          <w:rPr>
            <w:i w:val="0"/>
            <w:noProof/>
            <w:color w:val="000000"/>
            <w:lang w:val="fr-FR"/>
            <w:rPrChange w:id="260" w:author="Victor Cameo" w:date="2017-03-23T09:41:00Z">
              <w:rPr>
                <w:i w:val="0"/>
                <w:noProof/>
                <w:color w:val="000000"/>
              </w:rPr>
            </w:rPrChange>
          </w:rPr>
          <w:t>3.3.2</w:t>
        </w:r>
        <w:r w:rsidRPr="001B226E">
          <w:rPr>
            <w:rFonts w:asciiTheme="minorHAnsi" w:eastAsiaTheme="minorEastAsia" w:hAnsiTheme="minorHAnsi" w:cstheme="minorBidi"/>
            <w:i w:val="0"/>
            <w:noProof/>
            <w:sz w:val="24"/>
            <w:szCs w:val="24"/>
            <w:lang w:val="fr-FR" w:eastAsia="en-US"/>
            <w:rPrChange w:id="261"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262" w:author="Victor Cameo" w:date="2017-03-23T09:41:00Z">
              <w:rPr>
                <w:noProof/>
              </w:rPr>
            </w:rPrChange>
          </w:rPr>
          <w:t>Test cases description</w:t>
        </w:r>
        <w:r w:rsidRPr="001B226E">
          <w:rPr>
            <w:noProof/>
            <w:lang w:val="fr-FR"/>
            <w:rPrChange w:id="263" w:author="Victor Cameo" w:date="2017-03-23T09:41:00Z">
              <w:rPr>
                <w:noProof/>
              </w:rPr>
            </w:rPrChange>
          </w:rPr>
          <w:tab/>
        </w:r>
        <w:r>
          <w:rPr>
            <w:noProof/>
          </w:rPr>
          <w:fldChar w:fldCharType="begin"/>
        </w:r>
        <w:r w:rsidRPr="001B226E">
          <w:rPr>
            <w:noProof/>
            <w:lang w:val="fr-FR"/>
            <w:rPrChange w:id="264" w:author="Victor Cameo" w:date="2017-03-23T09:41:00Z">
              <w:rPr>
                <w:noProof/>
              </w:rPr>
            </w:rPrChange>
          </w:rPr>
          <w:instrText xml:space="preserve"> PAGEREF _Toc477999607 \h </w:instrText>
        </w:r>
        <w:r>
          <w:rPr>
            <w:noProof/>
          </w:rPr>
        </w:r>
      </w:ins>
      <w:r>
        <w:rPr>
          <w:noProof/>
        </w:rPr>
        <w:fldChar w:fldCharType="separate"/>
      </w:r>
      <w:ins w:id="265" w:author="Victor Cameo" w:date="2017-03-23T02:30:00Z">
        <w:r w:rsidRPr="001B226E">
          <w:rPr>
            <w:noProof/>
            <w:lang w:val="fr-FR"/>
            <w:rPrChange w:id="266" w:author="Victor Cameo" w:date="2017-03-23T09:41:00Z">
              <w:rPr>
                <w:noProof/>
              </w:rPr>
            </w:rPrChange>
          </w:rPr>
          <w:t>6</w:t>
        </w:r>
        <w:r>
          <w:rPr>
            <w:noProof/>
          </w:rPr>
          <w:fldChar w:fldCharType="end"/>
        </w:r>
      </w:ins>
    </w:p>
    <w:p w14:paraId="11826BD9" w14:textId="77777777" w:rsidR="00632A1A" w:rsidRPr="001B226E" w:rsidRDefault="00632A1A">
      <w:pPr>
        <w:pStyle w:val="TOC2"/>
        <w:rPr>
          <w:ins w:id="267" w:author="Victor Cameo" w:date="2017-03-23T02:30:00Z"/>
          <w:rFonts w:asciiTheme="minorHAnsi" w:eastAsiaTheme="minorEastAsia" w:hAnsiTheme="minorHAnsi" w:cstheme="minorBidi"/>
          <w:b w:val="0"/>
          <w:bCs w:val="0"/>
          <w:sz w:val="24"/>
          <w:szCs w:val="24"/>
          <w:lang w:val="fr-FR" w:eastAsia="en-US"/>
          <w:rPrChange w:id="268" w:author="Victor Cameo" w:date="2017-03-23T09:41:00Z">
            <w:rPr>
              <w:ins w:id="269" w:author="Victor Cameo" w:date="2017-03-23T02:30:00Z"/>
              <w:rFonts w:asciiTheme="minorHAnsi" w:eastAsiaTheme="minorEastAsia" w:hAnsiTheme="minorHAnsi" w:cstheme="minorBidi"/>
              <w:b w:val="0"/>
              <w:bCs w:val="0"/>
              <w:sz w:val="24"/>
              <w:szCs w:val="24"/>
              <w:lang w:val="en-US" w:eastAsia="en-US"/>
            </w:rPr>
          </w:rPrChange>
        </w:rPr>
      </w:pPr>
      <w:ins w:id="270" w:author="Victor Cameo" w:date="2017-03-23T02:30:00Z">
        <w:r w:rsidRPr="001B226E">
          <w:rPr>
            <w:lang w:val="fr-FR"/>
            <w:rPrChange w:id="271" w:author="Victor Cameo" w:date="2017-03-23T09:41:00Z">
              <w:rPr/>
            </w:rPrChange>
          </w:rPr>
          <w:t>3.4</w:t>
        </w:r>
        <w:r w:rsidRPr="001B226E">
          <w:rPr>
            <w:rFonts w:asciiTheme="minorHAnsi" w:eastAsiaTheme="minorEastAsia" w:hAnsiTheme="minorHAnsi" w:cstheme="minorBidi"/>
            <w:b w:val="0"/>
            <w:bCs w:val="0"/>
            <w:sz w:val="24"/>
            <w:szCs w:val="24"/>
            <w:lang w:val="fr-FR" w:eastAsia="en-US"/>
            <w:rPrChange w:id="272" w:author="Victor Cameo" w:date="2017-03-23T09:41:00Z">
              <w:rPr>
                <w:rFonts w:asciiTheme="minorHAnsi" w:eastAsiaTheme="minorEastAsia" w:hAnsiTheme="minorHAnsi" w:cstheme="minorBidi"/>
                <w:b w:val="0"/>
                <w:bCs w:val="0"/>
                <w:sz w:val="24"/>
                <w:szCs w:val="24"/>
                <w:lang w:val="en-US" w:eastAsia="en-US"/>
              </w:rPr>
            </w:rPrChange>
          </w:rPr>
          <w:tab/>
        </w:r>
        <w:r w:rsidRPr="001B226E">
          <w:rPr>
            <w:lang w:val="fr-FR"/>
            <w:rPrChange w:id="273" w:author="Victor Cameo" w:date="2017-03-23T09:41:00Z">
              <w:rPr/>
            </w:rPrChange>
          </w:rPr>
          <w:t>GPAW</w:t>
        </w:r>
        <w:r w:rsidRPr="001B226E">
          <w:rPr>
            <w:lang w:val="fr-FR"/>
            <w:rPrChange w:id="274" w:author="Victor Cameo" w:date="2017-03-23T09:41:00Z">
              <w:rPr/>
            </w:rPrChange>
          </w:rPr>
          <w:tab/>
        </w:r>
        <w:r>
          <w:fldChar w:fldCharType="begin"/>
        </w:r>
        <w:r w:rsidRPr="001B226E">
          <w:rPr>
            <w:lang w:val="fr-FR"/>
            <w:rPrChange w:id="275" w:author="Victor Cameo" w:date="2017-03-23T09:41:00Z">
              <w:rPr/>
            </w:rPrChange>
          </w:rPr>
          <w:instrText xml:space="preserve"> PAGEREF _Toc477999608 \h </w:instrText>
        </w:r>
      </w:ins>
      <w:r>
        <w:fldChar w:fldCharType="separate"/>
      </w:r>
      <w:ins w:id="276" w:author="Victor Cameo" w:date="2017-03-23T02:30:00Z">
        <w:r w:rsidRPr="001B226E">
          <w:rPr>
            <w:lang w:val="fr-FR"/>
            <w:rPrChange w:id="277" w:author="Victor Cameo" w:date="2017-03-23T09:41:00Z">
              <w:rPr/>
            </w:rPrChange>
          </w:rPr>
          <w:t>7</w:t>
        </w:r>
        <w:r>
          <w:fldChar w:fldCharType="end"/>
        </w:r>
      </w:ins>
    </w:p>
    <w:p w14:paraId="537012E3" w14:textId="77777777" w:rsidR="00632A1A" w:rsidRPr="001B226E" w:rsidRDefault="00632A1A">
      <w:pPr>
        <w:pStyle w:val="TOC3"/>
        <w:rPr>
          <w:ins w:id="278" w:author="Victor Cameo" w:date="2017-03-23T02:30:00Z"/>
          <w:rFonts w:asciiTheme="minorHAnsi" w:eastAsiaTheme="minorEastAsia" w:hAnsiTheme="minorHAnsi" w:cstheme="minorBidi"/>
          <w:i w:val="0"/>
          <w:noProof/>
          <w:sz w:val="24"/>
          <w:szCs w:val="24"/>
          <w:lang w:val="fr-FR" w:eastAsia="en-US"/>
          <w:rPrChange w:id="279" w:author="Victor Cameo" w:date="2017-03-23T09:41:00Z">
            <w:rPr>
              <w:ins w:id="280" w:author="Victor Cameo" w:date="2017-03-23T02:30:00Z"/>
              <w:rFonts w:asciiTheme="minorHAnsi" w:eastAsiaTheme="minorEastAsia" w:hAnsiTheme="minorHAnsi" w:cstheme="minorBidi"/>
              <w:i w:val="0"/>
              <w:noProof/>
              <w:sz w:val="24"/>
              <w:szCs w:val="24"/>
              <w:lang w:val="en-US" w:eastAsia="en-US"/>
            </w:rPr>
          </w:rPrChange>
        </w:rPr>
      </w:pPr>
      <w:ins w:id="281" w:author="Victor Cameo" w:date="2017-03-23T02:30:00Z">
        <w:r w:rsidRPr="001B226E">
          <w:rPr>
            <w:i w:val="0"/>
            <w:noProof/>
            <w:color w:val="000000"/>
            <w:lang w:val="fr-FR"/>
            <w:rPrChange w:id="282" w:author="Victor Cameo" w:date="2017-03-23T09:41:00Z">
              <w:rPr>
                <w:i w:val="0"/>
                <w:noProof/>
                <w:color w:val="000000"/>
              </w:rPr>
            </w:rPrChange>
          </w:rPr>
          <w:t>3.4.1</w:t>
        </w:r>
        <w:r w:rsidRPr="001B226E">
          <w:rPr>
            <w:rFonts w:asciiTheme="minorHAnsi" w:eastAsiaTheme="minorEastAsia" w:hAnsiTheme="minorHAnsi" w:cstheme="minorBidi"/>
            <w:i w:val="0"/>
            <w:noProof/>
            <w:sz w:val="24"/>
            <w:szCs w:val="24"/>
            <w:lang w:val="fr-FR" w:eastAsia="en-US"/>
            <w:rPrChange w:id="283"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284" w:author="Victor Cameo" w:date="2017-03-23T09:41:00Z">
              <w:rPr>
                <w:noProof/>
              </w:rPr>
            </w:rPrChange>
          </w:rPr>
          <w:t>Code description</w:t>
        </w:r>
        <w:r w:rsidRPr="001B226E">
          <w:rPr>
            <w:noProof/>
            <w:lang w:val="fr-FR"/>
            <w:rPrChange w:id="285" w:author="Victor Cameo" w:date="2017-03-23T09:41:00Z">
              <w:rPr>
                <w:noProof/>
              </w:rPr>
            </w:rPrChange>
          </w:rPr>
          <w:tab/>
        </w:r>
        <w:r>
          <w:rPr>
            <w:noProof/>
          </w:rPr>
          <w:fldChar w:fldCharType="begin"/>
        </w:r>
        <w:r w:rsidRPr="001B226E">
          <w:rPr>
            <w:noProof/>
            <w:lang w:val="fr-FR"/>
            <w:rPrChange w:id="286" w:author="Victor Cameo" w:date="2017-03-23T09:41:00Z">
              <w:rPr>
                <w:noProof/>
              </w:rPr>
            </w:rPrChange>
          </w:rPr>
          <w:instrText xml:space="preserve"> PAGEREF _Toc477999609 \h </w:instrText>
        </w:r>
        <w:r>
          <w:rPr>
            <w:noProof/>
          </w:rPr>
        </w:r>
      </w:ins>
      <w:r>
        <w:rPr>
          <w:noProof/>
        </w:rPr>
        <w:fldChar w:fldCharType="separate"/>
      </w:r>
      <w:ins w:id="287" w:author="Victor Cameo" w:date="2017-03-23T02:30:00Z">
        <w:r w:rsidRPr="001B226E">
          <w:rPr>
            <w:noProof/>
            <w:lang w:val="fr-FR"/>
            <w:rPrChange w:id="288" w:author="Victor Cameo" w:date="2017-03-23T09:41:00Z">
              <w:rPr>
                <w:noProof/>
              </w:rPr>
            </w:rPrChange>
          </w:rPr>
          <w:t>7</w:t>
        </w:r>
        <w:r>
          <w:rPr>
            <w:noProof/>
          </w:rPr>
          <w:fldChar w:fldCharType="end"/>
        </w:r>
      </w:ins>
    </w:p>
    <w:p w14:paraId="0D916B01" w14:textId="77777777" w:rsidR="00632A1A" w:rsidRPr="001B226E" w:rsidRDefault="00632A1A">
      <w:pPr>
        <w:pStyle w:val="TOC3"/>
        <w:rPr>
          <w:ins w:id="289" w:author="Victor Cameo" w:date="2017-03-23T02:30:00Z"/>
          <w:rFonts w:asciiTheme="minorHAnsi" w:eastAsiaTheme="minorEastAsia" w:hAnsiTheme="minorHAnsi" w:cstheme="minorBidi"/>
          <w:i w:val="0"/>
          <w:noProof/>
          <w:sz w:val="24"/>
          <w:szCs w:val="24"/>
          <w:lang w:val="fr-FR" w:eastAsia="en-US"/>
          <w:rPrChange w:id="290" w:author="Victor Cameo" w:date="2017-03-23T09:41:00Z">
            <w:rPr>
              <w:ins w:id="291" w:author="Victor Cameo" w:date="2017-03-23T02:30:00Z"/>
              <w:rFonts w:asciiTheme="minorHAnsi" w:eastAsiaTheme="minorEastAsia" w:hAnsiTheme="minorHAnsi" w:cstheme="minorBidi"/>
              <w:i w:val="0"/>
              <w:noProof/>
              <w:sz w:val="24"/>
              <w:szCs w:val="24"/>
              <w:lang w:val="en-US" w:eastAsia="en-US"/>
            </w:rPr>
          </w:rPrChange>
        </w:rPr>
      </w:pPr>
      <w:ins w:id="292" w:author="Victor Cameo" w:date="2017-03-23T02:30:00Z">
        <w:r w:rsidRPr="001B226E">
          <w:rPr>
            <w:i w:val="0"/>
            <w:noProof/>
            <w:color w:val="000000"/>
            <w:lang w:val="fr-FR"/>
            <w:rPrChange w:id="293" w:author="Victor Cameo" w:date="2017-03-23T09:41:00Z">
              <w:rPr>
                <w:i w:val="0"/>
                <w:noProof/>
                <w:color w:val="000000"/>
              </w:rPr>
            </w:rPrChange>
          </w:rPr>
          <w:t>3.4.2</w:t>
        </w:r>
        <w:r w:rsidRPr="001B226E">
          <w:rPr>
            <w:rFonts w:asciiTheme="minorHAnsi" w:eastAsiaTheme="minorEastAsia" w:hAnsiTheme="minorHAnsi" w:cstheme="minorBidi"/>
            <w:i w:val="0"/>
            <w:noProof/>
            <w:sz w:val="24"/>
            <w:szCs w:val="24"/>
            <w:lang w:val="fr-FR" w:eastAsia="en-US"/>
            <w:rPrChange w:id="294"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295" w:author="Victor Cameo" w:date="2017-03-23T09:41:00Z">
              <w:rPr>
                <w:noProof/>
              </w:rPr>
            </w:rPrChange>
          </w:rPr>
          <w:t>Test cases description</w:t>
        </w:r>
        <w:r w:rsidRPr="001B226E">
          <w:rPr>
            <w:noProof/>
            <w:lang w:val="fr-FR"/>
            <w:rPrChange w:id="296" w:author="Victor Cameo" w:date="2017-03-23T09:41:00Z">
              <w:rPr>
                <w:noProof/>
              </w:rPr>
            </w:rPrChange>
          </w:rPr>
          <w:tab/>
        </w:r>
        <w:r>
          <w:rPr>
            <w:noProof/>
          </w:rPr>
          <w:fldChar w:fldCharType="begin"/>
        </w:r>
        <w:r w:rsidRPr="001B226E">
          <w:rPr>
            <w:noProof/>
            <w:lang w:val="fr-FR"/>
            <w:rPrChange w:id="297" w:author="Victor Cameo" w:date="2017-03-23T09:41:00Z">
              <w:rPr>
                <w:noProof/>
              </w:rPr>
            </w:rPrChange>
          </w:rPr>
          <w:instrText xml:space="preserve"> PAGEREF _Toc477999610 \h </w:instrText>
        </w:r>
        <w:r>
          <w:rPr>
            <w:noProof/>
          </w:rPr>
        </w:r>
      </w:ins>
      <w:r>
        <w:rPr>
          <w:noProof/>
        </w:rPr>
        <w:fldChar w:fldCharType="separate"/>
      </w:r>
      <w:ins w:id="298" w:author="Victor Cameo" w:date="2017-03-23T02:30:00Z">
        <w:r w:rsidRPr="001B226E">
          <w:rPr>
            <w:noProof/>
            <w:lang w:val="fr-FR"/>
            <w:rPrChange w:id="299" w:author="Victor Cameo" w:date="2017-03-23T09:41:00Z">
              <w:rPr>
                <w:noProof/>
              </w:rPr>
            </w:rPrChange>
          </w:rPr>
          <w:t>7</w:t>
        </w:r>
        <w:r>
          <w:rPr>
            <w:noProof/>
          </w:rPr>
          <w:fldChar w:fldCharType="end"/>
        </w:r>
      </w:ins>
    </w:p>
    <w:p w14:paraId="1EC2C55B" w14:textId="77777777" w:rsidR="00632A1A" w:rsidRPr="001B226E" w:rsidRDefault="00632A1A">
      <w:pPr>
        <w:pStyle w:val="TOC2"/>
        <w:rPr>
          <w:ins w:id="300" w:author="Victor Cameo" w:date="2017-03-23T02:30:00Z"/>
          <w:rFonts w:asciiTheme="minorHAnsi" w:eastAsiaTheme="minorEastAsia" w:hAnsiTheme="minorHAnsi" w:cstheme="minorBidi"/>
          <w:b w:val="0"/>
          <w:bCs w:val="0"/>
          <w:sz w:val="24"/>
          <w:szCs w:val="24"/>
          <w:lang w:val="fr-FR" w:eastAsia="en-US"/>
          <w:rPrChange w:id="301" w:author="Victor Cameo" w:date="2017-03-23T09:41:00Z">
            <w:rPr>
              <w:ins w:id="302" w:author="Victor Cameo" w:date="2017-03-23T02:30:00Z"/>
              <w:rFonts w:asciiTheme="minorHAnsi" w:eastAsiaTheme="minorEastAsia" w:hAnsiTheme="minorHAnsi" w:cstheme="minorBidi"/>
              <w:b w:val="0"/>
              <w:bCs w:val="0"/>
              <w:sz w:val="24"/>
              <w:szCs w:val="24"/>
              <w:lang w:val="en-US" w:eastAsia="en-US"/>
            </w:rPr>
          </w:rPrChange>
        </w:rPr>
      </w:pPr>
      <w:ins w:id="303" w:author="Victor Cameo" w:date="2017-03-23T02:30:00Z">
        <w:r w:rsidRPr="001B226E">
          <w:rPr>
            <w:lang w:val="fr-FR"/>
            <w:rPrChange w:id="304" w:author="Victor Cameo" w:date="2017-03-23T09:41:00Z">
              <w:rPr/>
            </w:rPrChange>
          </w:rPr>
          <w:t>3.5</w:t>
        </w:r>
        <w:r w:rsidRPr="001B226E">
          <w:rPr>
            <w:rFonts w:asciiTheme="minorHAnsi" w:eastAsiaTheme="minorEastAsia" w:hAnsiTheme="minorHAnsi" w:cstheme="minorBidi"/>
            <w:b w:val="0"/>
            <w:bCs w:val="0"/>
            <w:sz w:val="24"/>
            <w:szCs w:val="24"/>
            <w:lang w:val="fr-FR" w:eastAsia="en-US"/>
            <w:rPrChange w:id="305" w:author="Victor Cameo" w:date="2017-03-23T09:41:00Z">
              <w:rPr>
                <w:rFonts w:asciiTheme="minorHAnsi" w:eastAsiaTheme="minorEastAsia" w:hAnsiTheme="minorHAnsi" w:cstheme="minorBidi"/>
                <w:b w:val="0"/>
                <w:bCs w:val="0"/>
                <w:sz w:val="24"/>
                <w:szCs w:val="24"/>
                <w:lang w:val="en-US" w:eastAsia="en-US"/>
              </w:rPr>
            </w:rPrChange>
          </w:rPr>
          <w:tab/>
        </w:r>
        <w:r w:rsidRPr="001B226E">
          <w:rPr>
            <w:lang w:val="fr-FR"/>
            <w:rPrChange w:id="306" w:author="Victor Cameo" w:date="2017-03-23T09:41:00Z">
              <w:rPr/>
            </w:rPrChange>
          </w:rPr>
          <w:t>GROMACS</w:t>
        </w:r>
        <w:r w:rsidRPr="001B226E">
          <w:rPr>
            <w:lang w:val="fr-FR"/>
            <w:rPrChange w:id="307" w:author="Victor Cameo" w:date="2017-03-23T09:41:00Z">
              <w:rPr/>
            </w:rPrChange>
          </w:rPr>
          <w:tab/>
        </w:r>
        <w:r>
          <w:fldChar w:fldCharType="begin"/>
        </w:r>
        <w:r w:rsidRPr="001B226E">
          <w:rPr>
            <w:lang w:val="fr-FR"/>
            <w:rPrChange w:id="308" w:author="Victor Cameo" w:date="2017-03-23T09:41:00Z">
              <w:rPr/>
            </w:rPrChange>
          </w:rPr>
          <w:instrText xml:space="preserve"> PAGEREF _Toc477999611 \h </w:instrText>
        </w:r>
      </w:ins>
      <w:r>
        <w:fldChar w:fldCharType="separate"/>
      </w:r>
      <w:ins w:id="309" w:author="Victor Cameo" w:date="2017-03-23T02:30:00Z">
        <w:r w:rsidRPr="001B226E">
          <w:rPr>
            <w:lang w:val="fr-FR"/>
            <w:rPrChange w:id="310" w:author="Victor Cameo" w:date="2017-03-23T09:41:00Z">
              <w:rPr/>
            </w:rPrChange>
          </w:rPr>
          <w:t>7</w:t>
        </w:r>
        <w:r>
          <w:fldChar w:fldCharType="end"/>
        </w:r>
      </w:ins>
    </w:p>
    <w:p w14:paraId="3119EC2E" w14:textId="77777777" w:rsidR="00632A1A" w:rsidRPr="001B226E" w:rsidRDefault="00632A1A">
      <w:pPr>
        <w:pStyle w:val="TOC3"/>
        <w:rPr>
          <w:ins w:id="311" w:author="Victor Cameo" w:date="2017-03-23T02:30:00Z"/>
          <w:rFonts w:asciiTheme="minorHAnsi" w:eastAsiaTheme="minorEastAsia" w:hAnsiTheme="minorHAnsi" w:cstheme="minorBidi"/>
          <w:i w:val="0"/>
          <w:noProof/>
          <w:sz w:val="24"/>
          <w:szCs w:val="24"/>
          <w:lang w:val="fr-FR" w:eastAsia="en-US"/>
          <w:rPrChange w:id="312" w:author="Victor Cameo" w:date="2017-03-23T09:41:00Z">
            <w:rPr>
              <w:ins w:id="313" w:author="Victor Cameo" w:date="2017-03-23T02:30:00Z"/>
              <w:rFonts w:asciiTheme="minorHAnsi" w:eastAsiaTheme="minorEastAsia" w:hAnsiTheme="minorHAnsi" w:cstheme="minorBidi"/>
              <w:i w:val="0"/>
              <w:noProof/>
              <w:sz w:val="24"/>
              <w:szCs w:val="24"/>
              <w:lang w:val="en-US" w:eastAsia="en-US"/>
            </w:rPr>
          </w:rPrChange>
        </w:rPr>
      </w:pPr>
      <w:ins w:id="314" w:author="Victor Cameo" w:date="2017-03-23T02:30:00Z">
        <w:r w:rsidRPr="001B226E">
          <w:rPr>
            <w:i w:val="0"/>
            <w:noProof/>
            <w:color w:val="000000"/>
            <w:lang w:val="fr-FR"/>
            <w:rPrChange w:id="315" w:author="Victor Cameo" w:date="2017-03-23T09:41:00Z">
              <w:rPr>
                <w:i w:val="0"/>
                <w:noProof/>
                <w:color w:val="000000"/>
              </w:rPr>
            </w:rPrChange>
          </w:rPr>
          <w:t>3.5.1</w:t>
        </w:r>
        <w:r w:rsidRPr="001B226E">
          <w:rPr>
            <w:rFonts w:asciiTheme="minorHAnsi" w:eastAsiaTheme="minorEastAsia" w:hAnsiTheme="minorHAnsi" w:cstheme="minorBidi"/>
            <w:i w:val="0"/>
            <w:noProof/>
            <w:sz w:val="24"/>
            <w:szCs w:val="24"/>
            <w:lang w:val="fr-FR" w:eastAsia="en-US"/>
            <w:rPrChange w:id="316"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317" w:author="Victor Cameo" w:date="2017-03-23T09:41:00Z">
              <w:rPr>
                <w:noProof/>
              </w:rPr>
            </w:rPrChange>
          </w:rPr>
          <w:t>Code description</w:t>
        </w:r>
        <w:r w:rsidRPr="001B226E">
          <w:rPr>
            <w:noProof/>
            <w:lang w:val="fr-FR"/>
            <w:rPrChange w:id="318" w:author="Victor Cameo" w:date="2017-03-23T09:41:00Z">
              <w:rPr>
                <w:noProof/>
              </w:rPr>
            </w:rPrChange>
          </w:rPr>
          <w:tab/>
        </w:r>
        <w:r>
          <w:rPr>
            <w:noProof/>
          </w:rPr>
          <w:fldChar w:fldCharType="begin"/>
        </w:r>
        <w:r w:rsidRPr="001B226E">
          <w:rPr>
            <w:noProof/>
            <w:lang w:val="fr-FR"/>
            <w:rPrChange w:id="319" w:author="Victor Cameo" w:date="2017-03-23T09:41:00Z">
              <w:rPr>
                <w:noProof/>
              </w:rPr>
            </w:rPrChange>
          </w:rPr>
          <w:instrText xml:space="preserve"> PAGEREF _Toc477999612 \h </w:instrText>
        </w:r>
        <w:r>
          <w:rPr>
            <w:noProof/>
          </w:rPr>
        </w:r>
      </w:ins>
      <w:r>
        <w:rPr>
          <w:noProof/>
        </w:rPr>
        <w:fldChar w:fldCharType="separate"/>
      </w:r>
      <w:ins w:id="320" w:author="Victor Cameo" w:date="2017-03-23T02:30:00Z">
        <w:r w:rsidRPr="001B226E">
          <w:rPr>
            <w:noProof/>
            <w:lang w:val="fr-FR"/>
            <w:rPrChange w:id="321" w:author="Victor Cameo" w:date="2017-03-23T09:41:00Z">
              <w:rPr>
                <w:noProof/>
              </w:rPr>
            </w:rPrChange>
          </w:rPr>
          <w:t>8</w:t>
        </w:r>
        <w:r>
          <w:rPr>
            <w:noProof/>
          </w:rPr>
          <w:fldChar w:fldCharType="end"/>
        </w:r>
      </w:ins>
    </w:p>
    <w:p w14:paraId="4A867C6C" w14:textId="77777777" w:rsidR="00632A1A" w:rsidRPr="001B226E" w:rsidRDefault="00632A1A">
      <w:pPr>
        <w:pStyle w:val="TOC3"/>
        <w:rPr>
          <w:ins w:id="322" w:author="Victor Cameo" w:date="2017-03-23T02:30:00Z"/>
          <w:rFonts w:asciiTheme="minorHAnsi" w:eastAsiaTheme="minorEastAsia" w:hAnsiTheme="minorHAnsi" w:cstheme="minorBidi"/>
          <w:i w:val="0"/>
          <w:noProof/>
          <w:sz w:val="24"/>
          <w:szCs w:val="24"/>
          <w:lang w:val="fr-FR" w:eastAsia="en-US"/>
          <w:rPrChange w:id="323" w:author="Victor Cameo" w:date="2017-03-23T09:41:00Z">
            <w:rPr>
              <w:ins w:id="324" w:author="Victor Cameo" w:date="2017-03-23T02:30:00Z"/>
              <w:rFonts w:asciiTheme="minorHAnsi" w:eastAsiaTheme="minorEastAsia" w:hAnsiTheme="minorHAnsi" w:cstheme="minorBidi"/>
              <w:i w:val="0"/>
              <w:noProof/>
              <w:sz w:val="24"/>
              <w:szCs w:val="24"/>
              <w:lang w:val="en-US" w:eastAsia="en-US"/>
            </w:rPr>
          </w:rPrChange>
        </w:rPr>
      </w:pPr>
      <w:ins w:id="325" w:author="Victor Cameo" w:date="2017-03-23T02:30:00Z">
        <w:r w:rsidRPr="001B226E">
          <w:rPr>
            <w:i w:val="0"/>
            <w:noProof/>
            <w:color w:val="000000"/>
            <w:lang w:val="fr-FR"/>
            <w:rPrChange w:id="326" w:author="Victor Cameo" w:date="2017-03-23T09:41:00Z">
              <w:rPr>
                <w:i w:val="0"/>
                <w:noProof/>
                <w:color w:val="000000"/>
              </w:rPr>
            </w:rPrChange>
          </w:rPr>
          <w:t>3.5.2</w:t>
        </w:r>
        <w:r w:rsidRPr="001B226E">
          <w:rPr>
            <w:rFonts w:asciiTheme="minorHAnsi" w:eastAsiaTheme="minorEastAsia" w:hAnsiTheme="minorHAnsi" w:cstheme="minorBidi"/>
            <w:i w:val="0"/>
            <w:noProof/>
            <w:sz w:val="24"/>
            <w:szCs w:val="24"/>
            <w:lang w:val="fr-FR" w:eastAsia="en-US"/>
            <w:rPrChange w:id="327" w:author="Victor Cameo" w:date="2017-03-23T09:41:00Z">
              <w:rPr>
                <w:rFonts w:asciiTheme="minorHAnsi" w:eastAsiaTheme="minorEastAsia" w:hAnsiTheme="minorHAnsi" w:cstheme="minorBidi"/>
                <w:i w:val="0"/>
                <w:noProof/>
                <w:sz w:val="24"/>
                <w:szCs w:val="24"/>
                <w:lang w:val="en-US" w:eastAsia="en-US"/>
              </w:rPr>
            </w:rPrChange>
          </w:rPr>
          <w:tab/>
        </w:r>
        <w:r w:rsidRPr="001B226E">
          <w:rPr>
            <w:noProof/>
            <w:lang w:val="fr-FR"/>
            <w:rPrChange w:id="328" w:author="Victor Cameo" w:date="2017-03-23T09:41:00Z">
              <w:rPr>
                <w:noProof/>
              </w:rPr>
            </w:rPrChange>
          </w:rPr>
          <w:t>Test cases description</w:t>
        </w:r>
        <w:r w:rsidRPr="001B226E">
          <w:rPr>
            <w:noProof/>
            <w:lang w:val="fr-FR"/>
            <w:rPrChange w:id="329" w:author="Victor Cameo" w:date="2017-03-23T09:41:00Z">
              <w:rPr>
                <w:noProof/>
              </w:rPr>
            </w:rPrChange>
          </w:rPr>
          <w:tab/>
        </w:r>
        <w:r>
          <w:rPr>
            <w:noProof/>
          </w:rPr>
          <w:fldChar w:fldCharType="begin"/>
        </w:r>
        <w:r w:rsidRPr="001B226E">
          <w:rPr>
            <w:noProof/>
            <w:lang w:val="fr-FR"/>
            <w:rPrChange w:id="330" w:author="Victor Cameo" w:date="2017-03-23T09:41:00Z">
              <w:rPr>
                <w:noProof/>
              </w:rPr>
            </w:rPrChange>
          </w:rPr>
          <w:instrText xml:space="preserve"> PAGEREF _Toc477999613 \h </w:instrText>
        </w:r>
        <w:r>
          <w:rPr>
            <w:noProof/>
          </w:rPr>
        </w:r>
      </w:ins>
      <w:r>
        <w:rPr>
          <w:noProof/>
        </w:rPr>
        <w:fldChar w:fldCharType="separate"/>
      </w:r>
      <w:ins w:id="331" w:author="Victor Cameo" w:date="2017-03-23T02:30:00Z">
        <w:r w:rsidRPr="001B226E">
          <w:rPr>
            <w:noProof/>
            <w:lang w:val="fr-FR"/>
            <w:rPrChange w:id="332" w:author="Victor Cameo" w:date="2017-03-23T09:41:00Z">
              <w:rPr>
                <w:noProof/>
              </w:rPr>
            </w:rPrChange>
          </w:rPr>
          <w:t>8</w:t>
        </w:r>
        <w:r>
          <w:rPr>
            <w:noProof/>
          </w:rPr>
          <w:fldChar w:fldCharType="end"/>
        </w:r>
      </w:ins>
    </w:p>
    <w:p w14:paraId="246021AA" w14:textId="77777777" w:rsidR="00632A1A" w:rsidRDefault="00632A1A">
      <w:pPr>
        <w:pStyle w:val="TOC2"/>
        <w:rPr>
          <w:ins w:id="333" w:author="Victor Cameo" w:date="2017-03-23T02:30:00Z"/>
          <w:rFonts w:asciiTheme="minorHAnsi" w:eastAsiaTheme="minorEastAsia" w:hAnsiTheme="minorHAnsi" w:cstheme="minorBidi"/>
          <w:b w:val="0"/>
          <w:bCs w:val="0"/>
          <w:sz w:val="24"/>
          <w:szCs w:val="24"/>
          <w:lang w:val="en-US" w:eastAsia="en-US"/>
        </w:rPr>
      </w:pPr>
      <w:ins w:id="334" w:author="Victor Cameo" w:date="2017-03-23T02:30:00Z">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_Toc477999614 \h </w:instrText>
        </w:r>
      </w:ins>
      <w:r>
        <w:fldChar w:fldCharType="separate"/>
      </w:r>
      <w:ins w:id="335" w:author="Victor Cameo" w:date="2017-03-23T02:30:00Z">
        <w:r>
          <w:t>8</w:t>
        </w:r>
        <w:r>
          <w:fldChar w:fldCharType="end"/>
        </w:r>
      </w:ins>
    </w:p>
    <w:p w14:paraId="16F835DA" w14:textId="77777777" w:rsidR="00632A1A" w:rsidRDefault="00632A1A">
      <w:pPr>
        <w:pStyle w:val="TOC3"/>
        <w:rPr>
          <w:ins w:id="336" w:author="Victor Cameo" w:date="2017-03-23T02:30:00Z"/>
          <w:rFonts w:asciiTheme="minorHAnsi" w:eastAsiaTheme="minorEastAsia" w:hAnsiTheme="minorHAnsi" w:cstheme="minorBidi"/>
          <w:i w:val="0"/>
          <w:noProof/>
          <w:sz w:val="24"/>
          <w:szCs w:val="24"/>
          <w:lang w:val="en-US" w:eastAsia="en-US"/>
        </w:rPr>
      </w:pPr>
      <w:ins w:id="337" w:author="Victor Cameo" w:date="2017-03-23T02:30:00Z">
        <w:r w:rsidRPr="00683875">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_Toc477999615 \h </w:instrText>
        </w:r>
        <w:r>
          <w:rPr>
            <w:noProof/>
          </w:rPr>
        </w:r>
      </w:ins>
      <w:r>
        <w:rPr>
          <w:noProof/>
        </w:rPr>
        <w:fldChar w:fldCharType="separate"/>
      </w:r>
      <w:ins w:id="338" w:author="Victor Cameo" w:date="2017-03-23T02:30:00Z">
        <w:r>
          <w:rPr>
            <w:noProof/>
          </w:rPr>
          <w:t>9</w:t>
        </w:r>
        <w:r>
          <w:rPr>
            <w:noProof/>
          </w:rPr>
          <w:fldChar w:fldCharType="end"/>
        </w:r>
      </w:ins>
    </w:p>
    <w:p w14:paraId="4B369D6C" w14:textId="77777777" w:rsidR="00632A1A" w:rsidRDefault="00632A1A">
      <w:pPr>
        <w:pStyle w:val="TOC3"/>
        <w:rPr>
          <w:ins w:id="339" w:author="Victor Cameo" w:date="2017-03-23T02:30:00Z"/>
          <w:rFonts w:asciiTheme="minorHAnsi" w:eastAsiaTheme="minorEastAsia" w:hAnsiTheme="minorHAnsi" w:cstheme="minorBidi"/>
          <w:i w:val="0"/>
          <w:noProof/>
          <w:sz w:val="24"/>
          <w:szCs w:val="24"/>
          <w:lang w:val="en-US" w:eastAsia="en-US"/>
        </w:rPr>
      </w:pPr>
      <w:ins w:id="340" w:author="Victor Cameo" w:date="2017-03-23T02:30:00Z">
        <w:r w:rsidRPr="00683875">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_Toc477999616 \h </w:instrText>
        </w:r>
        <w:r>
          <w:rPr>
            <w:noProof/>
          </w:rPr>
        </w:r>
      </w:ins>
      <w:r>
        <w:rPr>
          <w:noProof/>
        </w:rPr>
        <w:fldChar w:fldCharType="separate"/>
      </w:r>
      <w:ins w:id="341" w:author="Victor Cameo" w:date="2017-03-23T02:30:00Z">
        <w:r>
          <w:rPr>
            <w:noProof/>
          </w:rPr>
          <w:t>9</w:t>
        </w:r>
        <w:r>
          <w:rPr>
            <w:noProof/>
          </w:rPr>
          <w:fldChar w:fldCharType="end"/>
        </w:r>
      </w:ins>
    </w:p>
    <w:p w14:paraId="09421F0A" w14:textId="77777777" w:rsidR="00632A1A" w:rsidRDefault="00632A1A">
      <w:pPr>
        <w:pStyle w:val="TOC2"/>
        <w:rPr>
          <w:ins w:id="342" w:author="Victor Cameo" w:date="2017-03-23T02:30:00Z"/>
          <w:rFonts w:asciiTheme="minorHAnsi" w:eastAsiaTheme="minorEastAsia" w:hAnsiTheme="minorHAnsi" w:cstheme="minorBidi"/>
          <w:b w:val="0"/>
          <w:bCs w:val="0"/>
          <w:sz w:val="24"/>
          <w:szCs w:val="24"/>
          <w:lang w:val="en-US" w:eastAsia="en-US"/>
        </w:rPr>
      </w:pPr>
      <w:ins w:id="343" w:author="Victor Cameo" w:date="2017-03-23T02:30:00Z">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_Toc477999617 \h </w:instrText>
        </w:r>
      </w:ins>
      <w:r>
        <w:fldChar w:fldCharType="separate"/>
      </w:r>
      <w:ins w:id="344" w:author="Victor Cameo" w:date="2017-03-23T02:30:00Z">
        <w:r>
          <w:t>9</w:t>
        </w:r>
        <w:r>
          <w:fldChar w:fldCharType="end"/>
        </w:r>
      </w:ins>
    </w:p>
    <w:p w14:paraId="48AD7E33" w14:textId="77777777" w:rsidR="00632A1A" w:rsidRDefault="00632A1A">
      <w:pPr>
        <w:pStyle w:val="TOC3"/>
        <w:rPr>
          <w:ins w:id="345" w:author="Victor Cameo" w:date="2017-03-23T02:30:00Z"/>
          <w:rFonts w:asciiTheme="minorHAnsi" w:eastAsiaTheme="minorEastAsia" w:hAnsiTheme="minorHAnsi" w:cstheme="minorBidi"/>
          <w:i w:val="0"/>
          <w:noProof/>
          <w:sz w:val="24"/>
          <w:szCs w:val="24"/>
          <w:lang w:val="en-US" w:eastAsia="en-US"/>
        </w:rPr>
      </w:pPr>
      <w:ins w:id="346" w:author="Victor Cameo" w:date="2017-03-23T02:30:00Z">
        <w:r w:rsidRPr="00683875">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_Toc477999618 \h </w:instrText>
        </w:r>
        <w:r>
          <w:rPr>
            <w:noProof/>
          </w:rPr>
        </w:r>
      </w:ins>
      <w:r>
        <w:rPr>
          <w:noProof/>
        </w:rPr>
        <w:fldChar w:fldCharType="separate"/>
      </w:r>
      <w:ins w:id="347" w:author="Victor Cameo" w:date="2017-03-23T02:30:00Z">
        <w:r>
          <w:rPr>
            <w:noProof/>
          </w:rPr>
          <w:t>9</w:t>
        </w:r>
        <w:r>
          <w:rPr>
            <w:noProof/>
          </w:rPr>
          <w:fldChar w:fldCharType="end"/>
        </w:r>
      </w:ins>
    </w:p>
    <w:p w14:paraId="42CF53E0" w14:textId="77777777" w:rsidR="00632A1A" w:rsidRDefault="00632A1A">
      <w:pPr>
        <w:pStyle w:val="TOC3"/>
        <w:rPr>
          <w:ins w:id="348" w:author="Victor Cameo" w:date="2017-03-23T02:30:00Z"/>
          <w:rFonts w:asciiTheme="minorHAnsi" w:eastAsiaTheme="minorEastAsia" w:hAnsiTheme="minorHAnsi" w:cstheme="minorBidi"/>
          <w:i w:val="0"/>
          <w:noProof/>
          <w:sz w:val="24"/>
          <w:szCs w:val="24"/>
          <w:lang w:val="en-US" w:eastAsia="en-US"/>
        </w:rPr>
      </w:pPr>
      <w:ins w:id="349" w:author="Victor Cameo" w:date="2017-03-23T02:30:00Z">
        <w:r w:rsidRPr="00683875">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_Toc477999619 \h </w:instrText>
        </w:r>
        <w:r>
          <w:rPr>
            <w:noProof/>
          </w:rPr>
        </w:r>
      </w:ins>
      <w:r>
        <w:rPr>
          <w:noProof/>
        </w:rPr>
        <w:fldChar w:fldCharType="separate"/>
      </w:r>
      <w:ins w:id="350" w:author="Victor Cameo" w:date="2017-03-23T02:30:00Z">
        <w:r>
          <w:rPr>
            <w:noProof/>
          </w:rPr>
          <w:t>10</w:t>
        </w:r>
        <w:r>
          <w:rPr>
            <w:noProof/>
          </w:rPr>
          <w:fldChar w:fldCharType="end"/>
        </w:r>
      </w:ins>
    </w:p>
    <w:p w14:paraId="26D1A10D" w14:textId="77777777" w:rsidR="00632A1A" w:rsidRDefault="00632A1A">
      <w:pPr>
        <w:pStyle w:val="TOC2"/>
        <w:rPr>
          <w:ins w:id="351" w:author="Victor Cameo" w:date="2017-03-23T02:30:00Z"/>
          <w:rFonts w:asciiTheme="minorHAnsi" w:eastAsiaTheme="minorEastAsia" w:hAnsiTheme="minorHAnsi" w:cstheme="minorBidi"/>
          <w:b w:val="0"/>
          <w:bCs w:val="0"/>
          <w:sz w:val="24"/>
          <w:szCs w:val="24"/>
          <w:lang w:val="en-US" w:eastAsia="en-US"/>
        </w:rPr>
      </w:pPr>
      <w:ins w:id="352" w:author="Victor Cameo" w:date="2017-03-23T02:30:00Z">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_Toc477999620 \h </w:instrText>
        </w:r>
      </w:ins>
      <w:r>
        <w:fldChar w:fldCharType="separate"/>
      </w:r>
      <w:ins w:id="353" w:author="Victor Cameo" w:date="2017-03-23T02:30:00Z">
        <w:r>
          <w:t>11</w:t>
        </w:r>
        <w:r>
          <w:fldChar w:fldCharType="end"/>
        </w:r>
      </w:ins>
    </w:p>
    <w:p w14:paraId="531C400C" w14:textId="77777777" w:rsidR="00632A1A" w:rsidRDefault="00632A1A">
      <w:pPr>
        <w:pStyle w:val="TOC3"/>
        <w:rPr>
          <w:ins w:id="354" w:author="Victor Cameo" w:date="2017-03-23T02:30:00Z"/>
          <w:rFonts w:asciiTheme="minorHAnsi" w:eastAsiaTheme="minorEastAsia" w:hAnsiTheme="minorHAnsi" w:cstheme="minorBidi"/>
          <w:i w:val="0"/>
          <w:noProof/>
          <w:sz w:val="24"/>
          <w:szCs w:val="24"/>
          <w:lang w:val="en-US" w:eastAsia="en-US"/>
        </w:rPr>
      </w:pPr>
      <w:ins w:id="355" w:author="Victor Cameo" w:date="2017-03-23T02:30:00Z">
        <w:r w:rsidRPr="00683875">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_Toc477999621 \h </w:instrText>
        </w:r>
        <w:r>
          <w:rPr>
            <w:noProof/>
          </w:rPr>
        </w:r>
      </w:ins>
      <w:r>
        <w:rPr>
          <w:noProof/>
        </w:rPr>
        <w:fldChar w:fldCharType="separate"/>
      </w:r>
      <w:ins w:id="356" w:author="Victor Cameo" w:date="2017-03-23T02:30:00Z">
        <w:r>
          <w:rPr>
            <w:noProof/>
          </w:rPr>
          <w:t>11</w:t>
        </w:r>
        <w:r>
          <w:rPr>
            <w:noProof/>
          </w:rPr>
          <w:fldChar w:fldCharType="end"/>
        </w:r>
      </w:ins>
    </w:p>
    <w:p w14:paraId="7DD1DB68" w14:textId="77777777" w:rsidR="00632A1A" w:rsidRDefault="00632A1A">
      <w:pPr>
        <w:pStyle w:val="TOC3"/>
        <w:rPr>
          <w:ins w:id="357" w:author="Victor Cameo" w:date="2017-03-23T02:30:00Z"/>
          <w:rFonts w:asciiTheme="minorHAnsi" w:eastAsiaTheme="minorEastAsia" w:hAnsiTheme="minorHAnsi" w:cstheme="minorBidi"/>
          <w:i w:val="0"/>
          <w:noProof/>
          <w:sz w:val="24"/>
          <w:szCs w:val="24"/>
          <w:lang w:val="en-US" w:eastAsia="en-US"/>
        </w:rPr>
      </w:pPr>
      <w:ins w:id="358" w:author="Victor Cameo" w:date="2017-03-23T02:30:00Z">
        <w:r w:rsidRPr="00683875">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_Toc477999622 \h </w:instrText>
        </w:r>
        <w:r>
          <w:rPr>
            <w:noProof/>
          </w:rPr>
        </w:r>
      </w:ins>
      <w:r>
        <w:rPr>
          <w:noProof/>
        </w:rPr>
        <w:fldChar w:fldCharType="separate"/>
      </w:r>
      <w:ins w:id="359" w:author="Victor Cameo" w:date="2017-03-23T02:30:00Z">
        <w:r>
          <w:rPr>
            <w:noProof/>
          </w:rPr>
          <w:t>11</w:t>
        </w:r>
        <w:r>
          <w:rPr>
            <w:noProof/>
          </w:rPr>
          <w:fldChar w:fldCharType="end"/>
        </w:r>
      </w:ins>
    </w:p>
    <w:p w14:paraId="76DB16D2" w14:textId="77777777" w:rsidR="00632A1A" w:rsidRDefault="00632A1A">
      <w:pPr>
        <w:pStyle w:val="TOC2"/>
        <w:rPr>
          <w:ins w:id="360" w:author="Victor Cameo" w:date="2017-03-23T02:30:00Z"/>
          <w:rFonts w:asciiTheme="minorHAnsi" w:eastAsiaTheme="minorEastAsia" w:hAnsiTheme="minorHAnsi" w:cstheme="minorBidi"/>
          <w:b w:val="0"/>
          <w:bCs w:val="0"/>
          <w:sz w:val="24"/>
          <w:szCs w:val="24"/>
          <w:lang w:val="en-US" w:eastAsia="en-US"/>
        </w:rPr>
      </w:pPr>
      <w:ins w:id="361" w:author="Victor Cameo" w:date="2017-03-23T02:30:00Z">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_Toc477999623 \h </w:instrText>
        </w:r>
      </w:ins>
      <w:r>
        <w:fldChar w:fldCharType="separate"/>
      </w:r>
      <w:ins w:id="362" w:author="Victor Cameo" w:date="2017-03-23T02:30:00Z">
        <w:r>
          <w:t>12</w:t>
        </w:r>
        <w:r>
          <w:fldChar w:fldCharType="end"/>
        </w:r>
      </w:ins>
    </w:p>
    <w:p w14:paraId="4E0761D0" w14:textId="77777777" w:rsidR="00632A1A" w:rsidRDefault="00632A1A">
      <w:pPr>
        <w:pStyle w:val="TOC3"/>
        <w:rPr>
          <w:ins w:id="363" w:author="Victor Cameo" w:date="2017-03-23T02:30:00Z"/>
          <w:rFonts w:asciiTheme="minorHAnsi" w:eastAsiaTheme="minorEastAsia" w:hAnsiTheme="minorHAnsi" w:cstheme="minorBidi"/>
          <w:i w:val="0"/>
          <w:noProof/>
          <w:sz w:val="24"/>
          <w:szCs w:val="24"/>
          <w:lang w:val="en-US" w:eastAsia="en-US"/>
        </w:rPr>
      </w:pPr>
      <w:ins w:id="364" w:author="Victor Cameo" w:date="2017-03-23T02:30:00Z">
        <w:r w:rsidRPr="00683875">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_Toc477999624 \h </w:instrText>
        </w:r>
        <w:r>
          <w:rPr>
            <w:noProof/>
          </w:rPr>
        </w:r>
      </w:ins>
      <w:r>
        <w:rPr>
          <w:noProof/>
        </w:rPr>
        <w:fldChar w:fldCharType="separate"/>
      </w:r>
      <w:ins w:id="365" w:author="Victor Cameo" w:date="2017-03-23T02:30:00Z">
        <w:r>
          <w:rPr>
            <w:noProof/>
          </w:rPr>
          <w:t>12</w:t>
        </w:r>
        <w:r>
          <w:rPr>
            <w:noProof/>
          </w:rPr>
          <w:fldChar w:fldCharType="end"/>
        </w:r>
      </w:ins>
    </w:p>
    <w:p w14:paraId="0C403538" w14:textId="77777777" w:rsidR="00632A1A" w:rsidRDefault="00632A1A">
      <w:pPr>
        <w:pStyle w:val="TOC3"/>
        <w:rPr>
          <w:ins w:id="366" w:author="Victor Cameo" w:date="2017-03-23T02:30:00Z"/>
          <w:rFonts w:asciiTheme="minorHAnsi" w:eastAsiaTheme="minorEastAsia" w:hAnsiTheme="minorHAnsi" w:cstheme="minorBidi"/>
          <w:i w:val="0"/>
          <w:noProof/>
          <w:sz w:val="24"/>
          <w:szCs w:val="24"/>
          <w:lang w:val="en-US" w:eastAsia="en-US"/>
        </w:rPr>
      </w:pPr>
      <w:ins w:id="367" w:author="Victor Cameo" w:date="2017-03-23T02:30:00Z">
        <w:r w:rsidRPr="00683875">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_Toc477999625 \h </w:instrText>
        </w:r>
        <w:r>
          <w:rPr>
            <w:noProof/>
          </w:rPr>
        </w:r>
      </w:ins>
      <w:r>
        <w:rPr>
          <w:noProof/>
        </w:rPr>
        <w:fldChar w:fldCharType="separate"/>
      </w:r>
      <w:ins w:id="368" w:author="Victor Cameo" w:date="2017-03-23T02:30:00Z">
        <w:r>
          <w:rPr>
            <w:noProof/>
          </w:rPr>
          <w:t>12</w:t>
        </w:r>
        <w:r>
          <w:rPr>
            <w:noProof/>
          </w:rPr>
          <w:fldChar w:fldCharType="end"/>
        </w:r>
      </w:ins>
    </w:p>
    <w:p w14:paraId="164651DB" w14:textId="77777777" w:rsidR="00632A1A" w:rsidRDefault="00632A1A">
      <w:pPr>
        <w:pStyle w:val="TOC2"/>
        <w:rPr>
          <w:ins w:id="369" w:author="Victor Cameo" w:date="2017-03-23T02:30:00Z"/>
          <w:rFonts w:asciiTheme="minorHAnsi" w:eastAsiaTheme="minorEastAsia" w:hAnsiTheme="minorHAnsi" w:cstheme="minorBidi"/>
          <w:b w:val="0"/>
          <w:bCs w:val="0"/>
          <w:sz w:val="24"/>
          <w:szCs w:val="24"/>
          <w:lang w:val="en-US" w:eastAsia="en-US"/>
        </w:rPr>
      </w:pPr>
      <w:ins w:id="370" w:author="Victor Cameo" w:date="2017-03-23T02:30:00Z">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_Toc477999626 \h </w:instrText>
        </w:r>
      </w:ins>
      <w:r>
        <w:fldChar w:fldCharType="separate"/>
      </w:r>
      <w:ins w:id="371" w:author="Victor Cameo" w:date="2017-03-23T02:30:00Z">
        <w:r>
          <w:t>13</w:t>
        </w:r>
        <w:r>
          <w:fldChar w:fldCharType="end"/>
        </w:r>
      </w:ins>
    </w:p>
    <w:p w14:paraId="22BEEDFE" w14:textId="77777777" w:rsidR="00632A1A" w:rsidRDefault="00632A1A">
      <w:pPr>
        <w:pStyle w:val="TOC3"/>
        <w:tabs>
          <w:tab w:val="left" w:pos="1680"/>
        </w:tabs>
        <w:rPr>
          <w:ins w:id="372" w:author="Victor Cameo" w:date="2017-03-23T02:30:00Z"/>
          <w:rFonts w:asciiTheme="minorHAnsi" w:eastAsiaTheme="minorEastAsia" w:hAnsiTheme="minorHAnsi" w:cstheme="minorBidi"/>
          <w:i w:val="0"/>
          <w:noProof/>
          <w:sz w:val="24"/>
          <w:szCs w:val="24"/>
          <w:lang w:val="en-US" w:eastAsia="en-US"/>
        </w:rPr>
      </w:pPr>
      <w:ins w:id="373" w:author="Victor Cameo" w:date="2017-03-23T02:30:00Z">
        <w:r w:rsidRPr="00683875">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_Toc477999627 \h </w:instrText>
        </w:r>
        <w:r>
          <w:rPr>
            <w:noProof/>
          </w:rPr>
        </w:r>
      </w:ins>
      <w:r>
        <w:rPr>
          <w:noProof/>
        </w:rPr>
        <w:fldChar w:fldCharType="separate"/>
      </w:r>
      <w:ins w:id="374" w:author="Victor Cameo" w:date="2017-03-23T02:30:00Z">
        <w:r>
          <w:rPr>
            <w:noProof/>
          </w:rPr>
          <w:t>13</w:t>
        </w:r>
        <w:r>
          <w:rPr>
            <w:noProof/>
          </w:rPr>
          <w:fldChar w:fldCharType="end"/>
        </w:r>
      </w:ins>
    </w:p>
    <w:p w14:paraId="11BCDBEE" w14:textId="77777777" w:rsidR="00632A1A" w:rsidRDefault="00632A1A">
      <w:pPr>
        <w:pStyle w:val="TOC3"/>
        <w:tabs>
          <w:tab w:val="left" w:pos="1680"/>
        </w:tabs>
        <w:rPr>
          <w:ins w:id="375" w:author="Victor Cameo" w:date="2017-03-23T02:30:00Z"/>
          <w:rFonts w:asciiTheme="minorHAnsi" w:eastAsiaTheme="minorEastAsia" w:hAnsiTheme="minorHAnsi" w:cstheme="minorBidi"/>
          <w:i w:val="0"/>
          <w:noProof/>
          <w:sz w:val="24"/>
          <w:szCs w:val="24"/>
          <w:lang w:val="en-US" w:eastAsia="en-US"/>
        </w:rPr>
      </w:pPr>
      <w:ins w:id="376" w:author="Victor Cameo" w:date="2017-03-23T02:30:00Z">
        <w:r w:rsidRPr="00683875">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_Toc477999628 \h </w:instrText>
        </w:r>
        <w:r>
          <w:rPr>
            <w:noProof/>
          </w:rPr>
        </w:r>
      </w:ins>
      <w:r>
        <w:rPr>
          <w:noProof/>
        </w:rPr>
        <w:fldChar w:fldCharType="separate"/>
      </w:r>
      <w:ins w:id="377" w:author="Victor Cameo" w:date="2017-03-23T02:30:00Z">
        <w:r>
          <w:rPr>
            <w:noProof/>
          </w:rPr>
          <w:t>13</w:t>
        </w:r>
        <w:r>
          <w:rPr>
            <w:noProof/>
          </w:rPr>
          <w:fldChar w:fldCharType="end"/>
        </w:r>
      </w:ins>
    </w:p>
    <w:p w14:paraId="154DE4D9" w14:textId="77777777" w:rsidR="00632A1A" w:rsidRDefault="00632A1A">
      <w:pPr>
        <w:pStyle w:val="TOC2"/>
        <w:rPr>
          <w:ins w:id="378" w:author="Victor Cameo" w:date="2017-03-23T02:30:00Z"/>
          <w:rFonts w:asciiTheme="minorHAnsi" w:eastAsiaTheme="minorEastAsia" w:hAnsiTheme="minorHAnsi" w:cstheme="minorBidi"/>
          <w:b w:val="0"/>
          <w:bCs w:val="0"/>
          <w:sz w:val="24"/>
          <w:szCs w:val="24"/>
          <w:lang w:val="en-US" w:eastAsia="en-US"/>
        </w:rPr>
      </w:pPr>
      <w:ins w:id="379" w:author="Victor Cameo" w:date="2017-03-23T02:30:00Z">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_Toc477999629 \h </w:instrText>
        </w:r>
      </w:ins>
      <w:r>
        <w:fldChar w:fldCharType="separate"/>
      </w:r>
      <w:ins w:id="380" w:author="Victor Cameo" w:date="2017-03-23T02:30:00Z">
        <w:r>
          <w:t>14</w:t>
        </w:r>
        <w:r>
          <w:fldChar w:fldCharType="end"/>
        </w:r>
      </w:ins>
    </w:p>
    <w:p w14:paraId="685112D3" w14:textId="77777777" w:rsidR="00632A1A" w:rsidRDefault="00632A1A">
      <w:pPr>
        <w:pStyle w:val="TOC3"/>
        <w:tabs>
          <w:tab w:val="left" w:pos="1680"/>
        </w:tabs>
        <w:rPr>
          <w:ins w:id="381" w:author="Victor Cameo" w:date="2017-03-23T02:30:00Z"/>
          <w:rFonts w:asciiTheme="minorHAnsi" w:eastAsiaTheme="minorEastAsia" w:hAnsiTheme="minorHAnsi" w:cstheme="minorBidi"/>
          <w:i w:val="0"/>
          <w:noProof/>
          <w:sz w:val="24"/>
          <w:szCs w:val="24"/>
          <w:lang w:val="en-US" w:eastAsia="en-US"/>
        </w:rPr>
      </w:pPr>
      <w:ins w:id="382" w:author="Victor Cameo" w:date="2017-03-23T02:30:00Z">
        <w:r w:rsidRPr="00683875">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_Toc477999630 \h </w:instrText>
        </w:r>
        <w:r>
          <w:rPr>
            <w:noProof/>
          </w:rPr>
        </w:r>
      </w:ins>
      <w:r>
        <w:rPr>
          <w:noProof/>
        </w:rPr>
        <w:fldChar w:fldCharType="separate"/>
      </w:r>
      <w:ins w:id="383" w:author="Victor Cameo" w:date="2017-03-23T02:30:00Z">
        <w:r>
          <w:rPr>
            <w:noProof/>
          </w:rPr>
          <w:t>14</w:t>
        </w:r>
        <w:r>
          <w:rPr>
            <w:noProof/>
          </w:rPr>
          <w:fldChar w:fldCharType="end"/>
        </w:r>
      </w:ins>
    </w:p>
    <w:p w14:paraId="094C1920" w14:textId="77777777" w:rsidR="00632A1A" w:rsidRDefault="00632A1A">
      <w:pPr>
        <w:pStyle w:val="TOC1"/>
        <w:tabs>
          <w:tab w:val="left" w:pos="442"/>
        </w:tabs>
        <w:rPr>
          <w:ins w:id="384" w:author="Victor Cameo" w:date="2017-03-23T02:30:00Z"/>
          <w:rFonts w:asciiTheme="minorHAnsi" w:eastAsiaTheme="minorEastAsia" w:hAnsiTheme="minorHAnsi" w:cstheme="minorBidi"/>
          <w:b w:val="0"/>
          <w:noProof/>
          <w:sz w:val="24"/>
          <w:lang w:val="en-US" w:eastAsia="en-US"/>
        </w:rPr>
      </w:pPr>
      <w:ins w:id="385" w:author="Victor Cameo" w:date="2017-03-23T02:30:00Z">
        <w:r>
          <w:rPr>
            <w:noProof/>
          </w:rPr>
          <w:t>4</w:t>
        </w:r>
        <w:r>
          <w:rPr>
            <w:rFonts w:asciiTheme="minorHAnsi" w:eastAsiaTheme="minorEastAsia" w:hAnsiTheme="minorHAnsi" w:cstheme="minorBidi"/>
            <w:b w:val="0"/>
            <w:noProof/>
            <w:sz w:val="24"/>
            <w:lang w:val="en-US" w:eastAsia="en-US"/>
          </w:rPr>
          <w:tab/>
        </w:r>
        <w:r>
          <w:rPr>
            <w:noProof/>
          </w:rPr>
          <w:t>Applications performances</w:t>
        </w:r>
        <w:r>
          <w:rPr>
            <w:noProof/>
          </w:rPr>
          <w:tab/>
        </w:r>
        <w:r>
          <w:rPr>
            <w:noProof/>
          </w:rPr>
          <w:fldChar w:fldCharType="begin"/>
        </w:r>
        <w:r>
          <w:rPr>
            <w:noProof/>
          </w:rPr>
          <w:instrText xml:space="preserve"> PAGEREF _Toc477999631 \h </w:instrText>
        </w:r>
        <w:r>
          <w:rPr>
            <w:noProof/>
          </w:rPr>
        </w:r>
      </w:ins>
      <w:r>
        <w:rPr>
          <w:noProof/>
        </w:rPr>
        <w:fldChar w:fldCharType="separate"/>
      </w:r>
      <w:ins w:id="386" w:author="Victor Cameo" w:date="2017-03-23T02:30:00Z">
        <w:r>
          <w:rPr>
            <w:noProof/>
          </w:rPr>
          <w:t>15</w:t>
        </w:r>
        <w:r>
          <w:rPr>
            <w:noProof/>
          </w:rPr>
          <w:fldChar w:fldCharType="end"/>
        </w:r>
      </w:ins>
    </w:p>
    <w:p w14:paraId="476C8664" w14:textId="77777777" w:rsidR="00632A1A" w:rsidRDefault="00632A1A">
      <w:pPr>
        <w:pStyle w:val="TOC2"/>
        <w:rPr>
          <w:ins w:id="387" w:author="Victor Cameo" w:date="2017-03-23T02:30:00Z"/>
          <w:rFonts w:asciiTheme="minorHAnsi" w:eastAsiaTheme="minorEastAsia" w:hAnsiTheme="minorHAnsi" w:cstheme="minorBidi"/>
          <w:b w:val="0"/>
          <w:bCs w:val="0"/>
          <w:sz w:val="24"/>
          <w:szCs w:val="24"/>
          <w:lang w:val="en-US" w:eastAsia="en-US"/>
        </w:rPr>
      </w:pPr>
      <w:ins w:id="388" w:author="Victor Cameo" w:date="2017-03-23T02:30:00Z">
        <w:r>
          <w:t>4.1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_Toc477999632 \h </w:instrText>
        </w:r>
      </w:ins>
      <w:r>
        <w:fldChar w:fldCharType="separate"/>
      </w:r>
      <w:ins w:id="389" w:author="Victor Cameo" w:date="2017-03-23T02:30:00Z">
        <w:r>
          <w:t>16</w:t>
        </w:r>
        <w:r>
          <w:fldChar w:fldCharType="end"/>
        </w:r>
      </w:ins>
    </w:p>
    <w:p w14:paraId="296C72C9" w14:textId="77777777" w:rsidR="00632A1A" w:rsidRDefault="00632A1A">
      <w:pPr>
        <w:pStyle w:val="TOC2"/>
        <w:rPr>
          <w:ins w:id="390" w:author="Victor Cameo" w:date="2017-03-23T02:30:00Z"/>
          <w:rFonts w:asciiTheme="minorHAnsi" w:eastAsiaTheme="minorEastAsia" w:hAnsiTheme="minorHAnsi" w:cstheme="minorBidi"/>
          <w:b w:val="0"/>
          <w:bCs w:val="0"/>
          <w:sz w:val="24"/>
          <w:szCs w:val="24"/>
          <w:lang w:val="en-US" w:eastAsia="en-US"/>
        </w:rPr>
      </w:pPr>
      <w:ins w:id="391" w:author="Victor Cameo" w:date="2017-03-23T02:30:00Z">
        <w:r>
          <w:t>4.2</w:t>
        </w:r>
        <w:r>
          <w:rPr>
            <w:rFonts w:asciiTheme="minorHAnsi" w:eastAsiaTheme="minorEastAsia" w:hAnsiTheme="minorHAnsi" w:cstheme="minorBidi"/>
            <w:b w:val="0"/>
            <w:bCs w:val="0"/>
            <w:sz w:val="24"/>
            <w:szCs w:val="24"/>
            <w:lang w:val="en-US" w:eastAsia="en-US"/>
          </w:rPr>
          <w:tab/>
        </w:r>
        <w:r>
          <w:t>Code_Saturne</w:t>
        </w:r>
        <w:r>
          <w:tab/>
        </w:r>
        <w:r>
          <w:fldChar w:fldCharType="begin"/>
        </w:r>
        <w:r>
          <w:instrText xml:space="preserve"> PAGEREF _Toc477999633 \h </w:instrText>
        </w:r>
      </w:ins>
      <w:r>
        <w:fldChar w:fldCharType="separate"/>
      </w:r>
      <w:ins w:id="392" w:author="Victor Cameo" w:date="2017-03-23T02:30:00Z">
        <w:r>
          <w:t>17</w:t>
        </w:r>
        <w:r>
          <w:fldChar w:fldCharType="end"/>
        </w:r>
      </w:ins>
    </w:p>
    <w:p w14:paraId="407C554C" w14:textId="77777777" w:rsidR="00632A1A" w:rsidRDefault="00632A1A">
      <w:pPr>
        <w:pStyle w:val="TOC2"/>
        <w:rPr>
          <w:ins w:id="393" w:author="Victor Cameo" w:date="2017-03-23T02:30:00Z"/>
          <w:rFonts w:asciiTheme="minorHAnsi" w:eastAsiaTheme="minorEastAsia" w:hAnsiTheme="minorHAnsi" w:cstheme="minorBidi"/>
          <w:b w:val="0"/>
          <w:bCs w:val="0"/>
          <w:sz w:val="24"/>
          <w:szCs w:val="24"/>
          <w:lang w:val="en-US" w:eastAsia="en-US"/>
        </w:rPr>
      </w:pPr>
      <w:ins w:id="394" w:author="Victor Cameo" w:date="2017-03-23T02:30:00Z">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_Toc477999635 \h </w:instrText>
        </w:r>
      </w:ins>
      <w:r>
        <w:fldChar w:fldCharType="separate"/>
      </w:r>
      <w:ins w:id="395" w:author="Victor Cameo" w:date="2017-03-23T02:30:00Z">
        <w:r>
          <w:t>19</w:t>
        </w:r>
        <w:r>
          <w:fldChar w:fldCharType="end"/>
        </w:r>
      </w:ins>
    </w:p>
    <w:p w14:paraId="7CE11B00" w14:textId="77777777" w:rsidR="00632A1A" w:rsidRDefault="00632A1A">
      <w:pPr>
        <w:pStyle w:val="TOC2"/>
        <w:rPr>
          <w:ins w:id="396" w:author="Victor Cameo" w:date="2017-03-23T02:30:00Z"/>
          <w:rFonts w:asciiTheme="minorHAnsi" w:eastAsiaTheme="minorEastAsia" w:hAnsiTheme="minorHAnsi" w:cstheme="minorBidi"/>
          <w:b w:val="0"/>
          <w:bCs w:val="0"/>
          <w:sz w:val="24"/>
          <w:szCs w:val="24"/>
          <w:lang w:val="en-US" w:eastAsia="en-US"/>
        </w:rPr>
      </w:pPr>
      <w:ins w:id="397" w:author="Victor Cameo" w:date="2017-03-23T02:30:00Z">
        <w:r>
          <w:t>4.3</w:t>
        </w:r>
        <w:r>
          <w:tab/>
        </w:r>
        <w:r>
          <w:fldChar w:fldCharType="begin"/>
        </w:r>
        <w:r>
          <w:instrText xml:space="preserve"> PAGEREF _Toc477999636 \h </w:instrText>
        </w:r>
      </w:ins>
      <w:r>
        <w:fldChar w:fldCharType="separate"/>
      </w:r>
      <w:ins w:id="398" w:author="Victor Cameo" w:date="2017-03-23T02:30:00Z">
        <w:r>
          <w:t>19</w:t>
        </w:r>
        <w:r>
          <w:fldChar w:fldCharType="end"/>
        </w:r>
      </w:ins>
    </w:p>
    <w:p w14:paraId="62D5B965" w14:textId="77777777" w:rsidR="00632A1A" w:rsidRDefault="00632A1A">
      <w:pPr>
        <w:pStyle w:val="TOC2"/>
        <w:rPr>
          <w:ins w:id="399" w:author="Victor Cameo" w:date="2017-03-23T02:30:00Z"/>
          <w:rFonts w:asciiTheme="minorHAnsi" w:eastAsiaTheme="minorEastAsia" w:hAnsiTheme="minorHAnsi" w:cstheme="minorBidi"/>
          <w:b w:val="0"/>
          <w:bCs w:val="0"/>
          <w:sz w:val="24"/>
          <w:szCs w:val="24"/>
          <w:lang w:val="en-US" w:eastAsia="en-US"/>
        </w:rPr>
      </w:pPr>
      <w:ins w:id="400" w:author="Victor Cameo" w:date="2017-03-23T02:30:00Z">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_Toc477999637 \h </w:instrText>
        </w:r>
      </w:ins>
      <w:r>
        <w:fldChar w:fldCharType="separate"/>
      </w:r>
      <w:ins w:id="401" w:author="Victor Cameo" w:date="2017-03-23T02:30:00Z">
        <w:r>
          <w:t>20</w:t>
        </w:r>
        <w:r>
          <w:fldChar w:fldCharType="end"/>
        </w:r>
      </w:ins>
    </w:p>
    <w:p w14:paraId="3C365532" w14:textId="77777777" w:rsidR="00632A1A" w:rsidRDefault="00632A1A">
      <w:pPr>
        <w:pStyle w:val="TOC2"/>
        <w:rPr>
          <w:ins w:id="402" w:author="Victor Cameo" w:date="2017-03-23T02:30:00Z"/>
          <w:rFonts w:asciiTheme="minorHAnsi" w:eastAsiaTheme="minorEastAsia" w:hAnsiTheme="minorHAnsi" w:cstheme="minorBidi"/>
          <w:b w:val="0"/>
          <w:bCs w:val="0"/>
          <w:sz w:val="24"/>
          <w:szCs w:val="24"/>
          <w:lang w:val="en-US" w:eastAsia="en-US"/>
        </w:rPr>
      </w:pPr>
      <w:ins w:id="403" w:author="Victor Cameo" w:date="2017-03-23T02:30:00Z">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_Toc477999638 \h </w:instrText>
        </w:r>
      </w:ins>
      <w:r>
        <w:fldChar w:fldCharType="separate"/>
      </w:r>
      <w:ins w:id="404" w:author="Victor Cameo" w:date="2017-03-23T02:30:00Z">
        <w:r>
          <w:t>20</w:t>
        </w:r>
        <w:r>
          <w:fldChar w:fldCharType="end"/>
        </w:r>
      </w:ins>
    </w:p>
    <w:p w14:paraId="0B6F4286" w14:textId="77777777" w:rsidR="00632A1A" w:rsidRDefault="00632A1A">
      <w:pPr>
        <w:pStyle w:val="TOC2"/>
        <w:rPr>
          <w:ins w:id="405" w:author="Victor Cameo" w:date="2017-03-23T02:30:00Z"/>
          <w:rFonts w:asciiTheme="minorHAnsi" w:eastAsiaTheme="minorEastAsia" w:hAnsiTheme="minorHAnsi" w:cstheme="minorBidi"/>
          <w:b w:val="0"/>
          <w:bCs w:val="0"/>
          <w:sz w:val="24"/>
          <w:szCs w:val="24"/>
          <w:lang w:val="en-US" w:eastAsia="en-US"/>
        </w:rPr>
      </w:pPr>
      <w:ins w:id="406" w:author="Victor Cameo" w:date="2017-03-23T02:30:00Z">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_Toc477999639 \h </w:instrText>
        </w:r>
      </w:ins>
      <w:r>
        <w:fldChar w:fldCharType="separate"/>
      </w:r>
      <w:ins w:id="407" w:author="Victor Cameo" w:date="2017-03-23T02:30:00Z">
        <w:r>
          <w:t>22</w:t>
        </w:r>
        <w:r>
          <w:fldChar w:fldCharType="end"/>
        </w:r>
      </w:ins>
    </w:p>
    <w:p w14:paraId="4657BC9C" w14:textId="77777777" w:rsidR="00632A1A" w:rsidRDefault="00632A1A">
      <w:pPr>
        <w:pStyle w:val="TOC2"/>
        <w:rPr>
          <w:ins w:id="408" w:author="Victor Cameo" w:date="2017-03-23T02:30:00Z"/>
          <w:rFonts w:asciiTheme="minorHAnsi" w:eastAsiaTheme="minorEastAsia" w:hAnsiTheme="minorHAnsi" w:cstheme="minorBidi"/>
          <w:b w:val="0"/>
          <w:bCs w:val="0"/>
          <w:sz w:val="24"/>
          <w:szCs w:val="24"/>
          <w:lang w:val="en-US" w:eastAsia="en-US"/>
        </w:rPr>
      </w:pPr>
      <w:ins w:id="409" w:author="Victor Cameo" w:date="2017-03-23T02:30:00Z">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_Toc477999640 \h </w:instrText>
        </w:r>
      </w:ins>
      <w:r>
        <w:fldChar w:fldCharType="separate"/>
      </w:r>
      <w:ins w:id="410" w:author="Victor Cameo" w:date="2017-03-23T02:30:00Z">
        <w:r>
          <w:t>24</w:t>
        </w:r>
        <w:r>
          <w:fldChar w:fldCharType="end"/>
        </w:r>
      </w:ins>
    </w:p>
    <w:p w14:paraId="2EEB93C6" w14:textId="77777777" w:rsidR="00632A1A" w:rsidRDefault="00632A1A">
      <w:pPr>
        <w:pStyle w:val="TOC2"/>
        <w:rPr>
          <w:ins w:id="411" w:author="Victor Cameo" w:date="2017-03-23T02:30:00Z"/>
          <w:rFonts w:asciiTheme="minorHAnsi" w:eastAsiaTheme="minorEastAsia" w:hAnsiTheme="minorHAnsi" w:cstheme="minorBidi"/>
          <w:b w:val="0"/>
          <w:bCs w:val="0"/>
          <w:sz w:val="24"/>
          <w:szCs w:val="24"/>
          <w:lang w:val="en-US" w:eastAsia="en-US"/>
        </w:rPr>
      </w:pPr>
      <w:ins w:id="412" w:author="Victor Cameo" w:date="2017-03-23T02:30:00Z">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_Toc477999641 \h </w:instrText>
        </w:r>
      </w:ins>
      <w:r>
        <w:fldChar w:fldCharType="separate"/>
      </w:r>
      <w:ins w:id="413" w:author="Victor Cameo" w:date="2017-03-23T02:30:00Z">
        <w:r>
          <w:t>25</w:t>
        </w:r>
        <w:r>
          <w:fldChar w:fldCharType="end"/>
        </w:r>
      </w:ins>
    </w:p>
    <w:p w14:paraId="1E90EA60" w14:textId="77777777" w:rsidR="00632A1A" w:rsidRDefault="00632A1A">
      <w:pPr>
        <w:pStyle w:val="TOC3"/>
        <w:rPr>
          <w:ins w:id="414" w:author="Victor Cameo" w:date="2017-03-23T02:30:00Z"/>
          <w:rFonts w:asciiTheme="minorHAnsi" w:eastAsiaTheme="minorEastAsia" w:hAnsiTheme="minorHAnsi" w:cstheme="minorBidi"/>
          <w:i w:val="0"/>
          <w:noProof/>
          <w:sz w:val="24"/>
          <w:szCs w:val="24"/>
          <w:lang w:val="en-US" w:eastAsia="en-US"/>
        </w:rPr>
      </w:pPr>
      <w:ins w:id="415" w:author="Victor Cameo" w:date="2017-03-23T02:30:00Z">
        <w:r w:rsidRPr="00683875">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_Toc477999642 \h </w:instrText>
        </w:r>
        <w:r>
          <w:rPr>
            <w:noProof/>
          </w:rPr>
        </w:r>
      </w:ins>
      <w:r>
        <w:rPr>
          <w:noProof/>
        </w:rPr>
        <w:fldChar w:fldCharType="separate"/>
      </w:r>
      <w:ins w:id="416" w:author="Victor Cameo" w:date="2017-03-23T02:30:00Z">
        <w:r>
          <w:rPr>
            <w:noProof/>
          </w:rPr>
          <w:t>26</w:t>
        </w:r>
        <w:r>
          <w:rPr>
            <w:noProof/>
          </w:rPr>
          <w:fldChar w:fldCharType="end"/>
        </w:r>
      </w:ins>
    </w:p>
    <w:p w14:paraId="387C1761" w14:textId="77777777" w:rsidR="00632A1A" w:rsidRDefault="00632A1A">
      <w:pPr>
        <w:pStyle w:val="TOC3"/>
        <w:rPr>
          <w:ins w:id="417" w:author="Victor Cameo" w:date="2017-03-23T02:30:00Z"/>
          <w:rFonts w:asciiTheme="minorHAnsi" w:eastAsiaTheme="minorEastAsia" w:hAnsiTheme="minorHAnsi" w:cstheme="minorBidi"/>
          <w:i w:val="0"/>
          <w:noProof/>
          <w:sz w:val="24"/>
          <w:szCs w:val="24"/>
          <w:lang w:val="en-US" w:eastAsia="en-US"/>
        </w:rPr>
      </w:pPr>
      <w:ins w:id="418" w:author="Victor Cameo" w:date="2017-03-23T02:30:00Z">
        <w:r w:rsidRPr="00683875">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_Toc477999643 \h </w:instrText>
        </w:r>
        <w:r>
          <w:rPr>
            <w:noProof/>
          </w:rPr>
        </w:r>
      </w:ins>
      <w:r>
        <w:rPr>
          <w:noProof/>
        </w:rPr>
        <w:fldChar w:fldCharType="separate"/>
      </w:r>
      <w:ins w:id="419" w:author="Victor Cameo" w:date="2017-03-23T02:30:00Z">
        <w:r>
          <w:rPr>
            <w:noProof/>
          </w:rPr>
          <w:t>27</w:t>
        </w:r>
        <w:r>
          <w:rPr>
            <w:noProof/>
          </w:rPr>
          <w:fldChar w:fldCharType="end"/>
        </w:r>
      </w:ins>
    </w:p>
    <w:p w14:paraId="0B99A80D" w14:textId="77777777" w:rsidR="00632A1A" w:rsidRDefault="00632A1A">
      <w:pPr>
        <w:pStyle w:val="TOC2"/>
        <w:rPr>
          <w:ins w:id="420" w:author="Victor Cameo" w:date="2017-03-23T02:30:00Z"/>
          <w:rFonts w:asciiTheme="minorHAnsi" w:eastAsiaTheme="minorEastAsia" w:hAnsiTheme="minorHAnsi" w:cstheme="minorBidi"/>
          <w:b w:val="0"/>
          <w:bCs w:val="0"/>
          <w:sz w:val="24"/>
          <w:szCs w:val="24"/>
          <w:lang w:val="en-US" w:eastAsia="en-US"/>
        </w:rPr>
      </w:pPr>
      <w:ins w:id="421" w:author="Victor Cameo" w:date="2017-03-23T02:30:00Z">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_Toc477999644 \h </w:instrText>
        </w:r>
      </w:ins>
      <w:r>
        <w:fldChar w:fldCharType="separate"/>
      </w:r>
      <w:ins w:id="422" w:author="Victor Cameo" w:date="2017-03-23T02:30:00Z">
        <w:r>
          <w:t>33</w:t>
        </w:r>
        <w:r>
          <w:fldChar w:fldCharType="end"/>
        </w:r>
      </w:ins>
    </w:p>
    <w:p w14:paraId="20D0BCF6" w14:textId="77777777" w:rsidR="00632A1A" w:rsidRDefault="00632A1A">
      <w:pPr>
        <w:pStyle w:val="TOC2"/>
        <w:rPr>
          <w:ins w:id="423" w:author="Victor Cameo" w:date="2017-03-23T02:30:00Z"/>
          <w:rFonts w:asciiTheme="minorHAnsi" w:eastAsiaTheme="minorEastAsia" w:hAnsiTheme="minorHAnsi" w:cstheme="minorBidi"/>
          <w:b w:val="0"/>
          <w:bCs w:val="0"/>
          <w:sz w:val="24"/>
          <w:szCs w:val="24"/>
          <w:lang w:val="en-US" w:eastAsia="en-US"/>
        </w:rPr>
      </w:pPr>
      <w:ins w:id="424" w:author="Victor Cameo" w:date="2017-03-23T02:30:00Z">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_Toc477999645 \h </w:instrText>
        </w:r>
      </w:ins>
      <w:r>
        <w:fldChar w:fldCharType="separate"/>
      </w:r>
      <w:ins w:id="425" w:author="Victor Cameo" w:date="2017-03-23T02:30:00Z">
        <w:r>
          <w:t>36</w:t>
        </w:r>
        <w:r>
          <w:fldChar w:fldCharType="end"/>
        </w:r>
      </w:ins>
    </w:p>
    <w:p w14:paraId="02EDF2BA" w14:textId="77777777" w:rsidR="00632A1A" w:rsidRDefault="00632A1A">
      <w:pPr>
        <w:pStyle w:val="TOC2"/>
        <w:rPr>
          <w:ins w:id="426" w:author="Victor Cameo" w:date="2017-03-23T02:30:00Z"/>
          <w:rFonts w:asciiTheme="minorHAnsi" w:eastAsiaTheme="minorEastAsia" w:hAnsiTheme="minorHAnsi" w:cstheme="minorBidi"/>
          <w:b w:val="0"/>
          <w:bCs w:val="0"/>
          <w:sz w:val="24"/>
          <w:szCs w:val="24"/>
          <w:lang w:val="en-US" w:eastAsia="en-US"/>
        </w:rPr>
      </w:pPr>
      <w:ins w:id="427" w:author="Victor Cameo" w:date="2017-03-23T02:30:00Z">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_Toc477999646 \h </w:instrText>
        </w:r>
      </w:ins>
      <w:r>
        <w:fldChar w:fldCharType="separate"/>
      </w:r>
      <w:ins w:id="428" w:author="Victor Cameo" w:date="2017-03-23T02:30:00Z">
        <w:r>
          <w:t>38</w:t>
        </w:r>
        <w:r>
          <w:fldChar w:fldCharType="end"/>
        </w:r>
      </w:ins>
    </w:p>
    <w:p w14:paraId="7D857660" w14:textId="77777777" w:rsidR="00632A1A" w:rsidRDefault="00632A1A">
      <w:pPr>
        <w:pStyle w:val="TOC1"/>
        <w:tabs>
          <w:tab w:val="left" w:pos="442"/>
        </w:tabs>
        <w:rPr>
          <w:ins w:id="429" w:author="Victor Cameo" w:date="2017-03-23T02:30:00Z"/>
          <w:rFonts w:asciiTheme="minorHAnsi" w:eastAsiaTheme="minorEastAsia" w:hAnsiTheme="minorHAnsi" w:cstheme="minorBidi"/>
          <w:b w:val="0"/>
          <w:noProof/>
          <w:sz w:val="24"/>
          <w:lang w:val="en-US" w:eastAsia="en-US"/>
        </w:rPr>
      </w:pPr>
      <w:ins w:id="430" w:author="Victor Cameo" w:date="2017-03-23T02:30:00Z">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_Toc477999647 \h </w:instrText>
        </w:r>
        <w:r>
          <w:rPr>
            <w:noProof/>
          </w:rPr>
        </w:r>
      </w:ins>
      <w:r>
        <w:rPr>
          <w:noProof/>
        </w:rPr>
        <w:fldChar w:fldCharType="separate"/>
      </w:r>
      <w:ins w:id="431" w:author="Victor Cameo" w:date="2017-03-23T02:30:00Z">
        <w:r>
          <w:rPr>
            <w:noProof/>
          </w:rPr>
          <w:t>38</w:t>
        </w:r>
        <w:r>
          <w:rPr>
            <w:noProof/>
          </w:rPr>
          <w:fldChar w:fldCharType="end"/>
        </w:r>
      </w:ins>
    </w:p>
    <w:p w14:paraId="34EA7596" w14:textId="77777777" w:rsidR="00C56AE4" w:rsidDel="00632A1A" w:rsidRDefault="00C56AE4">
      <w:pPr>
        <w:pStyle w:val="TOC1"/>
        <w:rPr>
          <w:del w:id="432" w:author="Victor Cameo" w:date="2017-03-23T02:30:00Z"/>
          <w:rFonts w:asciiTheme="minorHAnsi" w:eastAsiaTheme="minorEastAsia" w:hAnsiTheme="minorHAnsi" w:cstheme="minorBidi"/>
          <w:b w:val="0"/>
          <w:noProof/>
          <w:sz w:val="24"/>
          <w:lang w:val="en-US" w:eastAsia="en-US"/>
        </w:rPr>
      </w:pPr>
      <w:del w:id="433" w:author="Victor Cameo" w:date="2017-03-23T02:30:00Z">
        <w:r w:rsidDel="00632A1A">
          <w:rPr>
            <w:noProof/>
          </w:rPr>
          <w:delText>Project and Deliverable Information Sheet</w:delText>
        </w:r>
        <w:r w:rsidDel="00632A1A">
          <w:rPr>
            <w:noProof/>
          </w:rPr>
          <w:tab/>
          <w:delText>i</w:delText>
        </w:r>
      </w:del>
    </w:p>
    <w:p w14:paraId="21ADDC4D" w14:textId="77777777" w:rsidR="00C56AE4" w:rsidDel="00632A1A" w:rsidRDefault="00C56AE4">
      <w:pPr>
        <w:pStyle w:val="TOC1"/>
        <w:rPr>
          <w:del w:id="434" w:author="Victor Cameo" w:date="2017-03-23T02:30:00Z"/>
          <w:rFonts w:asciiTheme="minorHAnsi" w:eastAsiaTheme="minorEastAsia" w:hAnsiTheme="minorHAnsi" w:cstheme="minorBidi"/>
          <w:b w:val="0"/>
          <w:noProof/>
          <w:sz w:val="24"/>
          <w:lang w:val="en-US" w:eastAsia="en-US"/>
        </w:rPr>
      </w:pPr>
      <w:del w:id="435" w:author="Victor Cameo" w:date="2017-03-23T02:30:00Z">
        <w:r w:rsidDel="00632A1A">
          <w:rPr>
            <w:noProof/>
          </w:rPr>
          <w:delText>Document Control Sheet</w:delText>
        </w:r>
        <w:r w:rsidDel="00632A1A">
          <w:rPr>
            <w:noProof/>
          </w:rPr>
          <w:tab/>
          <w:delText>i</w:delText>
        </w:r>
      </w:del>
    </w:p>
    <w:p w14:paraId="25E94386" w14:textId="77777777" w:rsidR="00C56AE4" w:rsidDel="00632A1A" w:rsidRDefault="00C56AE4">
      <w:pPr>
        <w:pStyle w:val="TOC1"/>
        <w:rPr>
          <w:del w:id="436" w:author="Victor Cameo" w:date="2017-03-23T02:30:00Z"/>
          <w:rFonts w:asciiTheme="minorHAnsi" w:eastAsiaTheme="minorEastAsia" w:hAnsiTheme="minorHAnsi" w:cstheme="minorBidi"/>
          <w:b w:val="0"/>
          <w:noProof/>
          <w:sz w:val="24"/>
          <w:lang w:val="en-US" w:eastAsia="en-US"/>
        </w:rPr>
      </w:pPr>
      <w:del w:id="437" w:author="Victor Cameo" w:date="2017-03-23T02:30:00Z">
        <w:r w:rsidDel="00632A1A">
          <w:rPr>
            <w:noProof/>
          </w:rPr>
          <w:delText>Document Status Sheet</w:delText>
        </w:r>
        <w:r w:rsidDel="00632A1A">
          <w:rPr>
            <w:noProof/>
          </w:rPr>
          <w:tab/>
          <w:delText>i</w:delText>
        </w:r>
      </w:del>
    </w:p>
    <w:p w14:paraId="00D04573" w14:textId="77777777" w:rsidR="00C56AE4" w:rsidDel="00632A1A" w:rsidRDefault="00C56AE4">
      <w:pPr>
        <w:pStyle w:val="TOC1"/>
        <w:rPr>
          <w:del w:id="438" w:author="Victor Cameo" w:date="2017-03-23T02:30:00Z"/>
          <w:rFonts w:asciiTheme="minorHAnsi" w:eastAsiaTheme="minorEastAsia" w:hAnsiTheme="minorHAnsi" w:cstheme="minorBidi"/>
          <w:b w:val="0"/>
          <w:noProof/>
          <w:sz w:val="24"/>
          <w:lang w:val="en-US" w:eastAsia="en-US"/>
        </w:rPr>
      </w:pPr>
      <w:del w:id="439" w:author="Victor Cameo" w:date="2017-03-23T02:30:00Z">
        <w:r w:rsidDel="00632A1A">
          <w:rPr>
            <w:noProof/>
          </w:rPr>
          <w:delText>Document Keywords</w:delText>
        </w:r>
        <w:r w:rsidDel="00632A1A">
          <w:rPr>
            <w:noProof/>
          </w:rPr>
          <w:tab/>
          <w:delText>iii</w:delText>
        </w:r>
      </w:del>
    </w:p>
    <w:p w14:paraId="5104F11E" w14:textId="77777777" w:rsidR="00C56AE4" w:rsidDel="00632A1A" w:rsidRDefault="00C56AE4">
      <w:pPr>
        <w:pStyle w:val="TOC1"/>
        <w:rPr>
          <w:del w:id="440" w:author="Victor Cameo" w:date="2017-03-23T02:30:00Z"/>
          <w:rFonts w:asciiTheme="minorHAnsi" w:eastAsiaTheme="minorEastAsia" w:hAnsiTheme="minorHAnsi" w:cstheme="minorBidi"/>
          <w:b w:val="0"/>
          <w:noProof/>
          <w:sz w:val="24"/>
          <w:lang w:val="en-US" w:eastAsia="en-US"/>
        </w:rPr>
      </w:pPr>
      <w:del w:id="441" w:author="Victor Cameo" w:date="2017-03-23T02:30:00Z">
        <w:r w:rsidDel="00632A1A">
          <w:rPr>
            <w:noProof/>
          </w:rPr>
          <w:delText>Table of Contents</w:delText>
        </w:r>
        <w:r w:rsidDel="00632A1A">
          <w:rPr>
            <w:noProof/>
          </w:rPr>
          <w:tab/>
          <w:delText>iv</w:delText>
        </w:r>
      </w:del>
    </w:p>
    <w:p w14:paraId="45A2E969" w14:textId="77777777" w:rsidR="00C56AE4" w:rsidDel="00632A1A" w:rsidRDefault="00C56AE4">
      <w:pPr>
        <w:pStyle w:val="TOC1"/>
        <w:rPr>
          <w:del w:id="442" w:author="Victor Cameo" w:date="2017-03-23T02:30:00Z"/>
          <w:rFonts w:asciiTheme="minorHAnsi" w:eastAsiaTheme="minorEastAsia" w:hAnsiTheme="minorHAnsi" w:cstheme="minorBidi"/>
          <w:b w:val="0"/>
          <w:noProof/>
          <w:sz w:val="24"/>
          <w:lang w:val="en-US" w:eastAsia="en-US"/>
        </w:rPr>
      </w:pPr>
      <w:del w:id="443" w:author="Victor Cameo" w:date="2017-03-23T02:30:00Z">
        <w:r w:rsidDel="00632A1A">
          <w:rPr>
            <w:noProof/>
          </w:rPr>
          <w:delText>List of Figures</w:delText>
        </w:r>
        <w:r w:rsidDel="00632A1A">
          <w:rPr>
            <w:noProof/>
          </w:rPr>
          <w:tab/>
          <w:delText>v</w:delText>
        </w:r>
      </w:del>
    </w:p>
    <w:p w14:paraId="15E13A76" w14:textId="77777777" w:rsidR="00C56AE4" w:rsidDel="00632A1A" w:rsidRDefault="00C56AE4">
      <w:pPr>
        <w:pStyle w:val="TOC1"/>
        <w:rPr>
          <w:del w:id="444" w:author="Victor Cameo" w:date="2017-03-23T02:30:00Z"/>
          <w:rFonts w:asciiTheme="minorHAnsi" w:eastAsiaTheme="minorEastAsia" w:hAnsiTheme="minorHAnsi" w:cstheme="minorBidi"/>
          <w:b w:val="0"/>
          <w:noProof/>
          <w:sz w:val="24"/>
          <w:lang w:val="en-US" w:eastAsia="en-US"/>
        </w:rPr>
      </w:pPr>
      <w:del w:id="445" w:author="Victor Cameo" w:date="2017-03-23T02:30:00Z">
        <w:r w:rsidDel="00632A1A">
          <w:rPr>
            <w:noProof/>
          </w:rPr>
          <w:delText>List of Tables</w:delText>
        </w:r>
        <w:r w:rsidDel="00632A1A">
          <w:rPr>
            <w:noProof/>
          </w:rPr>
          <w:tab/>
          <w:delText>v</w:delText>
        </w:r>
      </w:del>
    </w:p>
    <w:p w14:paraId="7C8C881F" w14:textId="77777777" w:rsidR="00C56AE4" w:rsidDel="00632A1A" w:rsidRDefault="00C56AE4">
      <w:pPr>
        <w:pStyle w:val="TOC1"/>
        <w:rPr>
          <w:del w:id="446" w:author="Victor Cameo" w:date="2017-03-23T02:30:00Z"/>
          <w:rFonts w:asciiTheme="minorHAnsi" w:eastAsiaTheme="minorEastAsia" w:hAnsiTheme="minorHAnsi" w:cstheme="minorBidi"/>
          <w:b w:val="0"/>
          <w:noProof/>
          <w:sz w:val="24"/>
          <w:lang w:val="en-US" w:eastAsia="en-US"/>
        </w:rPr>
      </w:pPr>
      <w:del w:id="447" w:author="Victor Cameo" w:date="2017-03-23T02:30:00Z">
        <w:r w:rsidDel="00632A1A">
          <w:rPr>
            <w:noProof/>
          </w:rPr>
          <w:delText>References and Applicable Documents</w:delText>
        </w:r>
        <w:r w:rsidDel="00632A1A">
          <w:rPr>
            <w:noProof/>
          </w:rPr>
          <w:tab/>
          <w:delText>vi</w:delText>
        </w:r>
      </w:del>
    </w:p>
    <w:p w14:paraId="364F0380" w14:textId="77777777" w:rsidR="00C56AE4" w:rsidDel="00632A1A" w:rsidRDefault="00C56AE4">
      <w:pPr>
        <w:pStyle w:val="TOC1"/>
        <w:rPr>
          <w:del w:id="448" w:author="Victor Cameo" w:date="2017-03-23T02:30:00Z"/>
          <w:rFonts w:asciiTheme="minorHAnsi" w:eastAsiaTheme="minorEastAsia" w:hAnsiTheme="minorHAnsi" w:cstheme="minorBidi"/>
          <w:b w:val="0"/>
          <w:noProof/>
          <w:sz w:val="24"/>
          <w:lang w:val="en-US" w:eastAsia="en-US"/>
        </w:rPr>
      </w:pPr>
      <w:del w:id="449" w:author="Victor Cameo" w:date="2017-03-23T02:30:00Z">
        <w:r w:rsidDel="00632A1A">
          <w:rPr>
            <w:noProof/>
          </w:rPr>
          <w:delText>List of Acronyms and Abbreviations</w:delText>
        </w:r>
        <w:r w:rsidDel="00632A1A">
          <w:rPr>
            <w:noProof/>
          </w:rPr>
          <w:tab/>
          <w:delText>vi</w:delText>
        </w:r>
      </w:del>
    </w:p>
    <w:p w14:paraId="10461141" w14:textId="77777777" w:rsidR="00C56AE4" w:rsidDel="00632A1A" w:rsidRDefault="00C56AE4">
      <w:pPr>
        <w:pStyle w:val="TOC1"/>
        <w:rPr>
          <w:del w:id="450" w:author="Victor Cameo" w:date="2017-03-23T02:30:00Z"/>
          <w:rFonts w:asciiTheme="minorHAnsi" w:eastAsiaTheme="minorEastAsia" w:hAnsiTheme="minorHAnsi" w:cstheme="minorBidi"/>
          <w:b w:val="0"/>
          <w:noProof/>
          <w:sz w:val="24"/>
          <w:lang w:val="en-US" w:eastAsia="en-US"/>
        </w:rPr>
      </w:pPr>
      <w:del w:id="451" w:author="Victor Cameo" w:date="2017-03-23T02:30:00Z">
        <w:r w:rsidDel="00632A1A">
          <w:rPr>
            <w:noProof/>
          </w:rPr>
          <w:delText>List of Project Partner Acronyms</w:delText>
        </w:r>
        <w:r w:rsidDel="00632A1A">
          <w:rPr>
            <w:noProof/>
          </w:rPr>
          <w:tab/>
          <w:delText>ix</w:delText>
        </w:r>
      </w:del>
    </w:p>
    <w:p w14:paraId="6B10B697" w14:textId="77777777" w:rsidR="00C56AE4" w:rsidDel="00632A1A" w:rsidRDefault="00C56AE4">
      <w:pPr>
        <w:pStyle w:val="TOC1"/>
        <w:rPr>
          <w:del w:id="452" w:author="Victor Cameo" w:date="2017-03-23T02:30:00Z"/>
          <w:rFonts w:asciiTheme="minorHAnsi" w:eastAsiaTheme="minorEastAsia" w:hAnsiTheme="minorHAnsi" w:cstheme="minorBidi"/>
          <w:b w:val="0"/>
          <w:noProof/>
          <w:sz w:val="24"/>
          <w:lang w:val="en-US" w:eastAsia="en-US"/>
        </w:rPr>
      </w:pPr>
      <w:del w:id="453" w:author="Victor Cameo" w:date="2017-03-23T02:30:00Z">
        <w:r w:rsidRPr="006B5433" w:rsidDel="00632A1A">
          <w:rPr>
            <w:noProof/>
          </w:rPr>
          <w:delText>Executive Summary</w:delText>
        </w:r>
        <w:r w:rsidDel="00632A1A">
          <w:rPr>
            <w:noProof/>
          </w:rPr>
          <w:tab/>
          <w:delText>1</w:delText>
        </w:r>
      </w:del>
    </w:p>
    <w:p w14:paraId="7B399FBC" w14:textId="77777777" w:rsidR="00C56AE4" w:rsidDel="00632A1A" w:rsidRDefault="00C56AE4">
      <w:pPr>
        <w:pStyle w:val="TOC1"/>
        <w:tabs>
          <w:tab w:val="left" w:pos="442"/>
        </w:tabs>
        <w:rPr>
          <w:del w:id="454" w:author="Victor Cameo" w:date="2017-03-23T02:30:00Z"/>
          <w:rFonts w:asciiTheme="minorHAnsi" w:eastAsiaTheme="minorEastAsia" w:hAnsiTheme="minorHAnsi" w:cstheme="minorBidi"/>
          <w:b w:val="0"/>
          <w:noProof/>
          <w:sz w:val="24"/>
          <w:lang w:val="en-US" w:eastAsia="en-US"/>
        </w:rPr>
      </w:pPr>
      <w:del w:id="455" w:author="Victor Cameo" w:date="2017-03-23T02:30:00Z">
        <w:r w:rsidDel="00632A1A">
          <w:rPr>
            <w:noProof/>
          </w:rPr>
          <w:delText>1</w:delText>
        </w:r>
        <w:r w:rsidDel="00632A1A">
          <w:rPr>
            <w:rFonts w:asciiTheme="minorHAnsi" w:eastAsiaTheme="minorEastAsia" w:hAnsiTheme="minorHAnsi" w:cstheme="minorBidi"/>
            <w:b w:val="0"/>
            <w:noProof/>
            <w:sz w:val="24"/>
            <w:lang w:val="en-US" w:eastAsia="en-US"/>
          </w:rPr>
          <w:tab/>
        </w:r>
        <w:r w:rsidDel="00632A1A">
          <w:rPr>
            <w:noProof/>
          </w:rPr>
          <w:delText>Introduction</w:delText>
        </w:r>
        <w:r w:rsidDel="00632A1A">
          <w:rPr>
            <w:noProof/>
          </w:rPr>
          <w:tab/>
          <w:delText>1</w:delText>
        </w:r>
      </w:del>
    </w:p>
    <w:p w14:paraId="6CB1EA40" w14:textId="77777777" w:rsidR="00C56AE4" w:rsidDel="00632A1A" w:rsidRDefault="00C56AE4">
      <w:pPr>
        <w:pStyle w:val="TOC1"/>
        <w:tabs>
          <w:tab w:val="left" w:pos="442"/>
        </w:tabs>
        <w:rPr>
          <w:del w:id="456" w:author="Victor Cameo" w:date="2017-03-23T02:30:00Z"/>
          <w:rFonts w:asciiTheme="minorHAnsi" w:eastAsiaTheme="minorEastAsia" w:hAnsiTheme="minorHAnsi" w:cstheme="minorBidi"/>
          <w:b w:val="0"/>
          <w:noProof/>
          <w:sz w:val="24"/>
          <w:lang w:val="en-US" w:eastAsia="en-US"/>
        </w:rPr>
      </w:pPr>
      <w:del w:id="457" w:author="Victor Cameo" w:date="2017-03-23T02:30:00Z">
        <w:r w:rsidDel="00632A1A">
          <w:rPr>
            <w:noProof/>
          </w:rPr>
          <w:delText>2</w:delText>
        </w:r>
        <w:r w:rsidDel="00632A1A">
          <w:rPr>
            <w:rFonts w:asciiTheme="minorHAnsi" w:eastAsiaTheme="minorEastAsia" w:hAnsiTheme="minorHAnsi" w:cstheme="minorBidi"/>
            <w:b w:val="0"/>
            <w:noProof/>
            <w:sz w:val="24"/>
            <w:lang w:val="en-US" w:eastAsia="en-US"/>
          </w:rPr>
          <w:tab/>
        </w:r>
        <w:r w:rsidDel="00632A1A">
          <w:rPr>
            <w:noProof/>
          </w:rPr>
          <w:delText>Targeted architectures</w:delText>
        </w:r>
        <w:r w:rsidDel="00632A1A">
          <w:rPr>
            <w:noProof/>
          </w:rPr>
          <w:tab/>
          <w:delText>1</w:delText>
        </w:r>
      </w:del>
    </w:p>
    <w:p w14:paraId="00749C4E" w14:textId="77777777" w:rsidR="00C56AE4" w:rsidDel="00632A1A" w:rsidRDefault="00C56AE4">
      <w:pPr>
        <w:pStyle w:val="TOC2"/>
        <w:rPr>
          <w:del w:id="458" w:author="Victor Cameo" w:date="2017-03-23T02:30:00Z"/>
          <w:rFonts w:asciiTheme="minorHAnsi" w:eastAsiaTheme="minorEastAsia" w:hAnsiTheme="minorHAnsi" w:cstheme="minorBidi"/>
          <w:b w:val="0"/>
          <w:bCs w:val="0"/>
          <w:sz w:val="24"/>
          <w:szCs w:val="24"/>
          <w:lang w:val="en-US" w:eastAsia="en-US"/>
        </w:rPr>
      </w:pPr>
      <w:del w:id="459" w:author="Victor Cameo" w:date="2017-03-23T02:30:00Z">
        <w:r w:rsidDel="00632A1A">
          <w:delText>2.1</w:delText>
        </w:r>
        <w:r w:rsidDel="00632A1A">
          <w:rPr>
            <w:rFonts w:asciiTheme="minorHAnsi" w:eastAsiaTheme="minorEastAsia" w:hAnsiTheme="minorHAnsi" w:cstheme="minorBidi"/>
            <w:b w:val="0"/>
            <w:bCs w:val="0"/>
            <w:sz w:val="24"/>
            <w:szCs w:val="24"/>
            <w:lang w:val="en-US" w:eastAsia="en-US"/>
          </w:rPr>
          <w:tab/>
        </w:r>
        <w:r w:rsidDel="00632A1A">
          <w:delText>Co-processor description</w:delText>
        </w:r>
        <w:r w:rsidDel="00632A1A">
          <w:tab/>
          <w:delText>1</w:delText>
        </w:r>
      </w:del>
    </w:p>
    <w:p w14:paraId="149D03FA" w14:textId="77777777" w:rsidR="00C56AE4" w:rsidDel="00632A1A" w:rsidRDefault="00C56AE4">
      <w:pPr>
        <w:pStyle w:val="TOC2"/>
        <w:rPr>
          <w:del w:id="460" w:author="Victor Cameo" w:date="2017-03-23T02:30:00Z"/>
          <w:rFonts w:asciiTheme="minorHAnsi" w:eastAsiaTheme="minorEastAsia" w:hAnsiTheme="minorHAnsi" w:cstheme="minorBidi"/>
          <w:b w:val="0"/>
          <w:bCs w:val="0"/>
          <w:sz w:val="24"/>
          <w:szCs w:val="24"/>
          <w:lang w:val="en-US" w:eastAsia="en-US"/>
        </w:rPr>
      </w:pPr>
      <w:del w:id="461" w:author="Victor Cameo" w:date="2017-03-23T02:30:00Z">
        <w:r w:rsidDel="00632A1A">
          <w:delText>2.2</w:delText>
        </w:r>
        <w:r w:rsidDel="00632A1A">
          <w:rPr>
            <w:rFonts w:asciiTheme="minorHAnsi" w:eastAsiaTheme="minorEastAsia" w:hAnsiTheme="minorHAnsi" w:cstheme="minorBidi"/>
            <w:b w:val="0"/>
            <w:bCs w:val="0"/>
            <w:sz w:val="24"/>
            <w:szCs w:val="24"/>
            <w:lang w:val="en-US" w:eastAsia="en-US"/>
          </w:rPr>
          <w:tab/>
        </w:r>
        <w:r w:rsidDel="00632A1A">
          <w:delText>Systems description</w:delText>
        </w:r>
        <w:r w:rsidDel="00632A1A">
          <w:tab/>
          <w:delText>2</w:delText>
        </w:r>
      </w:del>
    </w:p>
    <w:p w14:paraId="66AE44AB" w14:textId="77777777" w:rsidR="00C56AE4" w:rsidDel="00632A1A" w:rsidRDefault="00C56AE4">
      <w:pPr>
        <w:pStyle w:val="TOC3"/>
        <w:rPr>
          <w:del w:id="462" w:author="Victor Cameo" w:date="2017-03-23T02:30:00Z"/>
          <w:rFonts w:asciiTheme="minorHAnsi" w:eastAsiaTheme="minorEastAsia" w:hAnsiTheme="minorHAnsi" w:cstheme="minorBidi"/>
          <w:i w:val="0"/>
          <w:noProof/>
          <w:sz w:val="24"/>
          <w:szCs w:val="24"/>
          <w:lang w:val="en-US" w:eastAsia="en-US"/>
        </w:rPr>
      </w:pPr>
      <w:del w:id="463" w:author="Victor Cameo" w:date="2017-03-23T02:30:00Z">
        <w:r w:rsidRPr="006B5433" w:rsidDel="00632A1A">
          <w:rPr>
            <w:i w:val="0"/>
            <w:noProof/>
            <w:color w:val="000000"/>
          </w:rPr>
          <w:delText>2.2.1</w:delText>
        </w:r>
        <w:r w:rsidDel="00632A1A">
          <w:rPr>
            <w:rFonts w:asciiTheme="minorHAnsi" w:eastAsiaTheme="minorEastAsia" w:hAnsiTheme="minorHAnsi" w:cstheme="minorBidi"/>
            <w:i w:val="0"/>
            <w:noProof/>
            <w:sz w:val="24"/>
            <w:szCs w:val="24"/>
            <w:lang w:val="en-US" w:eastAsia="en-US"/>
          </w:rPr>
          <w:tab/>
        </w:r>
        <w:r w:rsidDel="00632A1A">
          <w:rPr>
            <w:noProof/>
          </w:rPr>
          <w:delText>K40 cluster</w:delText>
        </w:r>
        <w:r w:rsidDel="00632A1A">
          <w:rPr>
            <w:noProof/>
          </w:rPr>
          <w:tab/>
          <w:delText>2</w:delText>
        </w:r>
      </w:del>
    </w:p>
    <w:p w14:paraId="468D37F7" w14:textId="77777777" w:rsidR="00C56AE4" w:rsidDel="00632A1A" w:rsidRDefault="00C56AE4">
      <w:pPr>
        <w:pStyle w:val="TOC3"/>
        <w:rPr>
          <w:del w:id="464" w:author="Victor Cameo" w:date="2017-03-23T02:30:00Z"/>
          <w:rFonts w:asciiTheme="minorHAnsi" w:eastAsiaTheme="minorEastAsia" w:hAnsiTheme="minorHAnsi" w:cstheme="minorBidi"/>
          <w:i w:val="0"/>
          <w:noProof/>
          <w:sz w:val="24"/>
          <w:szCs w:val="24"/>
          <w:lang w:val="en-US" w:eastAsia="en-US"/>
        </w:rPr>
      </w:pPr>
      <w:del w:id="465" w:author="Victor Cameo" w:date="2017-03-23T02:30:00Z">
        <w:r w:rsidRPr="006B5433" w:rsidDel="00632A1A">
          <w:rPr>
            <w:i w:val="0"/>
            <w:noProof/>
            <w:color w:val="000000"/>
          </w:rPr>
          <w:delText>2.2.2</w:delText>
        </w:r>
        <w:r w:rsidDel="00632A1A">
          <w:rPr>
            <w:rFonts w:asciiTheme="minorHAnsi" w:eastAsiaTheme="minorEastAsia" w:hAnsiTheme="minorHAnsi" w:cstheme="minorBidi"/>
            <w:i w:val="0"/>
            <w:noProof/>
            <w:sz w:val="24"/>
            <w:szCs w:val="24"/>
            <w:lang w:val="en-US" w:eastAsia="en-US"/>
          </w:rPr>
          <w:tab/>
        </w:r>
        <w:r w:rsidDel="00632A1A">
          <w:rPr>
            <w:noProof/>
          </w:rPr>
          <w:delText>Xeon Phi 5110P cluster</w:delText>
        </w:r>
        <w:r w:rsidDel="00632A1A">
          <w:rPr>
            <w:noProof/>
          </w:rPr>
          <w:tab/>
          <w:delText>3</w:delText>
        </w:r>
      </w:del>
    </w:p>
    <w:p w14:paraId="32A8C6D0" w14:textId="77777777" w:rsidR="00C56AE4" w:rsidRPr="004D15FA" w:rsidDel="00632A1A" w:rsidRDefault="00C56AE4">
      <w:pPr>
        <w:pStyle w:val="TOC3"/>
        <w:rPr>
          <w:del w:id="466" w:author="Victor Cameo" w:date="2017-03-23T02:30:00Z"/>
          <w:rFonts w:asciiTheme="minorHAnsi" w:eastAsiaTheme="minorEastAsia" w:hAnsiTheme="minorHAnsi" w:cstheme="minorBidi"/>
          <w:i w:val="0"/>
          <w:noProof/>
          <w:sz w:val="24"/>
          <w:szCs w:val="24"/>
          <w:lang w:val="fr-FR" w:eastAsia="en-US"/>
        </w:rPr>
      </w:pPr>
      <w:del w:id="467" w:author="Victor Cameo" w:date="2017-03-23T02:30:00Z">
        <w:r w:rsidRPr="004D15FA" w:rsidDel="00632A1A">
          <w:rPr>
            <w:i w:val="0"/>
            <w:noProof/>
            <w:color w:val="000000"/>
            <w:lang w:val="fr-FR"/>
          </w:rPr>
          <w:delText>2.2.3</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P100 cluster</w:delText>
        </w:r>
        <w:r w:rsidRPr="004D15FA" w:rsidDel="00632A1A">
          <w:rPr>
            <w:noProof/>
            <w:lang w:val="fr-FR"/>
          </w:rPr>
          <w:tab/>
          <w:delText>3</w:delText>
        </w:r>
      </w:del>
    </w:p>
    <w:p w14:paraId="0FDFE95D" w14:textId="77777777" w:rsidR="00C56AE4" w:rsidRPr="004D15FA" w:rsidDel="00632A1A" w:rsidRDefault="00C56AE4">
      <w:pPr>
        <w:pStyle w:val="TOC3"/>
        <w:rPr>
          <w:del w:id="468" w:author="Victor Cameo" w:date="2017-03-23T02:30:00Z"/>
          <w:rFonts w:asciiTheme="minorHAnsi" w:eastAsiaTheme="minorEastAsia" w:hAnsiTheme="minorHAnsi" w:cstheme="minorBidi"/>
          <w:i w:val="0"/>
          <w:noProof/>
          <w:sz w:val="24"/>
          <w:szCs w:val="24"/>
          <w:lang w:val="fr-FR" w:eastAsia="en-US"/>
        </w:rPr>
      </w:pPr>
      <w:del w:id="469" w:author="Victor Cameo" w:date="2017-03-23T02:30:00Z">
        <w:r w:rsidRPr="004D15FA" w:rsidDel="00632A1A">
          <w:rPr>
            <w:i w:val="0"/>
            <w:noProof/>
            <w:color w:val="000000"/>
            <w:lang w:val="fr-FR"/>
          </w:rPr>
          <w:delText>2.2.4</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Xeon Phi 7250 cluster</w:delText>
        </w:r>
        <w:r w:rsidRPr="004D15FA" w:rsidDel="00632A1A">
          <w:rPr>
            <w:noProof/>
            <w:lang w:val="fr-FR"/>
          </w:rPr>
          <w:tab/>
          <w:delText>3</w:delText>
        </w:r>
      </w:del>
    </w:p>
    <w:p w14:paraId="1C08596C" w14:textId="77777777" w:rsidR="00C56AE4" w:rsidRPr="004D15FA" w:rsidDel="00632A1A" w:rsidRDefault="00C56AE4">
      <w:pPr>
        <w:pStyle w:val="TOC1"/>
        <w:tabs>
          <w:tab w:val="left" w:pos="442"/>
        </w:tabs>
        <w:rPr>
          <w:del w:id="470" w:author="Victor Cameo" w:date="2017-03-23T02:30:00Z"/>
          <w:rFonts w:asciiTheme="minorHAnsi" w:eastAsiaTheme="minorEastAsia" w:hAnsiTheme="minorHAnsi" w:cstheme="minorBidi"/>
          <w:b w:val="0"/>
          <w:noProof/>
          <w:sz w:val="24"/>
          <w:lang w:val="fr-FR" w:eastAsia="en-US"/>
        </w:rPr>
      </w:pPr>
      <w:del w:id="471" w:author="Victor Cameo" w:date="2017-03-23T02:30:00Z">
        <w:r w:rsidRPr="004D15FA" w:rsidDel="00632A1A">
          <w:rPr>
            <w:noProof/>
            <w:lang w:val="fr-FR"/>
          </w:rPr>
          <w:delText>3</w:delText>
        </w:r>
        <w:r w:rsidRPr="004D15FA" w:rsidDel="00632A1A">
          <w:rPr>
            <w:rFonts w:asciiTheme="minorHAnsi" w:eastAsiaTheme="minorEastAsia" w:hAnsiTheme="minorHAnsi" w:cstheme="minorBidi"/>
            <w:b w:val="0"/>
            <w:noProof/>
            <w:sz w:val="24"/>
            <w:lang w:val="fr-FR" w:eastAsia="en-US"/>
          </w:rPr>
          <w:tab/>
        </w:r>
        <w:r w:rsidRPr="004D15FA" w:rsidDel="00632A1A">
          <w:rPr>
            <w:noProof/>
            <w:lang w:val="fr-FR"/>
          </w:rPr>
          <w:delText>Benchmark suite description</w:delText>
        </w:r>
        <w:r w:rsidRPr="004D15FA" w:rsidDel="00632A1A">
          <w:rPr>
            <w:noProof/>
            <w:lang w:val="fr-FR"/>
          </w:rPr>
          <w:tab/>
          <w:delText>4</w:delText>
        </w:r>
      </w:del>
    </w:p>
    <w:p w14:paraId="075B4666" w14:textId="77777777" w:rsidR="00C56AE4" w:rsidRPr="004D15FA" w:rsidDel="00632A1A" w:rsidRDefault="00C56AE4">
      <w:pPr>
        <w:pStyle w:val="TOC2"/>
        <w:rPr>
          <w:del w:id="472" w:author="Victor Cameo" w:date="2017-03-23T02:30:00Z"/>
          <w:rFonts w:asciiTheme="minorHAnsi" w:eastAsiaTheme="minorEastAsia" w:hAnsiTheme="minorHAnsi" w:cstheme="minorBidi"/>
          <w:b w:val="0"/>
          <w:bCs w:val="0"/>
          <w:sz w:val="24"/>
          <w:szCs w:val="24"/>
          <w:lang w:val="fr-FR" w:eastAsia="en-US"/>
        </w:rPr>
      </w:pPr>
      <w:del w:id="473" w:author="Victor Cameo" w:date="2017-03-23T02:30:00Z">
        <w:r w:rsidRPr="004D15FA" w:rsidDel="00632A1A">
          <w:rPr>
            <w:lang w:val="fr-FR"/>
          </w:rPr>
          <w:delText>3.1</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Alya</w:delText>
        </w:r>
        <w:r w:rsidRPr="004D15FA" w:rsidDel="00632A1A">
          <w:rPr>
            <w:lang w:val="fr-FR"/>
          </w:rPr>
          <w:tab/>
          <w:delText>4</w:delText>
        </w:r>
      </w:del>
    </w:p>
    <w:p w14:paraId="53A87971" w14:textId="77777777" w:rsidR="00C56AE4" w:rsidRPr="004D15FA" w:rsidDel="00632A1A" w:rsidRDefault="00C56AE4">
      <w:pPr>
        <w:pStyle w:val="TOC3"/>
        <w:rPr>
          <w:del w:id="474" w:author="Victor Cameo" w:date="2017-03-23T02:30:00Z"/>
          <w:rFonts w:asciiTheme="minorHAnsi" w:eastAsiaTheme="minorEastAsia" w:hAnsiTheme="minorHAnsi" w:cstheme="minorBidi"/>
          <w:i w:val="0"/>
          <w:noProof/>
          <w:sz w:val="24"/>
          <w:szCs w:val="24"/>
          <w:lang w:val="fr-FR" w:eastAsia="en-US"/>
        </w:rPr>
      </w:pPr>
      <w:del w:id="475" w:author="Victor Cameo" w:date="2017-03-23T02:30:00Z">
        <w:r w:rsidRPr="004D15FA" w:rsidDel="00632A1A">
          <w:rPr>
            <w:i w:val="0"/>
            <w:noProof/>
            <w:color w:val="000000"/>
            <w:lang w:val="fr-FR"/>
          </w:rPr>
          <w:delText>3.1.1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4</w:delText>
        </w:r>
      </w:del>
    </w:p>
    <w:p w14:paraId="0147BB59" w14:textId="77777777" w:rsidR="00C56AE4" w:rsidRPr="004D15FA" w:rsidDel="00632A1A" w:rsidRDefault="00C56AE4">
      <w:pPr>
        <w:pStyle w:val="TOC3"/>
        <w:rPr>
          <w:del w:id="476" w:author="Victor Cameo" w:date="2017-03-23T02:30:00Z"/>
          <w:rFonts w:asciiTheme="minorHAnsi" w:eastAsiaTheme="minorEastAsia" w:hAnsiTheme="minorHAnsi" w:cstheme="minorBidi"/>
          <w:i w:val="0"/>
          <w:noProof/>
          <w:sz w:val="24"/>
          <w:szCs w:val="24"/>
          <w:lang w:val="fr-FR" w:eastAsia="en-US"/>
        </w:rPr>
      </w:pPr>
      <w:del w:id="477" w:author="Victor Cameo" w:date="2017-03-23T02:30:00Z">
        <w:r w:rsidRPr="004D15FA" w:rsidDel="00632A1A">
          <w:rPr>
            <w:i w:val="0"/>
            <w:noProof/>
            <w:color w:val="000000"/>
            <w:lang w:val="fr-FR"/>
          </w:rPr>
          <w:delText>3.1.2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4</w:delText>
        </w:r>
      </w:del>
    </w:p>
    <w:p w14:paraId="37EAE9E6" w14:textId="77777777" w:rsidR="00C56AE4" w:rsidRPr="004D15FA" w:rsidDel="00632A1A" w:rsidRDefault="00C56AE4">
      <w:pPr>
        <w:pStyle w:val="TOC2"/>
        <w:rPr>
          <w:del w:id="478" w:author="Victor Cameo" w:date="2017-03-23T02:30:00Z"/>
          <w:rFonts w:asciiTheme="minorHAnsi" w:eastAsiaTheme="minorEastAsia" w:hAnsiTheme="minorHAnsi" w:cstheme="minorBidi"/>
          <w:b w:val="0"/>
          <w:bCs w:val="0"/>
          <w:sz w:val="24"/>
          <w:szCs w:val="24"/>
          <w:lang w:val="fr-FR" w:eastAsia="en-US"/>
        </w:rPr>
      </w:pPr>
      <w:del w:id="479" w:author="Victor Cameo" w:date="2017-03-23T02:30:00Z">
        <w:r w:rsidRPr="004D15FA" w:rsidDel="00632A1A">
          <w:rPr>
            <w:lang w:val="fr-FR"/>
          </w:rPr>
          <w:delText>3.2</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Code_Saturne</w:delText>
        </w:r>
        <w:r w:rsidRPr="004D15FA" w:rsidDel="00632A1A">
          <w:rPr>
            <w:lang w:val="fr-FR"/>
          </w:rPr>
          <w:tab/>
          <w:delText>5</w:delText>
        </w:r>
      </w:del>
    </w:p>
    <w:p w14:paraId="4A1BE89C" w14:textId="77777777" w:rsidR="00C56AE4" w:rsidRPr="004D15FA" w:rsidDel="00632A1A" w:rsidRDefault="00C56AE4">
      <w:pPr>
        <w:pStyle w:val="TOC3"/>
        <w:rPr>
          <w:del w:id="480" w:author="Victor Cameo" w:date="2017-03-23T02:30:00Z"/>
          <w:rFonts w:asciiTheme="minorHAnsi" w:eastAsiaTheme="minorEastAsia" w:hAnsiTheme="minorHAnsi" w:cstheme="minorBidi"/>
          <w:i w:val="0"/>
          <w:noProof/>
          <w:sz w:val="24"/>
          <w:szCs w:val="24"/>
          <w:lang w:val="fr-FR" w:eastAsia="en-US"/>
        </w:rPr>
      </w:pPr>
      <w:del w:id="481" w:author="Victor Cameo" w:date="2017-03-23T02:30:00Z">
        <w:r w:rsidRPr="004D15FA" w:rsidDel="00632A1A">
          <w:rPr>
            <w:i w:val="0"/>
            <w:noProof/>
            <w:color w:val="000000"/>
            <w:lang w:val="fr-FR"/>
          </w:rPr>
          <w:delText>3.2.1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5</w:delText>
        </w:r>
      </w:del>
    </w:p>
    <w:p w14:paraId="2BB775A0" w14:textId="77777777" w:rsidR="00C56AE4" w:rsidRPr="004D15FA" w:rsidDel="00632A1A" w:rsidRDefault="00C56AE4">
      <w:pPr>
        <w:pStyle w:val="TOC3"/>
        <w:rPr>
          <w:del w:id="482" w:author="Victor Cameo" w:date="2017-03-23T02:30:00Z"/>
          <w:rFonts w:asciiTheme="minorHAnsi" w:eastAsiaTheme="minorEastAsia" w:hAnsiTheme="minorHAnsi" w:cstheme="minorBidi"/>
          <w:i w:val="0"/>
          <w:noProof/>
          <w:sz w:val="24"/>
          <w:szCs w:val="24"/>
          <w:lang w:val="fr-FR" w:eastAsia="en-US"/>
        </w:rPr>
      </w:pPr>
      <w:del w:id="483" w:author="Victor Cameo" w:date="2017-03-23T02:30:00Z">
        <w:r w:rsidRPr="004D15FA" w:rsidDel="00632A1A">
          <w:rPr>
            <w:i w:val="0"/>
            <w:noProof/>
            <w:color w:val="000000"/>
            <w:lang w:val="fr-FR"/>
          </w:rPr>
          <w:delText>3.2.2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5</w:delText>
        </w:r>
      </w:del>
    </w:p>
    <w:p w14:paraId="38284382" w14:textId="77777777" w:rsidR="00C56AE4" w:rsidRPr="004D15FA" w:rsidDel="00632A1A" w:rsidRDefault="00C56AE4">
      <w:pPr>
        <w:pStyle w:val="TOC2"/>
        <w:rPr>
          <w:del w:id="484" w:author="Victor Cameo" w:date="2017-03-23T02:30:00Z"/>
          <w:rFonts w:asciiTheme="minorHAnsi" w:eastAsiaTheme="minorEastAsia" w:hAnsiTheme="minorHAnsi" w:cstheme="minorBidi"/>
          <w:b w:val="0"/>
          <w:bCs w:val="0"/>
          <w:sz w:val="24"/>
          <w:szCs w:val="24"/>
          <w:lang w:val="fr-FR" w:eastAsia="en-US"/>
        </w:rPr>
      </w:pPr>
      <w:del w:id="485" w:author="Victor Cameo" w:date="2017-03-23T02:30:00Z">
        <w:r w:rsidRPr="004D15FA" w:rsidDel="00632A1A">
          <w:rPr>
            <w:lang w:val="fr-FR"/>
          </w:rPr>
          <w:delText>3.3</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CP2K</w:delText>
        </w:r>
        <w:r w:rsidRPr="004D15FA" w:rsidDel="00632A1A">
          <w:rPr>
            <w:lang w:val="fr-FR"/>
          </w:rPr>
          <w:tab/>
          <w:delText>6</w:delText>
        </w:r>
      </w:del>
    </w:p>
    <w:p w14:paraId="7BB29788" w14:textId="77777777" w:rsidR="00C56AE4" w:rsidRPr="004D15FA" w:rsidDel="00632A1A" w:rsidRDefault="00C56AE4">
      <w:pPr>
        <w:pStyle w:val="TOC3"/>
        <w:rPr>
          <w:del w:id="486" w:author="Victor Cameo" w:date="2017-03-23T02:30:00Z"/>
          <w:rFonts w:asciiTheme="minorHAnsi" w:eastAsiaTheme="minorEastAsia" w:hAnsiTheme="minorHAnsi" w:cstheme="minorBidi"/>
          <w:i w:val="0"/>
          <w:noProof/>
          <w:sz w:val="24"/>
          <w:szCs w:val="24"/>
          <w:lang w:val="fr-FR" w:eastAsia="en-US"/>
        </w:rPr>
      </w:pPr>
      <w:del w:id="487" w:author="Victor Cameo" w:date="2017-03-23T02:30:00Z">
        <w:r w:rsidRPr="004D15FA" w:rsidDel="00632A1A">
          <w:rPr>
            <w:i w:val="0"/>
            <w:noProof/>
            <w:color w:val="000000"/>
            <w:lang w:val="fr-FR"/>
          </w:rPr>
          <w:delText>3.3.1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6</w:delText>
        </w:r>
      </w:del>
    </w:p>
    <w:p w14:paraId="0D6C3D49" w14:textId="77777777" w:rsidR="00C56AE4" w:rsidRPr="004D15FA" w:rsidDel="00632A1A" w:rsidRDefault="00C56AE4">
      <w:pPr>
        <w:pStyle w:val="TOC3"/>
        <w:rPr>
          <w:del w:id="488" w:author="Victor Cameo" w:date="2017-03-23T02:30:00Z"/>
          <w:rFonts w:asciiTheme="minorHAnsi" w:eastAsiaTheme="minorEastAsia" w:hAnsiTheme="minorHAnsi" w:cstheme="minorBidi"/>
          <w:i w:val="0"/>
          <w:noProof/>
          <w:sz w:val="24"/>
          <w:szCs w:val="24"/>
          <w:lang w:val="fr-FR" w:eastAsia="en-US"/>
        </w:rPr>
      </w:pPr>
      <w:del w:id="489" w:author="Victor Cameo" w:date="2017-03-23T02:30:00Z">
        <w:r w:rsidRPr="004D15FA" w:rsidDel="00632A1A">
          <w:rPr>
            <w:i w:val="0"/>
            <w:noProof/>
            <w:color w:val="000000"/>
            <w:lang w:val="fr-FR"/>
          </w:rPr>
          <w:delText>3.3.2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6</w:delText>
        </w:r>
      </w:del>
    </w:p>
    <w:p w14:paraId="0C77DD2F" w14:textId="77777777" w:rsidR="00C56AE4" w:rsidRPr="004D15FA" w:rsidDel="00632A1A" w:rsidRDefault="00C56AE4">
      <w:pPr>
        <w:pStyle w:val="TOC2"/>
        <w:rPr>
          <w:del w:id="490" w:author="Victor Cameo" w:date="2017-03-23T02:30:00Z"/>
          <w:rFonts w:asciiTheme="minorHAnsi" w:eastAsiaTheme="minorEastAsia" w:hAnsiTheme="minorHAnsi" w:cstheme="minorBidi"/>
          <w:b w:val="0"/>
          <w:bCs w:val="0"/>
          <w:sz w:val="24"/>
          <w:szCs w:val="24"/>
          <w:lang w:val="fr-FR" w:eastAsia="en-US"/>
        </w:rPr>
      </w:pPr>
      <w:del w:id="491" w:author="Victor Cameo" w:date="2017-03-23T02:30:00Z">
        <w:r w:rsidRPr="004D15FA" w:rsidDel="00632A1A">
          <w:rPr>
            <w:lang w:val="fr-FR"/>
          </w:rPr>
          <w:delText>3.4</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GPAW</w:delText>
        </w:r>
        <w:r w:rsidRPr="004D15FA" w:rsidDel="00632A1A">
          <w:rPr>
            <w:lang w:val="fr-FR"/>
          </w:rPr>
          <w:tab/>
          <w:delText>7</w:delText>
        </w:r>
      </w:del>
    </w:p>
    <w:p w14:paraId="6D6D085F" w14:textId="77777777" w:rsidR="00C56AE4" w:rsidRPr="004D15FA" w:rsidDel="00632A1A" w:rsidRDefault="00C56AE4">
      <w:pPr>
        <w:pStyle w:val="TOC3"/>
        <w:rPr>
          <w:del w:id="492" w:author="Victor Cameo" w:date="2017-03-23T02:30:00Z"/>
          <w:rFonts w:asciiTheme="minorHAnsi" w:eastAsiaTheme="minorEastAsia" w:hAnsiTheme="minorHAnsi" w:cstheme="minorBidi"/>
          <w:i w:val="0"/>
          <w:noProof/>
          <w:sz w:val="24"/>
          <w:szCs w:val="24"/>
          <w:lang w:val="fr-FR" w:eastAsia="en-US"/>
        </w:rPr>
      </w:pPr>
      <w:del w:id="493" w:author="Victor Cameo" w:date="2017-03-23T02:30:00Z">
        <w:r w:rsidRPr="004D15FA" w:rsidDel="00632A1A">
          <w:rPr>
            <w:i w:val="0"/>
            <w:noProof/>
            <w:color w:val="000000"/>
            <w:lang w:val="fr-FR"/>
          </w:rPr>
          <w:delText>3.4.1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7</w:delText>
        </w:r>
      </w:del>
    </w:p>
    <w:p w14:paraId="0AE71C7A" w14:textId="77777777" w:rsidR="00C56AE4" w:rsidRPr="004D15FA" w:rsidDel="00632A1A" w:rsidRDefault="00C56AE4">
      <w:pPr>
        <w:pStyle w:val="TOC3"/>
        <w:rPr>
          <w:del w:id="494" w:author="Victor Cameo" w:date="2017-03-23T02:30:00Z"/>
          <w:rFonts w:asciiTheme="minorHAnsi" w:eastAsiaTheme="minorEastAsia" w:hAnsiTheme="minorHAnsi" w:cstheme="minorBidi"/>
          <w:i w:val="0"/>
          <w:noProof/>
          <w:sz w:val="24"/>
          <w:szCs w:val="24"/>
          <w:lang w:val="fr-FR" w:eastAsia="en-US"/>
        </w:rPr>
      </w:pPr>
      <w:del w:id="495" w:author="Victor Cameo" w:date="2017-03-23T02:30:00Z">
        <w:r w:rsidRPr="004D15FA" w:rsidDel="00632A1A">
          <w:rPr>
            <w:i w:val="0"/>
            <w:noProof/>
            <w:color w:val="000000"/>
            <w:lang w:val="fr-FR"/>
          </w:rPr>
          <w:delText>3.4.2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7</w:delText>
        </w:r>
      </w:del>
    </w:p>
    <w:p w14:paraId="5F3C2074" w14:textId="77777777" w:rsidR="00C56AE4" w:rsidRPr="004D15FA" w:rsidDel="00632A1A" w:rsidRDefault="00C56AE4">
      <w:pPr>
        <w:pStyle w:val="TOC2"/>
        <w:rPr>
          <w:del w:id="496" w:author="Victor Cameo" w:date="2017-03-23T02:30:00Z"/>
          <w:rFonts w:asciiTheme="minorHAnsi" w:eastAsiaTheme="minorEastAsia" w:hAnsiTheme="minorHAnsi" w:cstheme="minorBidi"/>
          <w:b w:val="0"/>
          <w:bCs w:val="0"/>
          <w:sz w:val="24"/>
          <w:szCs w:val="24"/>
          <w:lang w:val="fr-FR" w:eastAsia="en-US"/>
        </w:rPr>
      </w:pPr>
      <w:del w:id="497" w:author="Victor Cameo" w:date="2017-03-23T02:30:00Z">
        <w:r w:rsidRPr="004D15FA" w:rsidDel="00632A1A">
          <w:rPr>
            <w:lang w:val="fr-FR"/>
          </w:rPr>
          <w:delText>3.5</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GROMACS</w:delText>
        </w:r>
        <w:r w:rsidRPr="004D15FA" w:rsidDel="00632A1A">
          <w:rPr>
            <w:lang w:val="fr-FR"/>
          </w:rPr>
          <w:tab/>
          <w:delText>7</w:delText>
        </w:r>
      </w:del>
    </w:p>
    <w:p w14:paraId="20B5DB75" w14:textId="77777777" w:rsidR="00C56AE4" w:rsidRPr="004D15FA" w:rsidDel="00632A1A" w:rsidRDefault="00C56AE4">
      <w:pPr>
        <w:pStyle w:val="TOC3"/>
        <w:rPr>
          <w:del w:id="498" w:author="Victor Cameo" w:date="2017-03-23T02:30:00Z"/>
          <w:rFonts w:asciiTheme="minorHAnsi" w:eastAsiaTheme="minorEastAsia" w:hAnsiTheme="minorHAnsi" w:cstheme="minorBidi"/>
          <w:i w:val="0"/>
          <w:noProof/>
          <w:sz w:val="24"/>
          <w:szCs w:val="24"/>
          <w:lang w:val="fr-FR" w:eastAsia="en-US"/>
        </w:rPr>
      </w:pPr>
      <w:del w:id="499" w:author="Victor Cameo" w:date="2017-03-23T02:30:00Z">
        <w:r w:rsidRPr="004D15FA" w:rsidDel="00632A1A">
          <w:rPr>
            <w:i w:val="0"/>
            <w:noProof/>
            <w:color w:val="000000"/>
            <w:lang w:val="fr-FR"/>
          </w:rPr>
          <w:delText>3.5.1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8</w:delText>
        </w:r>
      </w:del>
    </w:p>
    <w:p w14:paraId="7BB0DEC2" w14:textId="77777777" w:rsidR="00C56AE4" w:rsidRPr="004D15FA" w:rsidDel="00632A1A" w:rsidRDefault="00C56AE4">
      <w:pPr>
        <w:pStyle w:val="TOC3"/>
        <w:rPr>
          <w:del w:id="500" w:author="Victor Cameo" w:date="2017-03-23T02:30:00Z"/>
          <w:rFonts w:asciiTheme="minorHAnsi" w:eastAsiaTheme="minorEastAsia" w:hAnsiTheme="minorHAnsi" w:cstheme="minorBidi"/>
          <w:i w:val="0"/>
          <w:noProof/>
          <w:sz w:val="24"/>
          <w:szCs w:val="24"/>
          <w:lang w:val="fr-FR" w:eastAsia="en-US"/>
        </w:rPr>
      </w:pPr>
      <w:del w:id="501" w:author="Victor Cameo" w:date="2017-03-23T02:30:00Z">
        <w:r w:rsidRPr="004D15FA" w:rsidDel="00632A1A">
          <w:rPr>
            <w:i w:val="0"/>
            <w:noProof/>
            <w:color w:val="000000"/>
            <w:lang w:val="fr-FR"/>
          </w:rPr>
          <w:delText>3.5.2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8</w:delText>
        </w:r>
      </w:del>
    </w:p>
    <w:p w14:paraId="4B5EAEB7" w14:textId="77777777" w:rsidR="00C56AE4" w:rsidRPr="004D15FA" w:rsidDel="00632A1A" w:rsidRDefault="00C56AE4">
      <w:pPr>
        <w:pStyle w:val="TOC2"/>
        <w:rPr>
          <w:del w:id="502" w:author="Victor Cameo" w:date="2017-03-23T02:30:00Z"/>
          <w:rFonts w:asciiTheme="minorHAnsi" w:eastAsiaTheme="minorEastAsia" w:hAnsiTheme="minorHAnsi" w:cstheme="minorBidi"/>
          <w:b w:val="0"/>
          <w:bCs w:val="0"/>
          <w:sz w:val="24"/>
          <w:szCs w:val="24"/>
          <w:lang w:val="fr-FR" w:eastAsia="en-US"/>
        </w:rPr>
      </w:pPr>
      <w:del w:id="503" w:author="Victor Cameo" w:date="2017-03-23T02:30:00Z">
        <w:r w:rsidRPr="004D15FA" w:rsidDel="00632A1A">
          <w:rPr>
            <w:lang w:val="fr-FR"/>
          </w:rPr>
          <w:delText>3.6</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NAMD</w:delText>
        </w:r>
        <w:r w:rsidRPr="004D15FA" w:rsidDel="00632A1A">
          <w:rPr>
            <w:lang w:val="fr-FR"/>
          </w:rPr>
          <w:tab/>
          <w:delText>8</w:delText>
        </w:r>
      </w:del>
    </w:p>
    <w:p w14:paraId="0A616E3D" w14:textId="77777777" w:rsidR="00C56AE4" w:rsidRPr="004D15FA" w:rsidDel="00632A1A" w:rsidRDefault="00C56AE4">
      <w:pPr>
        <w:pStyle w:val="TOC3"/>
        <w:rPr>
          <w:del w:id="504" w:author="Victor Cameo" w:date="2017-03-23T02:30:00Z"/>
          <w:rFonts w:asciiTheme="minorHAnsi" w:eastAsiaTheme="minorEastAsia" w:hAnsiTheme="minorHAnsi" w:cstheme="minorBidi"/>
          <w:i w:val="0"/>
          <w:noProof/>
          <w:sz w:val="24"/>
          <w:szCs w:val="24"/>
          <w:lang w:val="fr-FR" w:eastAsia="en-US"/>
        </w:rPr>
      </w:pPr>
      <w:del w:id="505" w:author="Victor Cameo" w:date="2017-03-23T02:30:00Z">
        <w:r w:rsidRPr="004D15FA" w:rsidDel="00632A1A">
          <w:rPr>
            <w:i w:val="0"/>
            <w:noProof/>
            <w:color w:val="000000"/>
            <w:lang w:val="fr-FR"/>
          </w:rPr>
          <w:delText>3.6.1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9</w:delText>
        </w:r>
      </w:del>
    </w:p>
    <w:p w14:paraId="56CEBFC6" w14:textId="77777777" w:rsidR="00C56AE4" w:rsidRPr="004D15FA" w:rsidDel="00632A1A" w:rsidRDefault="00C56AE4">
      <w:pPr>
        <w:pStyle w:val="TOC3"/>
        <w:rPr>
          <w:del w:id="506" w:author="Victor Cameo" w:date="2017-03-23T02:30:00Z"/>
          <w:rFonts w:asciiTheme="minorHAnsi" w:eastAsiaTheme="minorEastAsia" w:hAnsiTheme="minorHAnsi" w:cstheme="minorBidi"/>
          <w:i w:val="0"/>
          <w:noProof/>
          <w:sz w:val="24"/>
          <w:szCs w:val="24"/>
          <w:lang w:val="fr-FR" w:eastAsia="en-US"/>
        </w:rPr>
      </w:pPr>
      <w:del w:id="507" w:author="Victor Cameo" w:date="2017-03-23T02:30:00Z">
        <w:r w:rsidRPr="004D15FA" w:rsidDel="00632A1A">
          <w:rPr>
            <w:i w:val="0"/>
            <w:noProof/>
            <w:color w:val="000000"/>
            <w:lang w:val="fr-FR"/>
          </w:rPr>
          <w:delText>3.6.2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9</w:delText>
        </w:r>
      </w:del>
    </w:p>
    <w:p w14:paraId="549FEFD0" w14:textId="77777777" w:rsidR="00C56AE4" w:rsidRPr="004D15FA" w:rsidDel="00632A1A" w:rsidRDefault="00C56AE4">
      <w:pPr>
        <w:pStyle w:val="TOC2"/>
        <w:rPr>
          <w:del w:id="508" w:author="Victor Cameo" w:date="2017-03-23T02:30:00Z"/>
          <w:rFonts w:asciiTheme="minorHAnsi" w:eastAsiaTheme="minorEastAsia" w:hAnsiTheme="minorHAnsi" w:cstheme="minorBidi"/>
          <w:b w:val="0"/>
          <w:bCs w:val="0"/>
          <w:sz w:val="24"/>
          <w:szCs w:val="24"/>
          <w:lang w:val="fr-FR" w:eastAsia="en-US"/>
        </w:rPr>
      </w:pPr>
      <w:del w:id="509" w:author="Victor Cameo" w:date="2017-03-23T02:30:00Z">
        <w:r w:rsidRPr="004D15FA" w:rsidDel="00632A1A">
          <w:rPr>
            <w:lang w:val="fr-FR"/>
          </w:rPr>
          <w:delText>3.7</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PFARM</w:delText>
        </w:r>
        <w:r w:rsidRPr="004D15FA" w:rsidDel="00632A1A">
          <w:rPr>
            <w:lang w:val="fr-FR"/>
          </w:rPr>
          <w:tab/>
          <w:delText>9</w:delText>
        </w:r>
      </w:del>
    </w:p>
    <w:p w14:paraId="16BFD316" w14:textId="77777777" w:rsidR="00C56AE4" w:rsidRPr="004D15FA" w:rsidDel="00632A1A" w:rsidRDefault="00C56AE4">
      <w:pPr>
        <w:pStyle w:val="TOC3"/>
        <w:rPr>
          <w:del w:id="510" w:author="Victor Cameo" w:date="2017-03-23T02:30:00Z"/>
          <w:rFonts w:asciiTheme="minorHAnsi" w:eastAsiaTheme="minorEastAsia" w:hAnsiTheme="minorHAnsi" w:cstheme="minorBidi"/>
          <w:i w:val="0"/>
          <w:noProof/>
          <w:sz w:val="24"/>
          <w:szCs w:val="24"/>
          <w:lang w:val="fr-FR" w:eastAsia="en-US"/>
        </w:rPr>
      </w:pPr>
      <w:del w:id="511" w:author="Victor Cameo" w:date="2017-03-23T02:30:00Z">
        <w:r w:rsidRPr="004D15FA" w:rsidDel="00632A1A">
          <w:rPr>
            <w:i w:val="0"/>
            <w:noProof/>
            <w:color w:val="000000"/>
            <w:lang w:val="fr-FR"/>
          </w:rPr>
          <w:delText>3.7.1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9</w:delText>
        </w:r>
      </w:del>
    </w:p>
    <w:p w14:paraId="5811A245" w14:textId="77777777" w:rsidR="00C56AE4" w:rsidRPr="004D15FA" w:rsidDel="00632A1A" w:rsidRDefault="00C56AE4">
      <w:pPr>
        <w:pStyle w:val="TOC3"/>
        <w:rPr>
          <w:del w:id="512" w:author="Victor Cameo" w:date="2017-03-23T02:30:00Z"/>
          <w:rFonts w:asciiTheme="minorHAnsi" w:eastAsiaTheme="minorEastAsia" w:hAnsiTheme="minorHAnsi" w:cstheme="minorBidi"/>
          <w:i w:val="0"/>
          <w:noProof/>
          <w:sz w:val="24"/>
          <w:szCs w:val="24"/>
          <w:lang w:val="fr-FR" w:eastAsia="en-US"/>
        </w:rPr>
      </w:pPr>
      <w:del w:id="513" w:author="Victor Cameo" w:date="2017-03-23T02:30:00Z">
        <w:r w:rsidRPr="004D15FA" w:rsidDel="00632A1A">
          <w:rPr>
            <w:i w:val="0"/>
            <w:noProof/>
            <w:color w:val="000000"/>
            <w:lang w:val="fr-FR"/>
          </w:rPr>
          <w:delText>3.7.2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10</w:delText>
        </w:r>
      </w:del>
    </w:p>
    <w:p w14:paraId="378B2282" w14:textId="77777777" w:rsidR="00C56AE4" w:rsidRPr="004D15FA" w:rsidDel="00632A1A" w:rsidRDefault="00C56AE4">
      <w:pPr>
        <w:pStyle w:val="TOC2"/>
        <w:rPr>
          <w:del w:id="514" w:author="Victor Cameo" w:date="2017-03-23T02:30:00Z"/>
          <w:rFonts w:asciiTheme="minorHAnsi" w:eastAsiaTheme="minorEastAsia" w:hAnsiTheme="minorHAnsi" w:cstheme="minorBidi"/>
          <w:b w:val="0"/>
          <w:bCs w:val="0"/>
          <w:sz w:val="24"/>
          <w:szCs w:val="24"/>
          <w:lang w:val="fr-FR" w:eastAsia="en-US"/>
        </w:rPr>
      </w:pPr>
      <w:del w:id="515" w:author="Victor Cameo" w:date="2017-03-23T02:30:00Z">
        <w:r w:rsidRPr="004D15FA" w:rsidDel="00632A1A">
          <w:rPr>
            <w:lang w:val="fr-FR"/>
          </w:rPr>
          <w:delText>3.8</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QCD</w:delText>
        </w:r>
        <w:r w:rsidRPr="004D15FA" w:rsidDel="00632A1A">
          <w:rPr>
            <w:lang w:val="fr-FR"/>
          </w:rPr>
          <w:tab/>
          <w:delText>10</w:delText>
        </w:r>
      </w:del>
    </w:p>
    <w:p w14:paraId="6FB7AF36" w14:textId="77777777" w:rsidR="00C56AE4" w:rsidRPr="004D15FA" w:rsidDel="00632A1A" w:rsidRDefault="00C56AE4">
      <w:pPr>
        <w:pStyle w:val="TOC3"/>
        <w:rPr>
          <w:del w:id="516" w:author="Victor Cameo" w:date="2017-03-23T02:30:00Z"/>
          <w:rFonts w:asciiTheme="minorHAnsi" w:eastAsiaTheme="minorEastAsia" w:hAnsiTheme="minorHAnsi" w:cstheme="minorBidi"/>
          <w:i w:val="0"/>
          <w:noProof/>
          <w:sz w:val="24"/>
          <w:szCs w:val="24"/>
          <w:lang w:val="fr-FR" w:eastAsia="en-US"/>
        </w:rPr>
      </w:pPr>
      <w:del w:id="517" w:author="Victor Cameo" w:date="2017-03-23T02:30:00Z">
        <w:r w:rsidRPr="004D15FA" w:rsidDel="00632A1A">
          <w:rPr>
            <w:i w:val="0"/>
            <w:noProof/>
            <w:color w:val="000000"/>
            <w:lang w:val="fr-FR"/>
          </w:rPr>
          <w:delText>3.8.1</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Code description</w:delText>
        </w:r>
        <w:r w:rsidRPr="004D15FA" w:rsidDel="00632A1A">
          <w:rPr>
            <w:noProof/>
            <w:lang w:val="fr-FR"/>
          </w:rPr>
          <w:tab/>
          <w:delText>10</w:delText>
        </w:r>
      </w:del>
    </w:p>
    <w:p w14:paraId="74C9B096" w14:textId="77777777" w:rsidR="00C56AE4" w:rsidRPr="004D15FA" w:rsidDel="00632A1A" w:rsidRDefault="00C56AE4">
      <w:pPr>
        <w:pStyle w:val="TOC3"/>
        <w:rPr>
          <w:del w:id="518" w:author="Victor Cameo" w:date="2017-03-23T02:30:00Z"/>
          <w:rFonts w:asciiTheme="minorHAnsi" w:eastAsiaTheme="minorEastAsia" w:hAnsiTheme="minorHAnsi" w:cstheme="minorBidi"/>
          <w:i w:val="0"/>
          <w:noProof/>
          <w:sz w:val="24"/>
          <w:szCs w:val="24"/>
          <w:lang w:val="fr-FR" w:eastAsia="en-US"/>
        </w:rPr>
      </w:pPr>
      <w:del w:id="519" w:author="Victor Cameo" w:date="2017-03-23T02:30:00Z">
        <w:r w:rsidRPr="004D15FA" w:rsidDel="00632A1A">
          <w:rPr>
            <w:i w:val="0"/>
            <w:noProof/>
            <w:color w:val="000000"/>
            <w:lang w:val="fr-FR"/>
          </w:rPr>
          <w:delText>3.8.2</w:delText>
        </w:r>
        <w:r w:rsidRPr="004D15FA" w:rsidDel="00632A1A">
          <w:rPr>
            <w:rFonts w:asciiTheme="minorHAnsi" w:eastAsiaTheme="minorEastAsia" w:hAnsiTheme="minorHAnsi" w:cstheme="minorBidi"/>
            <w:i w:val="0"/>
            <w:noProof/>
            <w:sz w:val="24"/>
            <w:szCs w:val="24"/>
            <w:lang w:val="fr-FR" w:eastAsia="en-US"/>
          </w:rPr>
          <w:tab/>
        </w:r>
        <w:r w:rsidRPr="004D15FA" w:rsidDel="00632A1A">
          <w:rPr>
            <w:noProof/>
            <w:lang w:val="fr-FR"/>
          </w:rPr>
          <w:delText>Test cases description</w:delText>
        </w:r>
        <w:r w:rsidRPr="004D15FA" w:rsidDel="00632A1A">
          <w:rPr>
            <w:noProof/>
            <w:lang w:val="fr-FR"/>
          </w:rPr>
          <w:tab/>
          <w:delText>11</w:delText>
        </w:r>
      </w:del>
    </w:p>
    <w:p w14:paraId="78886200" w14:textId="77777777" w:rsidR="00C56AE4" w:rsidRPr="004D15FA" w:rsidDel="00632A1A" w:rsidRDefault="00C56AE4">
      <w:pPr>
        <w:pStyle w:val="TOC2"/>
        <w:rPr>
          <w:del w:id="520" w:author="Victor Cameo" w:date="2017-03-23T02:30:00Z"/>
          <w:rFonts w:asciiTheme="minorHAnsi" w:eastAsiaTheme="minorEastAsia" w:hAnsiTheme="minorHAnsi" w:cstheme="minorBidi"/>
          <w:b w:val="0"/>
          <w:bCs w:val="0"/>
          <w:sz w:val="24"/>
          <w:szCs w:val="24"/>
          <w:lang w:val="fr-FR" w:eastAsia="en-US"/>
        </w:rPr>
      </w:pPr>
      <w:del w:id="521" w:author="Victor Cameo" w:date="2017-03-23T02:30:00Z">
        <w:r w:rsidRPr="004D15FA" w:rsidDel="00632A1A">
          <w:rPr>
            <w:lang w:val="fr-FR"/>
          </w:rPr>
          <w:lastRenderedPageBreak/>
          <w:delText>3.9</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Quantum Espresso</w:delText>
        </w:r>
        <w:r w:rsidRPr="004D15FA" w:rsidDel="00632A1A">
          <w:rPr>
            <w:lang w:val="fr-FR"/>
          </w:rPr>
          <w:tab/>
          <w:delText>11</w:delText>
        </w:r>
      </w:del>
    </w:p>
    <w:p w14:paraId="23248F6A" w14:textId="77777777" w:rsidR="00C56AE4" w:rsidDel="00632A1A" w:rsidRDefault="00C56AE4">
      <w:pPr>
        <w:pStyle w:val="TOC3"/>
        <w:rPr>
          <w:del w:id="522" w:author="Victor Cameo" w:date="2017-03-23T02:30:00Z"/>
          <w:rFonts w:asciiTheme="minorHAnsi" w:eastAsiaTheme="minorEastAsia" w:hAnsiTheme="minorHAnsi" w:cstheme="minorBidi"/>
          <w:i w:val="0"/>
          <w:noProof/>
          <w:sz w:val="24"/>
          <w:szCs w:val="24"/>
          <w:lang w:val="en-US" w:eastAsia="en-US"/>
        </w:rPr>
      </w:pPr>
      <w:del w:id="523" w:author="Victor Cameo" w:date="2017-03-23T02:30:00Z">
        <w:r w:rsidRPr="006B5433" w:rsidDel="00632A1A">
          <w:rPr>
            <w:i w:val="0"/>
            <w:noProof/>
            <w:color w:val="000000"/>
          </w:rPr>
          <w:delText>3.9.1</w:delText>
        </w:r>
        <w:r w:rsidDel="00632A1A">
          <w:rPr>
            <w:rFonts w:asciiTheme="minorHAnsi" w:eastAsiaTheme="minorEastAsia" w:hAnsiTheme="minorHAnsi" w:cstheme="minorBidi"/>
            <w:i w:val="0"/>
            <w:noProof/>
            <w:sz w:val="24"/>
            <w:szCs w:val="24"/>
            <w:lang w:val="en-US" w:eastAsia="en-US"/>
          </w:rPr>
          <w:tab/>
        </w:r>
        <w:r w:rsidDel="00632A1A">
          <w:rPr>
            <w:noProof/>
          </w:rPr>
          <w:delText>Code description</w:delText>
        </w:r>
        <w:r w:rsidDel="00632A1A">
          <w:rPr>
            <w:noProof/>
          </w:rPr>
          <w:tab/>
          <w:delText>12</w:delText>
        </w:r>
      </w:del>
    </w:p>
    <w:p w14:paraId="4C9EA143" w14:textId="77777777" w:rsidR="00C56AE4" w:rsidDel="00632A1A" w:rsidRDefault="00C56AE4">
      <w:pPr>
        <w:pStyle w:val="TOC3"/>
        <w:rPr>
          <w:del w:id="524" w:author="Victor Cameo" w:date="2017-03-23T02:30:00Z"/>
          <w:rFonts w:asciiTheme="minorHAnsi" w:eastAsiaTheme="minorEastAsia" w:hAnsiTheme="minorHAnsi" w:cstheme="minorBidi"/>
          <w:i w:val="0"/>
          <w:noProof/>
          <w:sz w:val="24"/>
          <w:szCs w:val="24"/>
          <w:lang w:val="en-US" w:eastAsia="en-US"/>
        </w:rPr>
      </w:pPr>
      <w:del w:id="525" w:author="Victor Cameo" w:date="2017-03-23T02:30:00Z">
        <w:r w:rsidRPr="006B5433" w:rsidDel="00632A1A">
          <w:rPr>
            <w:i w:val="0"/>
            <w:noProof/>
            <w:color w:val="000000"/>
          </w:rPr>
          <w:delText>3.9.2</w:delText>
        </w:r>
        <w:r w:rsidDel="00632A1A">
          <w:rPr>
            <w:rFonts w:asciiTheme="minorHAnsi" w:eastAsiaTheme="minorEastAsia" w:hAnsiTheme="minorHAnsi" w:cstheme="minorBidi"/>
            <w:i w:val="0"/>
            <w:noProof/>
            <w:sz w:val="24"/>
            <w:szCs w:val="24"/>
            <w:lang w:val="en-US" w:eastAsia="en-US"/>
          </w:rPr>
          <w:tab/>
        </w:r>
        <w:r w:rsidDel="00632A1A">
          <w:rPr>
            <w:noProof/>
          </w:rPr>
          <w:delText>Test cases description</w:delText>
        </w:r>
        <w:r w:rsidDel="00632A1A">
          <w:rPr>
            <w:noProof/>
          </w:rPr>
          <w:tab/>
          <w:delText>12</w:delText>
        </w:r>
      </w:del>
    </w:p>
    <w:p w14:paraId="7C9D5350" w14:textId="77777777" w:rsidR="00C56AE4" w:rsidDel="00632A1A" w:rsidRDefault="00C56AE4">
      <w:pPr>
        <w:pStyle w:val="TOC2"/>
        <w:rPr>
          <w:del w:id="526" w:author="Victor Cameo" w:date="2017-03-23T02:30:00Z"/>
          <w:rFonts w:asciiTheme="minorHAnsi" w:eastAsiaTheme="minorEastAsia" w:hAnsiTheme="minorHAnsi" w:cstheme="minorBidi"/>
          <w:b w:val="0"/>
          <w:bCs w:val="0"/>
          <w:sz w:val="24"/>
          <w:szCs w:val="24"/>
          <w:lang w:val="en-US" w:eastAsia="en-US"/>
        </w:rPr>
      </w:pPr>
      <w:del w:id="527" w:author="Victor Cameo" w:date="2017-03-23T02:30:00Z">
        <w:r w:rsidDel="00632A1A">
          <w:delText>3.10</w:delText>
        </w:r>
        <w:r w:rsidDel="00632A1A">
          <w:rPr>
            <w:rFonts w:asciiTheme="minorHAnsi" w:eastAsiaTheme="minorEastAsia" w:hAnsiTheme="minorHAnsi" w:cstheme="minorBidi"/>
            <w:b w:val="0"/>
            <w:bCs w:val="0"/>
            <w:sz w:val="24"/>
            <w:szCs w:val="24"/>
            <w:lang w:val="en-US" w:eastAsia="en-US"/>
          </w:rPr>
          <w:tab/>
        </w:r>
        <w:r w:rsidDel="00632A1A">
          <w:delText>Synthetic benchmarks – SHOC</w:delText>
        </w:r>
        <w:r w:rsidDel="00632A1A">
          <w:tab/>
          <w:delText>12</w:delText>
        </w:r>
      </w:del>
    </w:p>
    <w:p w14:paraId="3A922B4F" w14:textId="77777777" w:rsidR="00C56AE4" w:rsidDel="00632A1A" w:rsidRDefault="00C56AE4">
      <w:pPr>
        <w:pStyle w:val="TOC3"/>
        <w:tabs>
          <w:tab w:val="left" w:pos="1680"/>
        </w:tabs>
        <w:rPr>
          <w:del w:id="528" w:author="Victor Cameo" w:date="2017-03-23T02:30:00Z"/>
          <w:rFonts w:asciiTheme="minorHAnsi" w:eastAsiaTheme="minorEastAsia" w:hAnsiTheme="minorHAnsi" w:cstheme="minorBidi"/>
          <w:i w:val="0"/>
          <w:noProof/>
          <w:sz w:val="24"/>
          <w:szCs w:val="24"/>
          <w:lang w:val="en-US" w:eastAsia="en-US"/>
        </w:rPr>
      </w:pPr>
      <w:del w:id="529" w:author="Victor Cameo" w:date="2017-03-23T02:30:00Z">
        <w:r w:rsidRPr="006B5433" w:rsidDel="00632A1A">
          <w:rPr>
            <w:i w:val="0"/>
            <w:noProof/>
            <w:color w:val="000000"/>
          </w:rPr>
          <w:delText>3.10.1</w:delText>
        </w:r>
        <w:r w:rsidDel="00632A1A">
          <w:rPr>
            <w:rFonts w:asciiTheme="minorHAnsi" w:eastAsiaTheme="minorEastAsia" w:hAnsiTheme="minorHAnsi" w:cstheme="minorBidi"/>
            <w:i w:val="0"/>
            <w:noProof/>
            <w:sz w:val="24"/>
            <w:szCs w:val="24"/>
            <w:lang w:val="en-US" w:eastAsia="en-US"/>
          </w:rPr>
          <w:tab/>
        </w:r>
        <w:r w:rsidDel="00632A1A">
          <w:rPr>
            <w:noProof/>
          </w:rPr>
          <w:delText>Code description</w:delText>
        </w:r>
        <w:r w:rsidDel="00632A1A">
          <w:rPr>
            <w:noProof/>
          </w:rPr>
          <w:tab/>
          <w:delText>13</w:delText>
        </w:r>
      </w:del>
    </w:p>
    <w:p w14:paraId="14944A4C" w14:textId="77777777" w:rsidR="00C56AE4" w:rsidDel="00632A1A" w:rsidRDefault="00C56AE4">
      <w:pPr>
        <w:pStyle w:val="TOC3"/>
        <w:tabs>
          <w:tab w:val="left" w:pos="1680"/>
        </w:tabs>
        <w:rPr>
          <w:del w:id="530" w:author="Victor Cameo" w:date="2017-03-23T02:30:00Z"/>
          <w:rFonts w:asciiTheme="minorHAnsi" w:eastAsiaTheme="minorEastAsia" w:hAnsiTheme="minorHAnsi" w:cstheme="minorBidi"/>
          <w:i w:val="0"/>
          <w:noProof/>
          <w:sz w:val="24"/>
          <w:szCs w:val="24"/>
          <w:lang w:val="en-US" w:eastAsia="en-US"/>
        </w:rPr>
      </w:pPr>
      <w:del w:id="531" w:author="Victor Cameo" w:date="2017-03-23T02:30:00Z">
        <w:r w:rsidRPr="006B5433" w:rsidDel="00632A1A">
          <w:rPr>
            <w:i w:val="0"/>
            <w:noProof/>
            <w:color w:val="000000"/>
          </w:rPr>
          <w:delText>3.10.2</w:delText>
        </w:r>
        <w:r w:rsidDel="00632A1A">
          <w:rPr>
            <w:rFonts w:asciiTheme="minorHAnsi" w:eastAsiaTheme="minorEastAsia" w:hAnsiTheme="minorHAnsi" w:cstheme="minorBidi"/>
            <w:i w:val="0"/>
            <w:noProof/>
            <w:sz w:val="24"/>
            <w:szCs w:val="24"/>
            <w:lang w:val="en-US" w:eastAsia="en-US"/>
          </w:rPr>
          <w:tab/>
        </w:r>
        <w:r w:rsidDel="00632A1A">
          <w:rPr>
            <w:noProof/>
          </w:rPr>
          <w:delText>Test cases description</w:delText>
        </w:r>
        <w:r w:rsidDel="00632A1A">
          <w:rPr>
            <w:noProof/>
          </w:rPr>
          <w:tab/>
          <w:delText>13</w:delText>
        </w:r>
      </w:del>
    </w:p>
    <w:p w14:paraId="17F2FBDC" w14:textId="77777777" w:rsidR="00C56AE4" w:rsidDel="00632A1A" w:rsidRDefault="00C56AE4">
      <w:pPr>
        <w:pStyle w:val="TOC2"/>
        <w:rPr>
          <w:del w:id="532" w:author="Victor Cameo" w:date="2017-03-23T02:30:00Z"/>
          <w:rFonts w:asciiTheme="minorHAnsi" w:eastAsiaTheme="minorEastAsia" w:hAnsiTheme="minorHAnsi" w:cstheme="minorBidi"/>
          <w:b w:val="0"/>
          <w:bCs w:val="0"/>
          <w:sz w:val="24"/>
          <w:szCs w:val="24"/>
          <w:lang w:val="en-US" w:eastAsia="en-US"/>
        </w:rPr>
      </w:pPr>
      <w:del w:id="533" w:author="Victor Cameo" w:date="2017-03-23T02:30:00Z">
        <w:r w:rsidDel="00632A1A">
          <w:delText>3.11</w:delText>
        </w:r>
        <w:r w:rsidDel="00632A1A">
          <w:rPr>
            <w:rFonts w:asciiTheme="minorHAnsi" w:eastAsiaTheme="minorEastAsia" w:hAnsiTheme="minorHAnsi" w:cstheme="minorBidi"/>
            <w:b w:val="0"/>
            <w:bCs w:val="0"/>
            <w:sz w:val="24"/>
            <w:szCs w:val="24"/>
            <w:lang w:val="en-US" w:eastAsia="en-US"/>
          </w:rPr>
          <w:tab/>
        </w:r>
        <w:r w:rsidDel="00632A1A">
          <w:delText>SPECFEM3D</w:delText>
        </w:r>
        <w:r w:rsidDel="00632A1A">
          <w:tab/>
          <w:delText>13</w:delText>
        </w:r>
      </w:del>
    </w:p>
    <w:p w14:paraId="5FB4EDE1" w14:textId="77777777" w:rsidR="00C56AE4" w:rsidDel="00632A1A" w:rsidRDefault="00C56AE4">
      <w:pPr>
        <w:pStyle w:val="TOC3"/>
        <w:tabs>
          <w:tab w:val="left" w:pos="1680"/>
        </w:tabs>
        <w:rPr>
          <w:del w:id="534" w:author="Victor Cameo" w:date="2017-03-23T02:30:00Z"/>
          <w:rFonts w:asciiTheme="minorHAnsi" w:eastAsiaTheme="minorEastAsia" w:hAnsiTheme="minorHAnsi" w:cstheme="minorBidi"/>
          <w:i w:val="0"/>
          <w:noProof/>
          <w:sz w:val="24"/>
          <w:szCs w:val="24"/>
          <w:lang w:val="en-US" w:eastAsia="en-US"/>
        </w:rPr>
      </w:pPr>
      <w:del w:id="535" w:author="Victor Cameo" w:date="2017-03-23T02:30:00Z">
        <w:r w:rsidRPr="006B5433" w:rsidDel="00632A1A">
          <w:rPr>
            <w:i w:val="0"/>
            <w:noProof/>
            <w:color w:val="000000"/>
          </w:rPr>
          <w:delText>3.11.1</w:delText>
        </w:r>
        <w:r w:rsidDel="00632A1A">
          <w:rPr>
            <w:rFonts w:asciiTheme="minorHAnsi" w:eastAsiaTheme="minorEastAsia" w:hAnsiTheme="minorHAnsi" w:cstheme="minorBidi"/>
            <w:i w:val="0"/>
            <w:noProof/>
            <w:sz w:val="24"/>
            <w:szCs w:val="24"/>
            <w:lang w:val="en-US" w:eastAsia="en-US"/>
          </w:rPr>
          <w:tab/>
        </w:r>
        <w:r w:rsidDel="00632A1A">
          <w:rPr>
            <w:noProof/>
          </w:rPr>
          <w:delText>Test cases definition</w:delText>
        </w:r>
        <w:r w:rsidDel="00632A1A">
          <w:rPr>
            <w:noProof/>
          </w:rPr>
          <w:tab/>
          <w:delText>14</w:delText>
        </w:r>
      </w:del>
    </w:p>
    <w:p w14:paraId="3B16AB1A" w14:textId="77777777" w:rsidR="00C56AE4" w:rsidRPr="004D15FA" w:rsidDel="00632A1A" w:rsidRDefault="00C56AE4">
      <w:pPr>
        <w:pStyle w:val="TOC1"/>
        <w:tabs>
          <w:tab w:val="left" w:pos="442"/>
        </w:tabs>
        <w:rPr>
          <w:del w:id="536" w:author="Victor Cameo" w:date="2017-03-23T02:30:00Z"/>
          <w:rFonts w:asciiTheme="minorHAnsi" w:eastAsiaTheme="minorEastAsia" w:hAnsiTheme="minorHAnsi" w:cstheme="minorBidi"/>
          <w:b w:val="0"/>
          <w:noProof/>
          <w:sz w:val="24"/>
          <w:lang w:val="fr-FR" w:eastAsia="en-US"/>
        </w:rPr>
      </w:pPr>
      <w:del w:id="537" w:author="Victor Cameo" w:date="2017-03-23T02:30:00Z">
        <w:r w:rsidRPr="004D15FA" w:rsidDel="00632A1A">
          <w:rPr>
            <w:noProof/>
            <w:lang w:val="fr-FR"/>
          </w:rPr>
          <w:delText>4</w:delText>
        </w:r>
        <w:r w:rsidRPr="004D15FA" w:rsidDel="00632A1A">
          <w:rPr>
            <w:rFonts w:asciiTheme="minorHAnsi" w:eastAsiaTheme="minorEastAsia" w:hAnsiTheme="minorHAnsi" w:cstheme="minorBidi"/>
            <w:b w:val="0"/>
            <w:noProof/>
            <w:sz w:val="24"/>
            <w:lang w:val="fr-FR" w:eastAsia="en-US"/>
          </w:rPr>
          <w:tab/>
        </w:r>
        <w:r w:rsidRPr="004D15FA" w:rsidDel="00632A1A">
          <w:rPr>
            <w:noProof/>
            <w:lang w:val="fr-FR"/>
          </w:rPr>
          <w:delText>Applications performances</w:delText>
        </w:r>
        <w:r w:rsidRPr="004D15FA" w:rsidDel="00632A1A">
          <w:rPr>
            <w:noProof/>
            <w:lang w:val="fr-FR"/>
          </w:rPr>
          <w:tab/>
          <w:delText>14</w:delText>
        </w:r>
      </w:del>
    </w:p>
    <w:p w14:paraId="6FAEE088" w14:textId="77777777" w:rsidR="00C56AE4" w:rsidRPr="004D15FA" w:rsidDel="00632A1A" w:rsidRDefault="00C56AE4">
      <w:pPr>
        <w:pStyle w:val="TOC2"/>
        <w:rPr>
          <w:del w:id="538" w:author="Victor Cameo" w:date="2017-03-23T02:30:00Z"/>
          <w:rFonts w:asciiTheme="minorHAnsi" w:eastAsiaTheme="minorEastAsia" w:hAnsiTheme="minorHAnsi" w:cstheme="minorBidi"/>
          <w:b w:val="0"/>
          <w:bCs w:val="0"/>
          <w:sz w:val="24"/>
          <w:szCs w:val="24"/>
          <w:lang w:val="fr-FR" w:eastAsia="en-US"/>
        </w:rPr>
      </w:pPr>
      <w:del w:id="539" w:author="Victor Cameo" w:date="2017-03-23T02:30:00Z">
        <w:r w:rsidRPr="004D15FA" w:rsidDel="00632A1A">
          <w:rPr>
            <w:lang w:val="fr-FR"/>
          </w:rPr>
          <w:delText>4.1</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ALYA</w:delText>
        </w:r>
        <w:r w:rsidRPr="004D15FA" w:rsidDel="00632A1A">
          <w:rPr>
            <w:lang w:val="fr-FR"/>
          </w:rPr>
          <w:tab/>
          <w:delText>15</w:delText>
        </w:r>
      </w:del>
    </w:p>
    <w:p w14:paraId="22E8A450" w14:textId="77777777" w:rsidR="00C56AE4" w:rsidRPr="004D15FA" w:rsidDel="00632A1A" w:rsidRDefault="00C56AE4">
      <w:pPr>
        <w:pStyle w:val="TOC2"/>
        <w:rPr>
          <w:del w:id="540" w:author="Victor Cameo" w:date="2017-03-23T02:30:00Z"/>
          <w:rFonts w:asciiTheme="minorHAnsi" w:eastAsiaTheme="minorEastAsia" w:hAnsiTheme="minorHAnsi" w:cstheme="minorBidi"/>
          <w:b w:val="0"/>
          <w:bCs w:val="0"/>
          <w:sz w:val="24"/>
          <w:szCs w:val="24"/>
          <w:lang w:val="fr-FR" w:eastAsia="en-US"/>
        </w:rPr>
      </w:pPr>
      <w:del w:id="541" w:author="Victor Cameo" w:date="2017-03-23T02:30:00Z">
        <w:r w:rsidRPr="004D15FA" w:rsidDel="00632A1A">
          <w:rPr>
            <w:lang w:val="fr-FR"/>
          </w:rPr>
          <w:delText>4.2</w:delText>
        </w:r>
        <w:r w:rsidRPr="004D15FA" w:rsidDel="00632A1A">
          <w:rPr>
            <w:rFonts w:asciiTheme="minorHAnsi" w:eastAsiaTheme="minorEastAsia" w:hAnsiTheme="minorHAnsi" w:cstheme="minorBidi"/>
            <w:b w:val="0"/>
            <w:bCs w:val="0"/>
            <w:sz w:val="24"/>
            <w:szCs w:val="24"/>
            <w:lang w:val="fr-FR" w:eastAsia="en-US"/>
          </w:rPr>
          <w:tab/>
        </w:r>
        <w:r w:rsidRPr="004D15FA" w:rsidDel="00632A1A">
          <w:rPr>
            <w:lang w:val="fr-FR"/>
          </w:rPr>
          <w:delText>Code_Saturne</w:delText>
        </w:r>
        <w:r w:rsidRPr="004D15FA" w:rsidDel="00632A1A">
          <w:rPr>
            <w:lang w:val="fr-FR"/>
          </w:rPr>
          <w:tab/>
          <w:delText>16</w:delText>
        </w:r>
      </w:del>
    </w:p>
    <w:p w14:paraId="51F461E9" w14:textId="77777777" w:rsidR="00C56AE4" w:rsidDel="00632A1A" w:rsidRDefault="00C56AE4">
      <w:pPr>
        <w:pStyle w:val="TOC2"/>
        <w:rPr>
          <w:del w:id="542" w:author="Victor Cameo" w:date="2017-03-23T02:30:00Z"/>
          <w:rFonts w:asciiTheme="minorHAnsi" w:eastAsiaTheme="minorEastAsia" w:hAnsiTheme="minorHAnsi" w:cstheme="minorBidi"/>
          <w:b w:val="0"/>
          <w:bCs w:val="0"/>
          <w:sz w:val="24"/>
          <w:szCs w:val="24"/>
          <w:lang w:val="en-US" w:eastAsia="en-US"/>
        </w:rPr>
      </w:pPr>
      <w:del w:id="543" w:author="Victor Cameo" w:date="2017-03-23T02:30:00Z">
        <w:r w:rsidDel="00632A1A">
          <w:delText>4.3</w:delText>
        </w:r>
        <w:r w:rsidDel="00632A1A">
          <w:rPr>
            <w:rFonts w:asciiTheme="minorHAnsi" w:eastAsiaTheme="minorEastAsia" w:hAnsiTheme="minorHAnsi" w:cstheme="minorBidi"/>
            <w:b w:val="0"/>
            <w:bCs w:val="0"/>
            <w:sz w:val="24"/>
            <w:szCs w:val="24"/>
            <w:lang w:val="en-US" w:eastAsia="en-US"/>
          </w:rPr>
          <w:tab/>
        </w:r>
        <w:r w:rsidDel="00632A1A">
          <w:delText>CP2K</w:delText>
        </w:r>
        <w:r w:rsidDel="00632A1A">
          <w:tab/>
          <w:delText>16</w:delText>
        </w:r>
      </w:del>
    </w:p>
    <w:p w14:paraId="275D011C" w14:textId="77777777" w:rsidR="00C56AE4" w:rsidDel="00632A1A" w:rsidRDefault="00C56AE4">
      <w:pPr>
        <w:pStyle w:val="TOC2"/>
        <w:rPr>
          <w:del w:id="544" w:author="Victor Cameo" w:date="2017-03-23T02:30:00Z"/>
          <w:rFonts w:asciiTheme="minorHAnsi" w:eastAsiaTheme="minorEastAsia" w:hAnsiTheme="minorHAnsi" w:cstheme="minorBidi"/>
          <w:b w:val="0"/>
          <w:bCs w:val="0"/>
          <w:sz w:val="24"/>
          <w:szCs w:val="24"/>
          <w:lang w:val="en-US" w:eastAsia="en-US"/>
        </w:rPr>
      </w:pPr>
      <w:del w:id="545" w:author="Victor Cameo" w:date="2017-03-23T02:30:00Z">
        <w:r w:rsidDel="00632A1A">
          <w:delText>4.4</w:delText>
        </w:r>
        <w:r w:rsidDel="00632A1A">
          <w:rPr>
            <w:rFonts w:asciiTheme="minorHAnsi" w:eastAsiaTheme="minorEastAsia" w:hAnsiTheme="minorHAnsi" w:cstheme="minorBidi"/>
            <w:b w:val="0"/>
            <w:bCs w:val="0"/>
            <w:sz w:val="24"/>
            <w:szCs w:val="24"/>
            <w:lang w:val="en-US" w:eastAsia="en-US"/>
          </w:rPr>
          <w:tab/>
        </w:r>
        <w:r w:rsidDel="00632A1A">
          <w:delText>GPAW</w:delText>
        </w:r>
        <w:r w:rsidDel="00632A1A">
          <w:tab/>
          <w:delText>18</w:delText>
        </w:r>
      </w:del>
    </w:p>
    <w:p w14:paraId="3600645E" w14:textId="77777777" w:rsidR="00C56AE4" w:rsidDel="00632A1A" w:rsidRDefault="00C56AE4">
      <w:pPr>
        <w:pStyle w:val="TOC2"/>
        <w:rPr>
          <w:del w:id="546" w:author="Victor Cameo" w:date="2017-03-23T02:30:00Z"/>
          <w:rFonts w:asciiTheme="minorHAnsi" w:eastAsiaTheme="minorEastAsia" w:hAnsiTheme="minorHAnsi" w:cstheme="minorBidi"/>
          <w:b w:val="0"/>
          <w:bCs w:val="0"/>
          <w:sz w:val="24"/>
          <w:szCs w:val="24"/>
          <w:lang w:val="en-US" w:eastAsia="en-US"/>
        </w:rPr>
      </w:pPr>
      <w:del w:id="547" w:author="Victor Cameo" w:date="2017-03-23T02:30:00Z">
        <w:r w:rsidDel="00632A1A">
          <w:delText>4.5</w:delText>
        </w:r>
        <w:r w:rsidDel="00632A1A">
          <w:rPr>
            <w:rFonts w:asciiTheme="minorHAnsi" w:eastAsiaTheme="minorEastAsia" w:hAnsiTheme="minorHAnsi" w:cstheme="minorBidi"/>
            <w:b w:val="0"/>
            <w:bCs w:val="0"/>
            <w:sz w:val="24"/>
            <w:szCs w:val="24"/>
            <w:lang w:val="en-US" w:eastAsia="en-US"/>
          </w:rPr>
          <w:tab/>
        </w:r>
        <w:r w:rsidDel="00632A1A">
          <w:delText>GROMACS</w:delText>
        </w:r>
        <w:r w:rsidDel="00632A1A">
          <w:tab/>
          <w:delText>18</w:delText>
        </w:r>
      </w:del>
    </w:p>
    <w:p w14:paraId="481731C8" w14:textId="77777777" w:rsidR="00C56AE4" w:rsidDel="00632A1A" w:rsidRDefault="00C56AE4">
      <w:pPr>
        <w:pStyle w:val="TOC2"/>
        <w:rPr>
          <w:del w:id="548" w:author="Victor Cameo" w:date="2017-03-23T02:30:00Z"/>
          <w:rFonts w:asciiTheme="minorHAnsi" w:eastAsiaTheme="minorEastAsia" w:hAnsiTheme="minorHAnsi" w:cstheme="minorBidi"/>
          <w:b w:val="0"/>
          <w:bCs w:val="0"/>
          <w:sz w:val="24"/>
          <w:szCs w:val="24"/>
          <w:lang w:val="en-US" w:eastAsia="en-US"/>
        </w:rPr>
      </w:pPr>
      <w:del w:id="549" w:author="Victor Cameo" w:date="2017-03-23T02:30:00Z">
        <w:r w:rsidDel="00632A1A">
          <w:delText>4.6</w:delText>
        </w:r>
        <w:r w:rsidDel="00632A1A">
          <w:rPr>
            <w:rFonts w:asciiTheme="minorHAnsi" w:eastAsiaTheme="minorEastAsia" w:hAnsiTheme="minorHAnsi" w:cstheme="minorBidi"/>
            <w:b w:val="0"/>
            <w:bCs w:val="0"/>
            <w:sz w:val="24"/>
            <w:szCs w:val="24"/>
            <w:lang w:val="en-US" w:eastAsia="en-US"/>
          </w:rPr>
          <w:tab/>
        </w:r>
        <w:r w:rsidDel="00632A1A">
          <w:delText>NAMD</w:delText>
        </w:r>
        <w:r w:rsidDel="00632A1A">
          <w:tab/>
          <w:delText>20</w:delText>
        </w:r>
      </w:del>
    </w:p>
    <w:p w14:paraId="3CDD9202" w14:textId="77777777" w:rsidR="00C56AE4" w:rsidDel="00632A1A" w:rsidRDefault="00C56AE4">
      <w:pPr>
        <w:pStyle w:val="TOC2"/>
        <w:rPr>
          <w:del w:id="550" w:author="Victor Cameo" w:date="2017-03-23T02:30:00Z"/>
          <w:rFonts w:asciiTheme="minorHAnsi" w:eastAsiaTheme="minorEastAsia" w:hAnsiTheme="minorHAnsi" w:cstheme="minorBidi"/>
          <w:b w:val="0"/>
          <w:bCs w:val="0"/>
          <w:sz w:val="24"/>
          <w:szCs w:val="24"/>
          <w:lang w:val="en-US" w:eastAsia="en-US"/>
        </w:rPr>
      </w:pPr>
      <w:del w:id="551" w:author="Victor Cameo" w:date="2017-03-23T02:30:00Z">
        <w:r w:rsidDel="00632A1A">
          <w:delText>4.7</w:delText>
        </w:r>
        <w:r w:rsidDel="00632A1A">
          <w:rPr>
            <w:rFonts w:asciiTheme="minorHAnsi" w:eastAsiaTheme="minorEastAsia" w:hAnsiTheme="minorHAnsi" w:cstheme="minorBidi"/>
            <w:b w:val="0"/>
            <w:bCs w:val="0"/>
            <w:sz w:val="24"/>
            <w:szCs w:val="24"/>
            <w:lang w:val="en-US" w:eastAsia="en-US"/>
          </w:rPr>
          <w:tab/>
        </w:r>
        <w:r w:rsidDel="00632A1A">
          <w:delText>PFARM</w:delText>
        </w:r>
        <w:r w:rsidDel="00632A1A">
          <w:tab/>
          <w:delText>22</w:delText>
        </w:r>
      </w:del>
    </w:p>
    <w:p w14:paraId="1B373417" w14:textId="77777777" w:rsidR="00C56AE4" w:rsidDel="00632A1A" w:rsidRDefault="00C56AE4">
      <w:pPr>
        <w:pStyle w:val="TOC2"/>
        <w:rPr>
          <w:del w:id="552" w:author="Victor Cameo" w:date="2017-03-23T02:30:00Z"/>
          <w:rFonts w:asciiTheme="minorHAnsi" w:eastAsiaTheme="minorEastAsia" w:hAnsiTheme="minorHAnsi" w:cstheme="minorBidi"/>
          <w:b w:val="0"/>
          <w:bCs w:val="0"/>
          <w:sz w:val="24"/>
          <w:szCs w:val="24"/>
          <w:lang w:val="en-US" w:eastAsia="en-US"/>
        </w:rPr>
      </w:pPr>
      <w:del w:id="553" w:author="Victor Cameo" w:date="2017-03-23T02:30:00Z">
        <w:r w:rsidDel="00632A1A">
          <w:delText>4.8</w:delText>
        </w:r>
        <w:r w:rsidDel="00632A1A">
          <w:rPr>
            <w:rFonts w:asciiTheme="minorHAnsi" w:eastAsiaTheme="minorEastAsia" w:hAnsiTheme="minorHAnsi" w:cstheme="minorBidi"/>
            <w:b w:val="0"/>
            <w:bCs w:val="0"/>
            <w:sz w:val="24"/>
            <w:szCs w:val="24"/>
            <w:lang w:val="en-US" w:eastAsia="en-US"/>
          </w:rPr>
          <w:tab/>
        </w:r>
        <w:r w:rsidDel="00632A1A">
          <w:delText>QCD</w:delText>
        </w:r>
        <w:r w:rsidDel="00632A1A">
          <w:tab/>
          <w:delText>23</w:delText>
        </w:r>
      </w:del>
    </w:p>
    <w:p w14:paraId="2FD61645" w14:textId="77777777" w:rsidR="00C56AE4" w:rsidDel="00632A1A" w:rsidRDefault="00C56AE4">
      <w:pPr>
        <w:pStyle w:val="TOC3"/>
        <w:rPr>
          <w:del w:id="554" w:author="Victor Cameo" w:date="2017-03-23T02:30:00Z"/>
          <w:rFonts w:asciiTheme="minorHAnsi" w:eastAsiaTheme="minorEastAsia" w:hAnsiTheme="minorHAnsi" w:cstheme="minorBidi"/>
          <w:i w:val="0"/>
          <w:noProof/>
          <w:sz w:val="24"/>
          <w:szCs w:val="24"/>
          <w:lang w:val="en-US" w:eastAsia="en-US"/>
        </w:rPr>
      </w:pPr>
      <w:del w:id="555" w:author="Victor Cameo" w:date="2017-03-23T02:30:00Z">
        <w:r w:rsidRPr="006B5433" w:rsidDel="00632A1A">
          <w:rPr>
            <w:i w:val="0"/>
            <w:noProof/>
            <w:color w:val="000000"/>
          </w:rPr>
          <w:delText>4.8.1</w:delText>
        </w:r>
        <w:r w:rsidDel="00632A1A">
          <w:rPr>
            <w:rFonts w:asciiTheme="minorHAnsi" w:eastAsiaTheme="minorEastAsia" w:hAnsiTheme="minorHAnsi" w:cstheme="minorBidi"/>
            <w:i w:val="0"/>
            <w:noProof/>
            <w:sz w:val="24"/>
            <w:szCs w:val="24"/>
            <w:lang w:val="en-US" w:eastAsia="en-US"/>
          </w:rPr>
          <w:tab/>
        </w:r>
        <w:r w:rsidDel="00632A1A">
          <w:rPr>
            <w:noProof/>
          </w:rPr>
          <w:delText>First implementation</w:delText>
        </w:r>
        <w:r w:rsidDel="00632A1A">
          <w:rPr>
            <w:noProof/>
          </w:rPr>
          <w:tab/>
          <w:delText>23</w:delText>
        </w:r>
      </w:del>
    </w:p>
    <w:p w14:paraId="43212C95" w14:textId="77777777" w:rsidR="00C56AE4" w:rsidDel="00632A1A" w:rsidRDefault="00C56AE4">
      <w:pPr>
        <w:pStyle w:val="TOC3"/>
        <w:rPr>
          <w:del w:id="556" w:author="Victor Cameo" w:date="2017-03-23T02:30:00Z"/>
          <w:rFonts w:asciiTheme="minorHAnsi" w:eastAsiaTheme="minorEastAsia" w:hAnsiTheme="minorHAnsi" w:cstheme="minorBidi"/>
          <w:i w:val="0"/>
          <w:noProof/>
          <w:sz w:val="24"/>
          <w:szCs w:val="24"/>
          <w:lang w:val="en-US" w:eastAsia="en-US"/>
        </w:rPr>
      </w:pPr>
      <w:del w:id="557" w:author="Victor Cameo" w:date="2017-03-23T02:30:00Z">
        <w:r w:rsidRPr="006B5433" w:rsidDel="00632A1A">
          <w:rPr>
            <w:i w:val="0"/>
            <w:noProof/>
            <w:color w:val="000000"/>
          </w:rPr>
          <w:delText>4.8.2</w:delText>
        </w:r>
        <w:r w:rsidDel="00632A1A">
          <w:rPr>
            <w:rFonts w:asciiTheme="minorHAnsi" w:eastAsiaTheme="minorEastAsia" w:hAnsiTheme="minorHAnsi" w:cstheme="minorBidi"/>
            <w:i w:val="0"/>
            <w:noProof/>
            <w:sz w:val="24"/>
            <w:szCs w:val="24"/>
            <w:lang w:val="en-US" w:eastAsia="en-US"/>
          </w:rPr>
          <w:tab/>
        </w:r>
        <w:r w:rsidDel="00632A1A">
          <w:rPr>
            <w:noProof/>
          </w:rPr>
          <w:delText>Second implementation</w:delText>
        </w:r>
        <w:r w:rsidDel="00632A1A">
          <w:rPr>
            <w:noProof/>
          </w:rPr>
          <w:tab/>
          <w:delText>24</w:delText>
        </w:r>
      </w:del>
    </w:p>
    <w:p w14:paraId="6AB82FF6" w14:textId="77777777" w:rsidR="00C56AE4" w:rsidDel="00632A1A" w:rsidRDefault="00C56AE4">
      <w:pPr>
        <w:pStyle w:val="TOC2"/>
        <w:rPr>
          <w:del w:id="558" w:author="Victor Cameo" w:date="2017-03-23T02:30:00Z"/>
          <w:rFonts w:asciiTheme="minorHAnsi" w:eastAsiaTheme="minorEastAsia" w:hAnsiTheme="minorHAnsi" w:cstheme="minorBidi"/>
          <w:b w:val="0"/>
          <w:bCs w:val="0"/>
          <w:sz w:val="24"/>
          <w:szCs w:val="24"/>
          <w:lang w:val="en-US" w:eastAsia="en-US"/>
        </w:rPr>
      </w:pPr>
      <w:del w:id="559" w:author="Victor Cameo" w:date="2017-03-23T02:30:00Z">
        <w:r w:rsidDel="00632A1A">
          <w:delText>4.9</w:delText>
        </w:r>
        <w:r w:rsidDel="00632A1A">
          <w:rPr>
            <w:rFonts w:asciiTheme="minorHAnsi" w:eastAsiaTheme="minorEastAsia" w:hAnsiTheme="minorHAnsi" w:cstheme="minorBidi"/>
            <w:b w:val="0"/>
            <w:bCs w:val="0"/>
            <w:sz w:val="24"/>
            <w:szCs w:val="24"/>
            <w:lang w:val="en-US" w:eastAsia="en-US"/>
          </w:rPr>
          <w:tab/>
        </w:r>
        <w:r w:rsidDel="00632A1A">
          <w:delText>Quantum Espresso</w:delText>
        </w:r>
        <w:r w:rsidDel="00632A1A">
          <w:tab/>
          <w:delText>31</w:delText>
        </w:r>
      </w:del>
    </w:p>
    <w:p w14:paraId="3714D66C" w14:textId="77777777" w:rsidR="00C56AE4" w:rsidDel="00632A1A" w:rsidRDefault="00C56AE4">
      <w:pPr>
        <w:pStyle w:val="TOC2"/>
        <w:rPr>
          <w:del w:id="560" w:author="Victor Cameo" w:date="2017-03-23T02:30:00Z"/>
          <w:rFonts w:asciiTheme="minorHAnsi" w:eastAsiaTheme="minorEastAsia" w:hAnsiTheme="minorHAnsi" w:cstheme="minorBidi"/>
          <w:b w:val="0"/>
          <w:bCs w:val="0"/>
          <w:sz w:val="24"/>
          <w:szCs w:val="24"/>
          <w:lang w:val="en-US" w:eastAsia="en-US"/>
        </w:rPr>
      </w:pPr>
      <w:del w:id="561" w:author="Victor Cameo" w:date="2017-03-23T02:30:00Z">
        <w:r w:rsidDel="00632A1A">
          <w:delText>4.10</w:delText>
        </w:r>
        <w:r w:rsidDel="00632A1A">
          <w:rPr>
            <w:rFonts w:asciiTheme="minorHAnsi" w:eastAsiaTheme="minorEastAsia" w:hAnsiTheme="minorHAnsi" w:cstheme="minorBidi"/>
            <w:b w:val="0"/>
            <w:bCs w:val="0"/>
            <w:sz w:val="24"/>
            <w:szCs w:val="24"/>
            <w:lang w:val="en-US" w:eastAsia="en-US"/>
          </w:rPr>
          <w:tab/>
        </w:r>
        <w:r w:rsidDel="00632A1A">
          <w:delText>Synthetic benchmarks (SHOC)</w:delText>
        </w:r>
        <w:r w:rsidDel="00632A1A">
          <w:tab/>
          <w:delText>32</w:delText>
        </w:r>
      </w:del>
    </w:p>
    <w:p w14:paraId="3572AFD9" w14:textId="77777777" w:rsidR="00C56AE4" w:rsidDel="00632A1A" w:rsidRDefault="00C56AE4">
      <w:pPr>
        <w:pStyle w:val="TOC2"/>
        <w:rPr>
          <w:del w:id="562" w:author="Victor Cameo" w:date="2017-03-23T02:30:00Z"/>
          <w:rFonts w:asciiTheme="minorHAnsi" w:eastAsiaTheme="minorEastAsia" w:hAnsiTheme="minorHAnsi" w:cstheme="minorBidi"/>
          <w:b w:val="0"/>
          <w:bCs w:val="0"/>
          <w:sz w:val="24"/>
          <w:szCs w:val="24"/>
          <w:lang w:val="en-US" w:eastAsia="en-US"/>
        </w:rPr>
      </w:pPr>
      <w:del w:id="563" w:author="Victor Cameo" w:date="2017-03-23T02:30:00Z">
        <w:r w:rsidDel="00632A1A">
          <w:delText>4.11</w:delText>
        </w:r>
        <w:r w:rsidDel="00632A1A">
          <w:rPr>
            <w:rFonts w:asciiTheme="minorHAnsi" w:eastAsiaTheme="minorEastAsia" w:hAnsiTheme="minorHAnsi" w:cstheme="minorBidi"/>
            <w:b w:val="0"/>
            <w:bCs w:val="0"/>
            <w:sz w:val="24"/>
            <w:szCs w:val="24"/>
            <w:lang w:val="en-US" w:eastAsia="en-US"/>
          </w:rPr>
          <w:tab/>
        </w:r>
        <w:r w:rsidDel="00632A1A">
          <w:delText>SPECFEM3D</w:delText>
        </w:r>
        <w:r w:rsidDel="00632A1A">
          <w:tab/>
          <w:delText>32</w:delText>
        </w:r>
      </w:del>
    </w:p>
    <w:p w14:paraId="0BD0DDAB" w14:textId="77777777" w:rsidR="00C56AE4" w:rsidDel="00632A1A" w:rsidRDefault="00C56AE4">
      <w:pPr>
        <w:pStyle w:val="TOC1"/>
        <w:tabs>
          <w:tab w:val="left" w:pos="442"/>
        </w:tabs>
        <w:rPr>
          <w:del w:id="564" w:author="Victor Cameo" w:date="2017-03-23T02:30:00Z"/>
          <w:rFonts w:asciiTheme="minorHAnsi" w:eastAsiaTheme="minorEastAsia" w:hAnsiTheme="minorHAnsi" w:cstheme="minorBidi"/>
          <w:b w:val="0"/>
          <w:noProof/>
          <w:sz w:val="24"/>
          <w:lang w:val="en-US" w:eastAsia="en-US"/>
        </w:rPr>
      </w:pPr>
      <w:del w:id="565" w:author="Victor Cameo" w:date="2017-03-23T02:30:00Z">
        <w:r w:rsidDel="00632A1A">
          <w:rPr>
            <w:noProof/>
          </w:rPr>
          <w:delText>5</w:delText>
        </w:r>
        <w:r w:rsidDel="00632A1A">
          <w:rPr>
            <w:rFonts w:asciiTheme="minorHAnsi" w:eastAsiaTheme="minorEastAsia" w:hAnsiTheme="minorHAnsi" w:cstheme="minorBidi"/>
            <w:b w:val="0"/>
            <w:noProof/>
            <w:sz w:val="24"/>
            <w:lang w:val="en-US" w:eastAsia="en-US"/>
          </w:rPr>
          <w:tab/>
        </w:r>
        <w:r w:rsidDel="00632A1A">
          <w:rPr>
            <w:noProof/>
          </w:rPr>
          <w:delText>Conclusion and future work</w:delText>
        </w:r>
        <w:r w:rsidDel="00632A1A">
          <w:rPr>
            <w:noProof/>
          </w:rPr>
          <w:tab/>
          <w:delText>32</w:delText>
        </w:r>
      </w:del>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bookmarkStart w:id="566" w:name="_GoBack"/>
      <w:bookmarkEnd w:id="566"/>
    </w:p>
    <w:p w14:paraId="669F2369" w14:textId="7FA8B740" w:rsidR="00C72EEB" w:rsidRPr="00C32215" w:rsidRDefault="00C72EEB" w:rsidP="00085C09">
      <w:pPr>
        <w:pStyle w:val="Heading10"/>
        <w:tabs>
          <w:tab w:val="clear" w:pos="432"/>
        </w:tabs>
      </w:pPr>
      <w:bookmarkStart w:id="567" w:name="_Toc194478743"/>
      <w:bookmarkStart w:id="568" w:name="_Toc376680005"/>
      <w:bookmarkStart w:id="569" w:name="_Toc477999582"/>
      <w:r w:rsidRPr="00C32215">
        <w:t>L</w:t>
      </w:r>
      <w:bookmarkStart w:id="570" w:name="_Toc75287373"/>
      <w:r w:rsidRPr="00C32215">
        <w:t>ist of Figures</w:t>
      </w:r>
      <w:bookmarkEnd w:id="567"/>
      <w:bookmarkEnd w:id="568"/>
      <w:bookmarkEnd w:id="570"/>
      <w:bookmarkEnd w:id="569"/>
    </w:p>
    <w:p w14:paraId="601B843D" w14:textId="77777777" w:rsidR="004A1F93" w:rsidRDefault="00A72824">
      <w:pPr>
        <w:pStyle w:val="TableofFigures"/>
        <w:tabs>
          <w:tab w:val="right" w:leader="dot" w:pos="9060"/>
        </w:tabs>
        <w:rPr>
          <w:ins w:id="571" w:author="Victor Cameo" w:date="2017-03-23T02:20: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ins w:id="572" w:author="Victor Cameo" w:date="2017-03-23T02:20:00Z">
        <w:r w:rsidR="004A1F93" w:rsidRPr="005635D6">
          <w:rPr>
            <w:rStyle w:val="Hyperlink"/>
            <w:noProof/>
          </w:rPr>
          <w:fldChar w:fldCharType="begin"/>
        </w:r>
        <w:r w:rsidR="004A1F93" w:rsidRPr="005635D6">
          <w:rPr>
            <w:rStyle w:val="Hyperlink"/>
            <w:noProof/>
          </w:rPr>
          <w:instrText xml:space="preserve"> </w:instrText>
        </w:r>
        <w:r w:rsidR="004A1F93">
          <w:rPr>
            <w:noProof/>
          </w:rPr>
          <w:instrText>HYPERLINK \l "_Toc477998982"</w:instrText>
        </w:r>
        <w:r w:rsidR="004A1F93" w:rsidRPr="005635D6">
          <w:rPr>
            <w:rStyle w:val="Hyperlink"/>
            <w:noProof/>
          </w:rPr>
          <w:instrText xml:space="preserve"> </w:instrText>
        </w:r>
        <w:r w:rsidR="004A1F93" w:rsidRPr="005635D6">
          <w:rPr>
            <w:rStyle w:val="Hyperlink"/>
            <w:noProof/>
          </w:rPr>
        </w:r>
        <w:r w:rsidR="004A1F93" w:rsidRPr="005635D6">
          <w:rPr>
            <w:rStyle w:val="Hyperlink"/>
            <w:noProof/>
          </w:rPr>
          <w:fldChar w:fldCharType="separate"/>
        </w:r>
        <w:r w:rsidR="004A1F93" w:rsidRPr="005635D6">
          <w:rPr>
            <w:rStyle w:val="Hyperlink"/>
            <w:noProof/>
          </w:rPr>
          <w:t>Figure 1 ALYA benchmark results</w:t>
        </w:r>
        <w:r w:rsidR="004A1F93">
          <w:rPr>
            <w:noProof/>
            <w:webHidden/>
          </w:rPr>
          <w:tab/>
        </w:r>
        <w:r w:rsidR="004A1F93">
          <w:rPr>
            <w:noProof/>
            <w:webHidden/>
          </w:rPr>
          <w:fldChar w:fldCharType="begin"/>
        </w:r>
        <w:r w:rsidR="004A1F93">
          <w:rPr>
            <w:noProof/>
            <w:webHidden/>
          </w:rPr>
          <w:instrText xml:space="preserve"> PAGEREF _Toc477998982 \h </w:instrText>
        </w:r>
        <w:r w:rsidR="004A1F93">
          <w:rPr>
            <w:noProof/>
            <w:webHidden/>
          </w:rPr>
        </w:r>
      </w:ins>
      <w:r w:rsidR="004A1F93">
        <w:rPr>
          <w:noProof/>
          <w:webHidden/>
        </w:rPr>
        <w:fldChar w:fldCharType="separate"/>
      </w:r>
      <w:ins w:id="573" w:author="Victor Cameo" w:date="2017-03-23T02:20:00Z">
        <w:r w:rsidR="004A1F93">
          <w:rPr>
            <w:noProof/>
            <w:webHidden/>
          </w:rPr>
          <w:t>16</w:t>
        </w:r>
        <w:r w:rsidR="004A1F93">
          <w:rPr>
            <w:noProof/>
            <w:webHidden/>
          </w:rPr>
          <w:fldChar w:fldCharType="end"/>
        </w:r>
        <w:r w:rsidR="004A1F93" w:rsidRPr="005635D6">
          <w:rPr>
            <w:rStyle w:val="Hyperlink"/>
            <w:noProof/>
          </w:rPr>
          <w:fldChar w:fldCharType="end"/>
        </w:r>
      </w:ins>
    </w:p>
    <w:p w14:paraId="1AAD0EED" w14:textId="77777777" w:rsidR="004A1F93" w:rsidRDefault="004A1F93">
      <w:pPr>
        <w:pStyle w:val="TableofFigures"/>
        <w:tabs>
          <w:tab w:val="right" w:leader="dot" w:pos="9060"/>
        </w:tabs>
        <w:rPr>
          <w:ins w:id="574" w:author="Victor Cameo" w:date="2017-03-23T02:20:00Z"/>
          <w:rFonts w:asciiTheme="minorHAnsi" w:eastAsiaTheme="minorEastAsia" w:hAnsiTheme="minorHAnsi" w:cstheme="minorBidi"/>
          <w:noProof/>
          <w:sz w:val="24"/>
          <w:szCs w:val="24"/>
          <w:lang w:val="en-US" w:eastAsia="en-US"/>
        </w:rPr>
      </w:pPr>
      <w:ins w:id="57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_Toc477998983 \h </w:instrText>
        </w:r>
        <w:r>
          <w:rPr>
            <w:noProof/>
            <w:webHidden/>
          </w:rPr>
        </w:r>
      </w:ins>
      <w:r>
        <w:rPr>
          <w:noProof/>
          <w:webHidden/>
        </w:rPr>
        <w:fldChar w:fldCharType="separate"/>
      </w:r>
      <w:ins w:id="576" w:author="Victor Cameo" w:date="2017-03-23T02:20:00Z">
        <w:r>
          <w:rPr>
            <w:noProof/>
            <w:webHidden/>
          </w:rPr>
          <w:t>17</w:t>
        </w:r>
        <w:r>
          <w:rPr>
            <w:noProof/>
            <w:webHidden/>
          </w:rPr>
          <w:fldChar w:fldCharType="end"/>
        </w:r>
        <w:r w:rsidRPr="005635D6">
          <w:rPr>
            <w:rStyle w:val="Hyperlink"/>
            <w:noProof/>
          </w:rPr>
          <w:fldChar w:fldCharType="end"/>
        </w:r>
      </w:ins>
    </w:p>
    <w:p w14:paraId="7C2249C0" w14:textId="77777777" w:rsidR="004A1F93" w:rsidRDefault="004A1F93">
      <w:pPr>
        <w:pStyle w:val="TableofFigures"/>
        <w:tabs>
          <w:tab w:val="right" w:leader="dot" w:pos="9060"/>
        </w:tabs>
        <w:rPr>
          <w:ins w:id="577" w:author="Victor Cameo" w:date="2017-03-23T02:20:00Z"/>
          <w:rFonts w:asciiTheme="minorHAnsi" w:eastAsiaTheme="minorEastAsia" w:hAnsiTheme="minorHAnsi" w:cstheme="minorBidi"/>
          <w:noProof/>
          <w:sz w:val="24"/>
          <w:szCs w:val="24"/>
          <w:lang w:val="en-US" w:eastAsia="en-US"/>
        </w:rPr>
      </w:pPr>
      <w:ins w:id="57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"_Toc477998984"</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_Toc477998984 \h </w:instrText>
        </w:r>
        <w:r>
          <w:rPr>
            <w:noProof/>
            <w:webHidden/>
          </w:rPr>
        </w:r>
      </w:ins>
      <w:r>
        <w:rPr>
          <w:noProof/>
          <w:webHidden/>
        </w:rPr>
        <w:fldChar w:fldCharType="separate"/>
      </w:r>
      <w:ins w:id="579" w:author="Victor Cameo" w:date="2017-03-23T02:20:00Z">
        <w:r>
          <w:rPr>
            <w:noProof/>
            <w:webHidden/>
          </w:rPr>
          <w:t>19</w:t>
        </w:r>
        <w:r>
          <w:rPr>
            <w:noProof/>
            <w:webHidden/>
          </w:rPr>
          <w:fldChar w:fldCharType="end"/>
        </w:r>
        <w:r w:rsidRPr="005635D6">
          <w:rPr>
            <w:rStyle w:val="Hyperlink"/>
            <w:noProof/>
          </w:rPr>
          <w:fldChar w:fldCharType="end"/>
        </w:r>
      </w:ins>
    </w:p>
    <w:p w14:paraId="4A7438AB" w14:textId="77777777" w:rsidR="004A1F93" w:rsidRDefault="004A1F93">
      <w:pPr>
        <w:pStyle w:val="TableofFigures"/>
        <w:tabs>
          <w:tab w:val="right" w:leader="dot" w:pos="9060"/>
        </w:tabs>
        <w:rPr>
          <w:ins w:id="580" w:author="Victor Cameo" w:date="2017-03-23T02:20:00Z"/>
          <w:rFonts w:asciiTheme="minorHAnsi" w:eastAsiaTheme="minorEastAsia" w:hAnsiTheme="minorHAnsi" w:cstheme="minorBidi"/>
          <w:noProof/>
          <w:sz w:val="24"/>
          <w:szCs w:val="24"/>
          <w:lang w:val="en-US" w:eastAsia="en-US"/>
        </w:rPr>
      </w:pPr>
      <w:ins w:id="58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"_Toc477998985"</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4 Parallel scaling of GPAW</w:t>
        </w:r>
        <w:r>
          <w:rPr>
            <w:noProof/>
            <w:webHidden/>
          </w:rPr>
          <w:tab/>
        </w:r>
        <w:r>
          <w:rPr>
            <w:noProof/>
            <w:webHidden/>
          </w:rPr>
          <w:fldChar w:fldCharType="begin"/>
        </w:r>
        <w:r>
          <w:rPr>
            <w:noProof/>
            <w:webHidden/>
          </w:rPr>
          <w:instrText xml:space="preserve"> PAGEREF _Toc477998985 \h </w:instrText>
        </w:r>
        <w:r>
          <w:rPr>
            <w:noProof/>
            <w:webHidden/>
          </w:rPr>
        </w:r>
      </w:ins>
      <w:r>
        <w:rPr>
          <w:noProof/>
          <w:webHidden/>
        </w:rPr>
        <w:fldChar w:fldCharType="separate"/>
      </w:r>
      <w:ins w:id="582" w:author="Victor Cameo" w:date="2017-03-23T02:20:00Z">
        <w:r>
          <w:rPr>
            <w:noProof/>
            <w:webHidden/>
          </w:rPr>
          <w:t>20</w:t>
        </w:r>
        <w:r>
          <w:rPr>
            <w:noProof/>
            <w:webHidden/>
          </w:rPr>
          <w:fldChar w:fldCharType="end"/>
        </w:r>
        <w:r w:rsidRPr="005635D6">
          <w:rPr>
            <w:rStyle w:val="Hyperlink"/>
            <w:noProof/>
          </w:rPr>
          <w:fldChar w:fldCharType="end"/>
        </w:r>
      </w:ins>
    </w:p>
    <w:p w14:paraId="67AEE3F1" w14:textId="77777777" w:rsidR="004A1F93" w:rsidRDefault="004A1F93">
      <w:pPr>
        <w:pStyle w:val="TableofFigures"/>
        <w:tabs>
          <w:tab w:val="right" w:leader="dot" w:pos="9060"/>
        </w:tabs>
        <w:rPr>
          <w:ins w:id="583" w:author="Victor Cameo" w:date="2017-03-23T02:20:00Z"/>
          <w:rFonts w:asciiTheme="minorHAnsi" w:eastAsiaTheme="minorEastAsia" w:hAnsiTheme="minorHAnsi" w:cstheme="minorBidi"/>
          <w:noProof/>
          <w:sz w:val="24"/>
          <w:szCs w:val="24"/>
          <w:lang w:val="en-US" w:eastAsia="en-US"/>
        </w:rPr>
      </w:pPr>
      <w:ins w:id="58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"_Toc477998986"</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_Toc477998986 \h </w:instrText>
        </w:r>
        <w:r>
          <w:rPr>
            <w:noProof/>
            <w:webHidden/>
          </w:rPr>
        </w:r>
      </w:ins>
      <w:r>
        <w:rPr>
          <w:noProof/>
          <w:webHidden/>
        </w:rPr>
        <w:fldChar w:fldCharType="separate"/>
      </w:r>
      <w:ins w:id="585" w:author="Victor Cameo" w:date="2017-03-23T02:20:00Z">
        <w:r>
          <w:rPr>
            <w:noProof/>
            <w:webHidden/>
          </w:rPr>
          <w:t>21</w:t>
        </w:r>
        <w:r>
          <w:rPr>
            <w:noProof/>
            <w:webHidden/>
          </w:rPr>
          <w:fldChar w:fldCharType="end"/>
        </w:r>
        <w:r w:rsidRPr="005635D6">
          <w:rPr>
            <w:rStyle w:val="Hyperlink"/>
            <w:noProof/>
          </w:rPr>
          <w:fldChar w:fldCharType="end"/>
        </w:r>
      </w:ins>
    </w:p>
    <w:p w14:paraId="3B6B7D00" w14:textId="77777777" w:rsidR="004A1F93" w:rsidRDefault="004A1F93">
      <w:pPr>
        <w:pStyle w:val="TableofFigures"/>
        <w:tabs>
          <w:tab w:val="right" w:leader="dot" w:pos="9060"/>
        </w:tabs>
        <w:rPr>
          <w:ins w:id="586" w:author="Victor Cameo" w:date="2017-03-23T02:20:00Z"/>
          <w:rFonts w:asciiTheme="minorHAnsi" w:eastAsiaTheme="minorEastAsia" w:hAnsiTheme="minorHAnsi" w:cstheme="minorBidi"/>
          <w:noProof/>
          <w:sz w:val="24"/>
          <w:szCs w:val="24"/>
          <w:lang w:val="en-US" w:eastAsia="en-US"/>
        </w:rPr>
      </w:pPr>
      <w:ins w:id="58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"_Toc477998987"</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6 Scalability for GROMACS test case Lignocellulose</w:t>
        </w:r>
        <w:r>
          <w:rPr>
            <w:noProof/>
            <w:webHidden/>
          </w:rPr>
          <w:tab/>
        </w:r>
        <w:r>
          <w:rPr>
            <w:noProof/>
            <w:webHidden/>
          </w:rPr>
          <w:fldChar w:fldCharType="begin"/>
        </w:r>
        <w:r>
          <w:rPr>
            <w:noProof/>
            <w:webHidden/>
          </w:rPr>
          <w:instrText xml:space="preserve"> PAGEREF _Toc477998987 \h </w:instrText>
        </w:r>
        <w:r>
          <w:rPr>
            <w:noProof/>
            <w:webHidden/>
          </w:rPr>
        </w:r>
      </w:ins>
      <w:r>
        <w:rPr>
          <w:noProof/>
          <w:webHidden/>
        </w:rPr>
        <w:fldChar w:fldCharType="separate"/>
      </w:r>
      <w:ins w:id="588" w:author="Victor Cameo" w:date="2017-03-23T02:20:00Z">
        <w:r>
          <w:rPr>
            <w:noProof/>
            <w:webHidden/>
          </w:rPr>
          <w:t>22</w:t>
        </w:r>
        <w:r>
          <w:rPr>
            <w:noProof/>
            <w:webHidden/>
          </w:rPr>
          <w:fldChar w:fldCharType="end"/>
        </w:r>
        <w:r w:rsidRPr="005635D6">
          <w:rPr>
            <w:rStyle w:val="Hyperlink"/>
            <w:noProof/>
          </w:rPr>
          <w:fldChar w:fldCharType="end"/>
        </w:r>
      </w:ins>
    </w:p>
    <w:p w14:paraId="25A74AC9" w14:textId="77777777" w:rsidR="004A1F93" w:rsidRDefault="004A1F93">
      <w:pPr>
        <w:pStyle w:val="TableofFigures"/>
        <w:tabs>
          <w:tab w:val="right" w:leader="dot" w:pos="9060"/>
        </w:tabs>
        <w:rPr>
          <w:ins w:id="589" w:author="Victor Cameo" w:date="2017-03-23T02:20:00Z"/>
          <w:rFonts w:asciiTheme="minorHAnsi" w:eastAsiaTheme="minorEastAsia" w:hAnsiTheme="minorHAnsi" w:cstheme="minorBidi"/>
          <w:noProof/>
          <w:sz w:val="24"/>
          <w:szCs w:val="24"/>
          <w:lang w:val="en-US" w:eastAsia="en-US"/>
        </w:rPr>
      </w:pPr>
      <w:ins w:id="59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"_Toc477998988"</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7 Scalability for NAMD test case STMV.1M</w:t>
        </w:r>
        <w:r>
          <w:rPr>
            <w:noProof/>
            <w:webHidden/>
          </w:rPr>
          <w:tab/>
        </w:r>
        <w:r>
          <w:rPr>
            <w:noProof/>
            <w:webHidden/>
          </w:rPr>
          <w:fldChar w:fldCharType="begin"/>
        </w:r>
        <w:r>
          <w:rPr>
            <w:noProof/>
            <w:webHidden/>
          </w:rPr>
          <w:instrText xml:space="preserve"> PAGEREF _Toc477998988 \h </w:instrText>
        </w:r>
        <w:r>
          <w:rPr>
            <w:noProof/>
            <w:webHidden/>
          </w:rPr>
        </w:r>
      </w:ins>
      <w:r>
        <w:rPr>
          <w:noProof/>
          <w:webHidden/>
        </w:rPr>
        <w:fldChar w:fldCharType="separate"/>
      </w:r>
      <w:ins w:id="591" w:author="Victor Cameo" w:date="2017-03-23T02:20:00Z">
        <w:r>
          <w:rPr>
            <w:noProof/>
            <w:webHidden/>
          </w:rPr>
          <w:t>23</w:t>
        </w:r>
        <w:r>
          <w:rPr>
            <w:noProof/>
            <w:webHidden/>
          </w:rPr>
          <w:fldChar w:fldCharType="end"/>
        </w:r>
        <w:r w:rsidRPr="005635D6">
          <w:rPr>
            <w:rStyle w:val="Hyperlink"/>
            <w:noProof/>
          </w:rPr>
          <w:fldChar w:fldCharType="end"/>
        </w:r>
      </w:ins>
    </w:p>
    <w:p w14:paraId="1DECB612" w14:textId="77777777" w:rsidR="004A1F93" w:rsidRDefault="004A1F93">
      <w:pPr>
        <w:pStyle w:val="TableofFigures"/>
        <w:tabs>
          <w:tab w:val="right" w:leader="dot" w:pos="9060"/>
        </w:tabs>
        <w:rPr>
          <w:ins w:id="592" w:author="Victor Cameo" w:date="2017-03-23T02:20:00Z"/>
          <w:rFonts w:asciiTheme="minorHAnsi" w:eastAsiaTheme="minorEastAsia" w:hAnsiTheme="minorHAnsi" w:cstheme="minorBidi"/>
          <w:noProof/>
          <w:sz w:val="24"/>
          <w:szCs w:val="24"/>
          <w:lang w:val="en-US" w:eastAsia="en-US"/>
        </w:rPr>
      </w:pPr>
      <w:ins w:id="59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"_Toc477998989"</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8 Scalability for NAMD test case STMV.8M</w:t>
        </w:r>
        <w:r>
          <w:rPr>
            <w:noProof/>
            <w:webHidden/>
          </w:rPr>
          <w:tab/>
        </w:r>
        <w:r>
          <w:rPr>
            <w:noProof/>
            <w:webHidden/>
          </w:rPr>
          <w:fldChar w:fldCharType="begin"/>
        </w:r>
        <w:r>
          <w:rPr>
            <w:noProof/>
            <w:webHidden/>
          </w:rPr>
          <w:instrText xml:space="preserve"> PAGEREF _Toc477998989 \h </w:instrText>
        </w:r>
        <w:r>
          <w:rPr>
            <w:noProof/>
            <w:webHidden/>
          </w:rPr>
        </w:r>
      </w:ins>
      <w:r>
        <w:rPr>
          <w:noProof/>
          <w:webHidden/>
        </w:rPr>
        <w:fldChar w:fldCharType="separate"/>
      </w:r>
      <w:ins w:id="594" w:author="Victor Cameo" w:date="2017-03-23T02:20:00Z">
        <w:r>
          <w:rPr>
            <w:noProof/>
            <w:webHidden/>
          </w:rPr>
          <w:t>23</w:t>
        </w:r>
        <w:r>
          <w:rPr>
            <w:noProof/>
            <w:webHidden/>
          </w:rPr>
          <w:fldChar w:fldCharType="end"/>
        </w:r>
        <w:r w:rsidRPr="005635D6">
          <w:rPr>
            <w:rStyle w:val="Hyperlink"/>
            <w:noProof/>
          </w:rPr>
          <w:fldChar w:fldCharType="end"/>
        </w:r>
      </w:ins>
    </w:p>
    <w:p w14:paraId="1D119B18" w14:textId="77777777" w:rsidR="004A1F93" w:rsidRDefault="004A1F93">
      <w:pPr>
        <w:pStyle w:val="TableofFigures"/>
        <w:tabs>
          <w:tab w:val="right" w:leader="dot" w:pos="9060"/>
        </w:tabs>
        <w:rPr>
          <w:ins w:id="595" w:author="Victor Cameo" w:date="2017-03-23T02:20:00Z"/>
          <w:rFonts w:asciiTheme="minorHAnsi" w:eastAsiaTheme="minorEastAsia" w:hAnsiTheme="minorHAnsi" w:cstheme="minorBidi"/>
          <w:noProof/>
          <w:sz w:val="24"/>
          <w:szCs w:val="24"/>
          <w:lang w:val="en-US" w:eastAsia="en-US"/>
        </w:rPr>
      </w:pPr>
      <w:ins w:id="59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"_Toc477998990"</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9 Eigensolver performance on KNL and GPU</w:t>
        </w:r>
        <w:r>
          <w:rPr>
            <w:noProof/>
            <w:webHidden/>
          </w:rPr>
          <w:tab/>
        </w:r>
        <w:r>
          <w:rPr>
            <w:noProof/>
            <w:webHidden/>
          </w:rPr>
          <w:fldChar w:fldCharType="begin"/>
        </w:r>
        <w:r>
          <w:rPr>
            <w:noProof/>
            <w:webHidden/>
          </w:rPr>
          <w:instrText xml:space="preserve"> PAGEREF _Toc477998990 \h </w:instrText>
        </w:r>
        <w:r>
          <w:rPr>
            <w:noProof/>
            <w:webHidden/>
          </w:rPr>
        </w:r>
      </w:ins>
      <w:r>
        <w:rPr>
          <w:noProof/>
          <w:webHidden/>
        </w:rPr>
        <w:fldChar w:fldCharType="separate"/>
      </w:r>
      <w:ins w:id="597" w:author="Victor Cameo" w:date="2017-03-23T02:20:00Z">
        <w:r>
          <w:rPr>
            <w:noProof/>
            <w:webHidden/>
          </w:rPr>
          <w:t>24</w:t>
        </w:r>
        <w:r>
          <w:rPr>
            <w:noProof/>
            <w:webHidden/>
          </w:rPr>
          <w:fldChar w:fldCharType="end"/>
        </w:r>
        <w:r w:rsidRPr="005635D6">
          <w:rPr>
            <w:rStyle w:val="Hyperlink"/>
            <w:noProof/>
          </w:rPr>
          <w:fldChar w:fldCharType="end"/>
        </w:r>
      </w:ins>
    </w:p>
    <w:p w14:paraId="4777B74B" w14:textId="77777777" w:rsidR="004A1F93" w:rsidRDefault="004A1F93">
      <w:pPr>
        <w:pStyle w:val="TableofFigures"/>
        <w:tabs>
          <w:tab w:val="right" w:leader="dot" w:pos="9060"/>
        </w:tabs>
        <w:rPr>
          <w:ins w:id="598" w:author="Victor Cameo" w:date="2017-03-23T02:20:00Z"/>
          <w:rFonts w:asciiTheme="minorHAnsi" w:eastAsiaTheme="minorEastAsia" w:hAnsiTheme="minorHAnsi" w:cstheme="minorBidi"/>
          <w:noProof/>
          <w:sz w:val="24"/>
          <w:szCs w:val="24"/>
          <w:lang w:val="en-US" w:eastAsia="en-US"/>
        </w:rPr>
      </w:pPr>
      <w:ins w:id="59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"_Toc477998991"</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10 Small test case results for QCD, first implementation</w:t>
        </w:r>
        <w:r>
          <w:rPr>
            <w:noProof/>
            <w:webHidden/>
          </w:rPr>
          <w:tab/>
        </w:r>
        <w:r>
          <w:rPr>
            <w:noProof/>
            <w:webHidden/>
          </w:rPr>
          <w:fldChar w:fldCharType="begin"/>
        </w:r>
        <w:r>
          <w:rPr>
            <w:noProof/>
            <w:webHidden/>
          </w:rPr>
          <w:instrText xml:space="preserve"> PAGEREF _Toc477998991 \h </w:instrText>
        </w:r>
        <w:r>
          <w:rPr>
            <w:noProof/>
            <w:webHidden/>
          </w:rPr>
        </w:r>
      </w:ins>
      <w:r>
        <w:rPr>
          <w:noProof/>
          <w:webHidden/>
        </w:rPr>
        <w:fldChar w:fldCharType="separate"/>
      </w:r>
      <w:ins w:id="600" w:author="Victor Cameo" w:date="2017-03-23T02:20:00Z">
        <w:r>
          <w:rPr>
            <w:noProof/>
            <w:webHidden/>
          </w:rPr>
          <w:t>26</w:t>
        </w:r>
        <w:r>
          <w:rPr>
            <w:noProof/>
            <w:webHidden/>
          </w:rPr>
          <w:fldChar w:fldCharType="end"/>
        </w:r>
        <w:r w:rsidRPr="005635D6">
          <w:rPr>
            <w:rStyle w:val="Hyperlink"/>
            <w:noProof/>
          </w:rPr>
          <w:fldChar w:fldCharType="end"/>
        </w:r>
      </w:ins>
    </w:p>
    <w:p w14:paraId="56BF8E56" w14:textId="77777777" w:rsidR="004A1F93" w:rsidRDefault="004A1F93">
      <w:pPr>
        <w:pStyle w:val="TableofFigures"/>
        <w:tabs>
          <w:tab w:val="right" w:leader="dot" w:pos="9060"/>
        </w:tabs>
        <w:rPr>
          <w:ins w:id="601" w:author="Victor Cameo" w:date="2017-03-23T02:20:00Z"/>
          <w:rFonts w:asciiTheme="minorHAnsi" w:eastAsiaTheme="minorEastAsia" w:hAnsiTheme="minorHAnsi" w:cstheme="minorBidi"/>
          <w:noProof/>
          <w:sz w:val="24"/>
          <w:szCs w:val="24"/>
          <w:lang w:val="en-US" w:eastAsia="en-US"/>
        </w:rPr>
      </w:pPr>
      <w:ins w:id="60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"_Toc477998992"</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11 Large test case results for QCD, first implementation</w:t>
        </w:r>
        <w:r>
          <w:rPr>
            <w:noProof/>
            <w:webHidden/>
          </w:rPr>
          <w:tab/>
        </w:r>
        <w:r>
          <w:rPr>
            <w:noProof/>
            <w:webHidden/>
          </w:rPr>
          <w:fldChar w:fldCharType="begin"/>
        </w:r>
        <w:r>
          <w:rPr>
            <w:noProof/>
            <w:webHidden/>
          </w:rPr>
          <w:instrText xml:space="preserve"> PAGEREF _Toc477998992 \h </w:instrText>
        </w:r>
        <w:r>
          <w:rPr>
            <w:noProof/>
            <w:webHidden/>
          </w:rPr>
        </w:r>
      </w:ins>
      <w:r>
        <w:rPr>
          <w:noProof/>
          <w:webHidden/>
        </w:rPr>
        <w:fldChar w:fldCharType="separate"/>
      </w:r>
      <w:ins w:id="603" w:author="Victor Cameo" w:date="2017-03-23T02:20:00Z">
        <w:r>
          <w:rPr>
            <w:noProof/>
            <w:webHidden/>
          </w:rPr>
          <w:t>26</w:t>
        </w:r>
        <w:r>
          <w:rPr>
            <w:noProof/>
            <w:webHidden/>
          </w:rPr>
          <w:fldChar w:fldCharType="end"/>
        </w:r>
        <w:r w:rsidRPr="005635D6">
          <w:rPr>
            <w:rStyle w:val="Hyperlink"/>
            <w:noProof/>
          </w:rPr>
          <w:fldChar w:fldCharType="end"/>
        </w:r>
      </w:ins>
    </w:p>
    <w:p w14:paraId="0DC46E22" w14:textId="77777777" w:rsidR="004A1F93" w:rsidRDefault="004A1F93">
      <w:pPr>
        <w:pStyle w:val="TableofFigures"/>
        <w:tabs>
          <w:tab w:val="right" w:leader="dot" w:pos="9060"/>
        </w:tabs>
        <w:rPr>
          <w:ins w:id="604" w:author="Victor Cameo" w:date="2017-03-23T02:20:00Z"/>
          <w:rFonts w:asciiTheme="minorHAnsi" w:eastAsiaTheme="minorEastAsia" w:hAnsiTheme="minorHAnsi" w:cstheme="minorBidi"/>
          <w:noProof/>
          <w:sz w:val="24"/>
          <w:szCs w:val="24"/>
          <w:lang w:val="en-US" w:eastAsia="en-US"/>
        </w:rPr>
      </w:pPr>
      <w:ins w:id="60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12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_Toc477998993 \h </w:instrText>
        </w:r>
        <w:r>
          <w:rPr>
            <w:noProof/>
            <w:webHidden/>
          </w:rPr>
        </w:r>
      </w:ins>
      <w:r>
        <w:rPr>
          <w:noProof/>
          <w:webHidden/>
        </w:rPr>
        <w:fldChar w:fldCharType="separate"/>
      </w:r>
      <w:ins w:id="606" w:author="Victor Cameo" w:date="2017-03-23T02:20:00Z">
        <w:r>
          <w:rPr>
            <w:noProof/>
            <w:webHidden/>
          </w:rPr>
          <w:t>27</w:t>
        </w:r>
        <w:r>
          <w:rPr>
            <w:noProof/>
            <w:webHidden/>
          </w:rPr>
          <w:fldChar w:fldCharType="end"/>
        </w:r>
        <w:r w:rsidRPr="005635D6">
          <w:rPr>
            <w:rStyle w:val="Hyperlink"/>
            <w:noProof/>
          </w:rPr>
          <w:fldChar w:fldCharType="end"/>
        </w:r>
      </w:ins>
    </w:p>
    <w:p w14:paraId="43C1CF9D" w14:textId="77777777" w:rsidR="004A1F93" w:rsidRDefault="004A1F93">
      <w:pPr>
        <w:pStyle w:val="TableofFigures"/>
        <w:tabs>
          <w:tab w:val="right" w:leader="dot" w:pos="9060"/>
        </w:tabs>
        <w:rPr>
          <w:ins w:id="607" w:author="Victor Cameo" w:date="2017-03-23T02:20:00Z"/>
          <w:rFonts w:asciiTheme="minorHAnsi" w:eastAsiaTheme="minorEastAsia" w:hAnsiTheme="minorHAnsi" w:cstheme="minorBidi"/>
          <w:noProof/>
          <w:sz w:val="24"/>
          <w:szCs w:val="24"/>
          <w:lang w:val="en-US" w:eastAsia="en-US"/>
        </w:rPr>
      </w:pPr>
      <w:ins w:id="60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"_Toc477998994"</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13 Result of second implementation of QCD on K40m GPU</w:t>
        </w:r>
        <w:r>
          <w:rPr>
            <w:noProof/>
            <w:webHidden/>
          </w:rPr>
          <w:tab/>
        </w:r>
        <w:r>
          <w:rPr>
            <w:noProof/>
            <w:webHidden/>
          </w:rPr>
          <w:fldChar w:fldCharType="begin"/>
        </w:r>
        <w:r>
          <w:rPr>
            <w:noProof/>
            <w:webHidden/>
          </w:rPr>
          <w:instrText xml:space="preserve"> PAGEREF _Toc477998994 \h </w:instrText>
        </w:r>
        <w:r>
          <w:rPr>
            <w:noProof/>
            <w:webHidden/>
          </w:rPr>
        </w:r>
      </w:ins>
      <w:r>
        <w:rPr>
          <w:noProof/>
          <w:webHidden/>
        </w:rPr>
        <w:fldChar w:fldCharType="separate"/>
      </w:r>
      <w:ins w:id="609" w:author="Victor Cameo" w:date="2017-03-23T02:20:00Z">
        <w:r>
          <w:rPr>
            <w:noProof/>
            <w:webHidden/>
          </w:rPr>
          <w:t>28</w:t>
        </w:r>
        <w:r>
          <w:rPr>
            <w:noProof/>
            <w:webHidden/>
          </w:rPr>
          <w:fldChar w:fldCharType="end"/>
        </w:r>
        <w:r w:rsidRPr="005635D6">
          <w:rPr>
            <w:rStyle w:val="Hyperlink"/>
            <w:noProof/>
          </w:rPr>
          <w:fldChar w:fldCharType="end"/>
        </w:r>
      </w:ins>
    </w:p>
    <w:p w14:paraId="7D469BE3" w14:textId="77777777" w:rsidR="004A1F93" w:rsidRDefault="004A1F93">
      <w:pPr>
        <w:pStyle w:val="TableofFigures"/>
        <w:tabs>
          <w:tab w:val="right" w:leader="dot" w:pos="9060"/>
        </w:tabs>
        <w:rPr>
          <w:ins w:id="610" w:author="Victor Cameo" w:date="2017-03-23T02:20:00Z"/>
          <w:rFonts w:asciiTheme="minorHAnsi" w:eastAsiaTheme="minorEastAsia" w:hAnsiTheme="minorHAnsi" w:cstheme="minorBidi"/>
          <w:noProof/>
          <w:sz w:val="24"/>
          <w:szCs w:val="24"/>
          <w:lang w:val="en-US" w:eastAsia="en-US"/>
        </w:rPr>
      </w:pPr>
      <w:ins w:id="61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"_Toc477998995"</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14 Result of second implementation of QCD on P100 GPU</w:t>
        </w:r>
        <w:r>
          <w:rPr>
            <w:noProof/>
            <w:webHidden/>
          </w:rPr>
          <w:tab/>
        </w:r>
        <w:r>
          <w:rPr>
            <w:noProof/>
            <w:webHidden/>
          </w:rPr>
          <w:fldChar w:fldCharType="begin"/>
        </w:r>
        <w:r>
          <w:rPr>
            <w:noProof/>
            <w:webHidden/>
          </w:rPr>
          <w:instrText xml:space="preserve"> PAGEREF _Toc477998995 \h </w:instrText>
        </w:r>
        <w:r>
          <w:rPr>
            <w:noProof/>
            <w:webHidden/>
          </w:rPr>
        </w:r>
      </w:ins>
      <w:r>
        <w:rPr>
          <w:noProof/>
          <w:webHidden/>
        </w:rPr>
        <w:fldChar w:fldCharType="separate"/>
      </w:r>
      <w:ins w:id="612" w:author="Victor Cameo" w:date="2017-03-23T02:20:00Z">
        <w:r>
          <w:rPr>
            <w:noProof/>
            <w:webHidden/>
          </w:rPr>
          <w:t>29</w:t>
        </w:r>
        <w:r>
          <w:rPr>
            <w:noProof/>
            <w:webHidden/>
          </w:rPr>
          <w:fldChar w:fldCharType="end"/>
        </w:r>
        <w:r w:rsidRPr="005635D6">
          <w:rPr>
            <w:rStyle w:val="Hyperlink"/>
            <w:noProof/>
          </w:rPr>
          <w:fldChar w:fldCharType="end"/>
        </w:r>
      </w:ins>
    </w:p>
    <w:p w14:paraId="18D75C36" w14:textId="77777777" w:rsidR="004A1F93" w:rsidRDefault="004A1F93">
      <w:pPr>
        <w:pStyle w:val="TableofFigures"/>
        <w:tabs>
          <w:tab w:val="right" w:leader="dot" w:pos="9060"/>
        </w:tabs>
        <w:rPr>
          <w:ins w:id="613" w:author="Victor Cameo" w:date="2017-03-23T02:20:00Z"/>
          <w:rFonts w:asciiTheme="minorHAnsi" w:eastAsiaTheme="minorEastAsia" w:hAnsiTheme="minorHAnsi" w:cstheme="minorBidi"/>
          <w:noProof/>
          <w:sz w:val="24"/>
          <w:szCs w:val="24"/>
          <w:lang w:val="en-US" w:eastAsia="en-US"/>
        </w:rPr>
      </w:pPr>
      <w:ins w:id="61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"_Toc477998996"</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15 Result of second implementation of QCD on P100 GPU on larger test case</w:t>
        </w:r>
        <w:r>
          <w:rPr>
            <w:noProof/>
            <w:webHidden/>
          </w:rPr>
          <w:tab/>
        </w:r>
        <w:r>
          <w:rPr>
            <w:noProof/>
            <w:webHidden/>
          </w:rPr>
          <w:fldChar w:fldCharType="begin"/>
        </w:r>
        <w:r>
          <w:rPr>
            <w:noProof/>
            <w:webHidden/>
          </w:rPr>
          <w:instrText xml:space="preserve"> PAGEREF _Toc477998996 \h </w:instrText>
        </w:r>
        <w:r>
          <w:rPr>
            <w:noProof/>
            <w:webHidden/>
          </w:rPr>
        </w:r>
      </w:ins>
      <w:r>
        <w:rPr>
          <w:noProof/>
          <w:webHidden/>
        </w:rPr>
        <w:fldChar w:fldCharType="separate"/>
      </w:r>
      <w:ins w:id="615" w:author="Victor Cameo" w:date="2017-03-23T02:20:00Z">
        <w:r>
          <w:rPr>
            <w:noProof/>
            <w:webHidden/>
          </w:rPr>
          <w:t>30</w:t>
        </w:r>
        <w:r>
          <w:rPr>
            <w:noProof/>
            <w:webHidden/>
          </w:rPr>
          <w:fldChar w:fldCharType="end"/>
        </w:r>
        <w:r w:rsidRPr="005635D6">
          <w:rPr>
            <w:rStyle w:val="Hyperlink"/>
            <w:noProof/>
          </w:rPr>
          <w:fldChar w:fldCharType="end"/>
        </w:r>
      </w:ins>
    </w:p>
    <w:p w14:paraId="18F94A21" w14:textId="77777777" w:rsidR="004A1F93" w:rsidRDefault="004A1F93">
      <w:pPr>
        <w:pStyle w:val="TableofFigures"/>
        <w:tabs>
          <w:tab w:val="right" w:leader="dot" w:pos="9060"/>
        </w:tabs>
        <w:rPr>
          <w:ins w:id="616" w:author="Victor Cameo" w:date="2017-03-23T02:20:00Z"/>
          <w:rFonts w:asciiTheme="minorHAnsi" w:eastAsiaTheme="minorEastAsia" w:hAnsiTheme="minorHAnsi" w:cstheme="minorBidi"/>
          <w:noProof/>
          <w:sz w:val="24"/>
          <w:szCs w:val="24"/>
          <w:lang w:val="en-US" w:eastAsia="en-US"/>
        </w:rPr>
      </w:pPr>
      <w:ins w:id="61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"_Toc477998997"</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16 Result of second implementation of QCD on KNC</w:t>
        </w:r>
        <w:r>
          <w:rPr>
            <w:noProof/>
            <w:webHidden/>
          </w:rPr>
          <w:tab/>
        </w:r>
        <w:r>
          <w:rPr>
            <w:noProof/>
            <w:webHidden/>
          </w:rPr>
          <w:fldChar w:fldCharType="begin"/>
        </w:r>
        <w:r>
          <w:rPr>
            <w:noProof/>
            <w:webHidden/>
          </w:rPr>
          <w:instrText xml:space="preserve"> PAGEREF _Toc477998997 \h </w:instrText>
        </w:r>
        <w:r>
          <w:rPr>
            <w:noProof/>
            <w:webHidden/>
          </w:rPr>
        </w:r>
      </w:ins>
      <w:r>
        <w:rPr>
          <w:noProof/>
          <w:webHidden/>
        </w:rPr>
        <w:fldChar w:fldCharType="separate"/>
      </w:r>
      <w:ins w:id="618" w:author="Victor Cameo" w:date="2017-03-23T02:20:00Z">
        <w:r>
          <w:rPr>
            <w:noProof/>
            <w:webHidden/>
          </w:rPr>
          <w:t>31</w:t>
        </w:r>
        <w:r>
          <w:rPr>
            <w:noProof/>
            <w:webHidden/>
          </w:rPr>
          <w:fldChar w:fldCharType="end"/>
        </w:r>
        <w:r w:rsidRPr="005635D6">
          <w:rPr>
            <w:rStyle w:val="Hyperlink"/>
            <w:noProof/>
          </w:rPr>
          <w:fldChar w:fldCharType="end"/>
        </w:r>
      </w:ins>
    </w:p>
    <w:p w14:paraId="2E9D848B" w14:textId="77777777" w:rsidR="004A1F93" w:rsidRDefault="004A1F93">
      <w:pPr>
        <w:pStyle w:val="TableofFigures"/>
        <w:tabs>
          <w:tab w:val="right" w:leader="dot" w:pos="9060"/>
        </w:tabs>
        <w:rPr>
          <w:ins w:id="619" w:author="Victor Cameo" w:date="2017-03-23T02:20:00Z"/>
          <w:rFonts w:asciiTheme="minorHAnsi" w:eastAsiaTheme="minorEastAsia" w:hAnsiTheme="minorHAnsi" w:cstheme="minorBidi"/>
          <w:noProof/>
          <w:sz w:val="24"/>
          <w:szCs w:val="24"/>
          <w:lang w:val="en-US" w:eastAsia="en-US"/>
        </w:rPr>
      </w:pPr>
      <w:ins w:id="62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"_Toc477998998"</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17 Result of second implementation of QCD on KNL</w:t>
        </w:r>
        <w:r>
          <w:rPr>
            <w:noProof/>
            <w:webHidden/>
          </w:rPr>
          <w:tab/>
        </w:r>
        <w:r>
          <w:rPr>
            <w:noProof/>
            <w:webHidden/>
          </w:rPr>
          <w:fldChar w:fldCharType="begin"/>
        </w:r>
        <w:r>
          <w:rPr>
            <w:noProof/>
            <w:webHidden/>
          </w:rPr>
          <w:instrText xml:space="preserve"> PAGEREF _Toc477998998 \h </w:instrText>
        </w:r>
        <w:r>
          <w:rPr>
            <w:noProof/>
            <w:webHidden/>
          </w:rPr>
        </w:r>
      </w:ins>
      <w:r>
        <w:rPr>
          <w:noProof/>
          <w:webHidden/>
        </w:rPr>
        <w:fldChar w:fldCharType="separate"/>
      </w:r>
      <w:ins w:id="621" w:author="Victor Cameo" w:date="2017-03-23T02:20:00Z">
        <w:r>
          <w:rPr>
            <w:noProof/>
            <w:webHidden/>
          </w:rPr>
          <w:t>32</w:t>
        </w:r>
        <w:r>
          <w:rPr>
            <w:noProof/>
            <w:webHidden/>
          </w:rPr>
          <w:fldChar w:fldCharType="end"/>
        </w:r>
        <w:r w:rsidRPr="005635D6">
          <w:rPr>
            <w:rStyle w:val="Hyperlink"/>
            <w:noProof/>
          </w:rPr>
          <w:fldChar w:fldCharType="end"/>
        </w:r>
      </w:ins>
    </w:p>
    <w:p w14:paraId="6BF296F2" w14:textId="77777777" w:rsidR="004A1F93" w:rsidRDefault="004A1F93">
      <w:pPr>
        <w:pStyle w:val="TableofFigures"/>
        <w:tabs>
          <w:tab w:val="right" w:leader="dot" w:pos="9060"/>
        </w:tabs>
        <w:rPr>
          <w:ins w:id="622" w:author="Victor Cameo" w:date="2017-03-23T02:20:00Z"/>
          <w:rFonts w:asciiTheme="minorHAnsi" w:eastAsiaTheme="minorEastAsia" w:hAnsiTheme="minorHAnsi" w:cstheme="minorBidi"/>
          <w:noProof/>
          <w:sz w:val="24"/>
          <w:szCs w:val="24"/>
          <w:lang w:val="en-US" w:eastAsia="en-US"/>
        </w:rPr>
      </w:pPr>
      <w:ins w:id="62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"_Toc477998999"</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18 Result of second implementation of QCD on KNL on a larger test case</w:t>
        </w:r>
        <w:r>
          <w:rPr>
            <w:noProof/>
            <w:webHidden/>
          </w:rPr>
          <w:tab/>
        </w:r>
        <w:r>
          <w:rPr>
            <w:noProof/>
            <w:webHidden/>
          </w:rPr>
          <w:fldChar w:fldCharType="begin"/>
        </w:r>
        <w:r>
          <w:rPr>
            <w:noProof/>
            <w:webHidden/>
          </w:rPr>
          <w:instrText xml:space="preserve"> PAGEREF _Toc477998999 \h </w:instrText>
        </w:r>
        <w:r>
          <w:rPr>
            <w:noProof/>
            <w:webHidden/>
          </w:rPr>
        </w:r>
      </w:ins>
      <w:r>
        <w:rPr>
          <w:noProof/>
          <w:webHidden/>
        </w:rPr>
        <w:fldChar w:fldCharType="separate"/>
      </w:r>
      <w:ins w:id="624" w:author="Victor Cameo" w:date="2017-03-23T02:20:00Z">
        <w:r>
          <w:rPr>
            <w:noProof/>
            <w:webHidden/>
          </w:rPr>
          <w:t>33</w:t>
        </w:r>
        <w:r>
          <w:rPr>
            <w:noProof/>
            <w:webHidden/>
          </w:rPr>
          <w:fldChar w:fldCharType="end"/>
        </w:r>
        <w:r w:rsidRPr="005635D6">
          <w:rPr>
            <w:rStyle w:val="Hyperlink"/>
            <w:noProof/>
          </w:rPr>
          <w:fldChar w:fldCharType="end"/>
        </w:r>
      </w:ins>
    </w:p>
    <w:p w14:paraId="5495A292" w14:textId="77777777" w:rsidR="004A1F93" w:rsidRDefault="004A1F93">
      <w:pPr>
        <w:pStyle w:val="TableofFigures"/>
        <w:tabs>
          <w:tab w:val="right" w:leader="dot" w:pos="9060"/>
        </w:tabs>
        <w:rPr>
          <w:ins w:id="625" w:author="Victor Cameo" w:date="2017-03-23T02:20:00Z"/>
          <w:rFonts w:asciiTheme="minorHAnsi" w:eastAsiaTheme="minorEastAsia" w:hAnsiTheme="minorHAnsi" w:cstheme="minorBidi"/>
          <w:noProof/>
          <w:sz w:val="24"/>
          <w:szCs w:val="24"/>
          <w:lang w:val="en-US" w:eastAsia="en-US"/>
        </w:rPr>
      </w:pPr>
      <w:ins w:id="62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"_Toc477999000"</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19 Scalability of Quantum Espresso on GPU for test case 1</w:t>
        </w:r>
        <w:r>
          <w:rPr>
            <w:noProof/>
            <w:webHidden/>
          </w:rPr>
          <w:tab/>
        </w:r>
        <w:r>
          <w:rPr>
            <w:noProof/>
            <w:webHidden/>
          </w:rPr>
          <w:fldChar w:fldCharType="begin"/>
        </w:r>
        <w:r>
          <w:rPr>
            <w:noProof/>
            <w:webHidden/>
          </w:rPr>
          <w:instrText xml:space="preserve"> PAGEREF _Toc477999000 \h </w:instrText>
        </w:r>
        <w:r>
          <w:rPr>
            <w:noProof/>
            <w:webHidden/>
          </w:rPr>
        </w:r>
      </w:ins>
      <w:r>
        <w:rPr>
          <w:noProof/>
          <w:webHidden/>
        </w:rPr>
        <w:fldChar w:fldCharType="separate"/>
      </w:r>
      <w:ins w:id="627" w:author="Victor Cameo" w:date="2017-03-23T02:20:00Z">
        <w:r>
          <w:rPr>
            <w:noProof/>
            <w:webHidden/>
          </w:rPr>
          <w:t>34</w:t>
        </w:r>
        <w:r>
          <w:rPr>
            <w:noProof/>
            <w:webHidden/>
          </w:rPr>
          <w:fldChar w:fldCharType="end"/>
        </w:r>
        <w:r w:rsidRPr="005635D6">
          <w:rPr>
            <w:rStyle w:val="Hyperlink"/>
            <w:noProof/>
          </w:rPr>
          <w:fldChar w:fldCharType="end"/>
        </w:r>
      </w:ins>
    </w:p>
    <w:p w14:paraId="0B8AA12B" w14:textId="77777777" w:rsidR="004A1F93" w:rsidRDefault="004A1F93">
      <w:pPr>
        <w:pStyle w:val="TableofFigures"/>
        <w:tabs>
          <w:tab w:val="right" w:leader="dot" w:pos="9060"/>
        </w:tabs>
        <w:rPr>
          <w:ins w:id="628" w:author="Victor Cameo" w:date="2017-03-23T02:20:00Z"/>
          <w:rFonts w:asciiTheme="minorHAnsi" w:eastAsiaTheme="minorEastAsia" w:hAnsiTheme="minorHAnsi" w:cstheme="minorBidi"/>
          <w:noProof/>
          <w:sz w:val="24"/>
          <w:szCs w:val="24"/>
          <w:lang w:val="en-US" w:eastAsia="en-US"/>
        </w:rPr>
      </w:pPr>
      <w:ins w:id="62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"_Toc477999001"</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20 Scalability of Quantum Espresso on GPU for test case 2</w:t>
        </w:r>
        <w:r>
          <w:rPr>
            <w:noProof/>
            <w:webHidden/>
          </w:rPr>
          <w:tab/>
        </w:r>
        <w:r>
          <w:rPr>
            <w:noProof/>
            <w:webHidden/>
          </w:rPr>
          <w:fldChar w:fldCharType="begin"/>
        </w:r>
        <w:r>
          <w:rPr>
            <w:noProof/>
            <w:webHidden/>
          </w:rPr>
          <w:instrText xml:space="preserve"> PAGEREF _Toc477999001 \h </w:instrText>
        </w:r>
        <w:r>
          <w:rPr>
            <w:noProof/>
            <w:webHidden/>
          </w:rPr>
        </w:r>
      </w:ins>
      <w:r>
        <w:rPr>
          <w:noProof/>
          <w:webHidden/>
        </w:rPr>
        <w:fldChar w:fldCharType="separate"/>
      </w:r>
      <w:ins w:id="630" w:author="Victor Cameo" w:date="2017-03-23T02:20:00Z">
        <w:r>
          <w:rPr>
            <w:noProof/>
            <w:webHidden/>
          </w:rPr>
          <w:t>34</w:t>
        </w:r>
        <w:r>
          <w:rPr>
            <w:noProof/>
            <w:webHidden/>
          </w:rPr>
          <w:fldChar w:fldCharType="end"/>
        </w:r>
        <w:r w:rsidRPr="005635D6">
          <w:rPr>
            <w:rStyle w:val="Hyperlink"/>
            <w:noProof/>
          </w:rPr>
          <w:fldChar w:fldCharType="end"/>
        </w:r>
      </w:ins>
    </w:p>
    <w:p w14:paraId="6055B833" w14:textId="77777777" w:rsidR="004A1F93" w:rsidRDefault="004A1F93">
      <w:pPr>
        <w:pStyle w:val="TableofFigures"/>
        <w:tabs>
          <w:tab w:val="right" w:leader="dot" w:pos="9060"/>
        </w:tabs>
        <w:rPr>
          <w:ins w:id="631" w:author="Victor Cameo" w:date="2017-03-23T02:20:00Z"/>
          <w:rFonts w:asciiTheme="minorHAnsi" w:eastAsiaTheme="minorEastAsia" w:hAnsiTheme="minorHAnsi" w:cstheme="minorBidi"/>
          <w:noProof/>
          <w:sz w:val="24"/>
          <w:szCs w:val="24"/>
          <w:lang w:val="en-US" w:eastAsia="en-US"/>
        </w:rPr>
      </w:pPr>
      <w:ins w:id="63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"_Toc477999002"</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21 Scalability of Quantum Espresso on KNL for test case 1</w:t>
        </w:r>
        <w:r>
          <w:rPr>
            <w:noProof/>
            <w:webHidden/>
          </w:rPr>
          <w:tab/>
        </w:r>
        <w:r>
          <w:rPr>
            <w:noProof/>
            <w:webHidden/>
          </w:rPr>
          <w:fldChar w:fldCharType="begin"/>
        </w:r>
        <w:r>
          <w:rPr>
            <w:noProof/>
            <w:webHidden/>
          </w:rPr>
          <w:instrText xml:space="preserve"> PAGEREF _Toc477999002 \h </w:instrText>
        </w:r>
        <w:r>
          <w:rPr>
            <w:noProof/>
            <w:webHidden/>
          </w:rPr>
        </w:r>
      </w:ins>
      <w:r>
        <w:rPr>
          <w:noProof/>
          <w:webHidden/>
        </w:rPr>
        <w:fldChar w:fldCharType="separate"/>
      </w:r>
      <w:ins w:id="633" w:author="Victor Cameo" w:date="2017-03-23T02:20:00Z">
        <w:r>
          <w:rPr>
            <w:noProof/>
            <w:webHidden/>
          </w:rPr>
          <w:t>35</w:t>
        </w:r>
        <w:r>
          <w:rPr>
            <w:noProof/>
            <w:webHidden/>
          </w:rPr>
          <w:fldChar w:fldCharType="end"/>
        </w:r>
        <w:r w:rsidRPr="005635D6">
          <w:rPr>
            <w:rStyle w:val="Hyperlink"/>
            <w:noProof/>
          </w:rPr>
          <w:fldChar w:fldCharType="end"/>
        </w:r>
      </w:ins>
    </w:p>
    <w:p w14:paraId="5388649A" w14:textId="77777777" w:rsidR="004A1F93" w:rsidRDefault="004A1F93">
      <w:pPr>
        <w:pStyle w:val="TableofFigures"/>
        <w:tabs>
          <w:tab w:val="right" w:leader="dot" w:pos="9060"/>
        </w:tabs>
        <w:rPr>
          <w:ins w:id="634" w:author="Victor Cameo" w:date="2017-03-23T02:20:00Z"/>
          <w:rFonts w:asciiTheme="minorHAnsi" w:eastAsiaTheme="minorEastAsia" w:hAnsiTheme="minorHAnsi" w:cstheme="minorBidi"/>
          <w:noProof/>
          <w:sz w:val="24"/>
          <w:szCs w:val="24"/>
          <w:lang w:val="en-US" w:eastAsia="en-US"/>
        </w:rPr>
      </w:pPr>
      <w:ins w:id="63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22 Quantum Espresso - KNL vs BDW vs BGQ (at scale)</w:t>
        </w:r>
        <w:r>
          <w:rPr>
            <w:noProof/>
            <w:webHidden/>
          </w:rPr>
          <w:tab/>
        </w:r>
        <w:r>
          <w:rPr>
            <w:noProof/>
            <w:webHidden/>
          </w:rPr>
          <w:fldChar w:fldCharType="begin"/>
        </w:r>
        <w:r>
          <w:rPr>
            <w:noProof/>
            <w:webHidden/>
          </w:rPr>
          <w:instrText xml:space="preserve"> PAGEREF _Toc477999003 \h </w:instrText>
        </w:r>
        <w:r>
          <w:rPr>
            <w:noProof/>
            <w:webHidden/>
          </w:rPr>
        </w:r>
      </w:ins>
      <w:r>
        <w:rPr>
          <w:noProof/>
          <w:webHidden/>
        </w:rPr>
        <w:fldChar w:fldCharType="separate"/>
      </w:r>
      <w:ins w:id="636" w:author="Victor Cameo" w:date="2017-03-23T02:20:00Z">
        <w:r>
          <w:rPr>
            <w:noProof/>
            <w:webHidden/>
          </w:rPr>
          <w:t>36</w:t>
        </w:r>
        <w:r>
          <w:rPr>
            <w:noProof/>
            <w:webHidden/>
          </w:rPr>
          <w:fldChar w:fldCharType="end"/>
        </w:r>
        <w:r w:rsidRPr="005635D6">
          <w:rPr>
            <w:rStyle w:val="Hyperlink"/>
            <w:noProof/>
          </w:rPr>
          <w:fldChar w:fldCharType="end"/>
        </w:r>
      </w:ins>
    </w:p>
    <w:p w14:paraId="63F439A1" w14:textId="77777777" w:rsidR="00C56AE4" w:rsidDel="004A1F93" w:rsidRDefault="00C56AE4">
      <w:pPr>
        <w:pStyle w:val="TableofFigures"/>
        <w:tabs>
          <w:tab w:val="right" w:leader="dot" w:pos="9060"/>
        </w:tabs>
        <w:rPr>
          <w:del w:id="637" w:author="Victor Cameo" w:date="2017-03-23T02:20:00Z"/>
          <w:rFonts w:asciiTheme="minorHAnsi" w:eastAsiaTheme="minorEastAsia" w:hAnsiTheme="minorHAnsi" w:cstheme="minorBidi"/>
          <w:noProof/>
          <w:sz w:val="24"/>
          <w:szCs w:val="24"/>
          <w:lang w:val="en-US" w:eastAsia="en-US"/>
        </w:rPr>
      </w:pPr>
      <w:del w:id="638" w:author="Victor Cameo" w:date="2017-03-23T02:20:00Z">
        <w:r w:rsidRPr="004A1F93" w:rsidDel="004A1F93">
          <w:rPr>
            <w:noProof/>
            <w:rPrChange w:id="639" w:author="Victor Cameo" w:date="2017-03-23T02:20:00Z">
              <w:rPr>
                <w:rStyle w:val="Hyperlink"/>
                <w:noProof/>
              </w:rPr>
            </w:rPrChange>
          </w:rPr>
          <w:delText>Figure 2 Code_Saturne's performance on KNLs. AMG is used as a solver in V4.2.2.</w:delText>
        </w:r>
        <w:r w:rsidDel="004A1F93">
          <w:rPr>
            <w:noProof/>
            <w:webHidden/>
          </w:rPr>
          <w:tab/>
          <w:delText>16</w:delText>
        </w:r>
      </w:del>
    </w:p>
    <w:p w14:paraId="2B53B540" w14:textId="77777777" w:rsidR="00C56AE4" w:rsidDel="004A1F93" w:rsidRDefault="00C56AE4">
      <w:pPr>
        <w:pStyle w:val="TableofFigures"/>
        <w:tabs>
          <w:tab w:val="right" w:leader="dot" w:pos="9060"/>
        </w:tabs>
        <w:rPr>
          <w:del w:id="640" w:author="Victor Cameo" w:date="2017-03-23T02:20:00Z"/>
          <w:rFonts w:asciiTheme="minorHAnsi" w:eastAsiaTheme="minorEastAsia" w:hAnsiTheme="minorHAnsi" w:cstheme="minorBidi"/>
          <w:noProof/>
          <w:sz w:val="24"/>
          <w:szCs w:val="24"/>
          <w:lang w:val="en-US" w:eastAsia="en-US"/>
        </w:rPr>
      </w:pPr>
      <w:del w:id="641" w:author="Victor Cameo" w:date="2017-03-23T02:20:00Z">
        <w:r w:rsidRPr="004A1F93" w:rsidDel="004A1F93">
          <w:rPr>
            <w:noProof/>
            <w:rPrChange w:id="642" w:author="Victor Cameo" w:date="2017-03-23T02:20:00Z">
              <w:rPr>
                <w:rStyle w:val="Hyperlink"/>
                <w:noProof/>
              </w:rPr>
            </w:rPrChange>
          </w:rPr>
          <w:delText>Figure 3 Test case 1 of CP2K on the ARCHER cluster</w:delText>
        </w:r>
        <w:r w:rsidDel="004A1F93">
          <w:rPr>
            <w:noProof/>
            <w:webHidden/>
          </w:rPr>
          <w:tab/>
          <w:delText>17</w:delText>
        </w:r>
      </w:del>
    </w:p>
    <w:p w14:paraId="455D10F9" w14:textId="77777777" w:rsidR="00C56AE4" w:rsidDel="004A1F93" w:rsidRDefault="00C56AE4">
      <w:pPr>
        <w:pStyle w:val="TableofFigures"/>
        <w:tabs>
          <w:tab w:val="right" w:leader="dot" w:pos="9060"/>
        </w:tabs>
        <w:rPr>
          <w:del w:id="643" w:author="Victor Cameo" w:date="2017-03-23T02:20:00Z"/>
          <w:rFonts w:asciiTheme="minorHAnsi" w:eastAsiaTheme="minorEastAsia" w:hAnsiTheme="minorHAnsi" w:cstheme="minorBidi"/>
          <w:noProof/>
          <w:sz w:val="24"/>
          <w:szCs w:val="24"/>
          <w:lang w:val="en-US" w:eastAsia="en-US"/>
        </w:rPr>
      </w:pPr>
      <w:del w:id="644" w:author="Victor Cameo" w:date="2017-03-23T02:20:00Z">
        <w:r w:rsidRPr="004A1F93" w:rsidDel="004A1F93">
          <w:rPr>
            <w:noProof/>
            <w:rPrChange w:id="645" w:author="Victor Cameo" w:date="2017-03-23T02:20:00Z">
              <w:rPr>
                <w:rStyle w:val="Hyperlink"/>
                <w:noProof/>
              </w:rPr>
            </w:rPrChange>
          </w:rPr>
          <w:delText>Figure 4 Parallel scaling of GPAW</w:delText>
        </w:r>
        <w:r w:rsidDel="004A1F93">
          <w:rPr>
            <w:noProof/>
            <w:webHidden/>
          </w:rPr>
          <w:tab/>
          <w:delText>18</w:delText>
        </w:r>
      </w:del>
    </w:p>
    <w:p w14:paraId="1E60E731" w14:textId="77777777" w:rsidR="00C56AE4" w:rsidDel="004A1F93" w:rsidRDefault="00C56AE4">
      <w:pPr>
        <w:pStyle w:val="TableofFigures"/>
        <w:tabs>
          <w:tab w:val="right" w:leader="dot" w:pos="9060"/>
        </w:tabs>
        <w:rPr>
          <w:del w:id="646" w:author="Victor Cameo" w:date="2017-03-23T02:20:00Z"/>
          <w:rFonts w:asciiTheme="minorHAnsi" w:eastAsiaTheme="minorEastAsia" w:hAnsiTheme="minorHAnsi" w:cstheme="minorBidi"/>
          <w:noProof/>
          <w:sz w:val="24"/>
          <w:szCs w:val="24"/>
          <w:lang w:val="en-US" w:eastAsia="en-US"/>
        </w:rPr>
      </w:pPr>
      <w:del w:id="647" w:author="Victor Cameo" w:date="2017-03-23T02:20:00Z">
        <w:r w:rsidRPr="004A1F93" w:rsidDel="004A1F93">
          <w:rPr>
            <w:noProof/>
            <w:rPrChange w:id="648" w:author="Victor Cameo" w:date="2017-03-23T02:20:00Z">
              <w:rPr>
                <w:rStyle w:val="Hyperlink"/>
                <w:noProof/>
              </w:rPr>
            </w:rPrChange>
          </w:rPr>
          <w:delText>Figure 5 Scalability for GROMACS test case GluCL Ion Channel</w:delText>
        </w:r>
        <w:r w:rsidDel="004A1F93">
          <w:rPr>
            <w:noProof/>
            <w:webHidden/>
          </w:rPr>
          <w:tab/>
          <w:delText>19</w:delText>
        </w:r>
      </w:del>
    </w:p>
    <w:p w14:paraId="06920843" w14:textId="77777777" w:rsidR="00C56AE4" w:rsidDel="004A1F93" w:rsidRDefault="00C56AE4">
      <w:pPr>
        <w:pStyle w:val="TableofFigures"/>
        <w:tabs>
          <w:tab w:val="right" w:leader="dot" w:pos="9060"/>
        </w:tabs>
        <w:rPr>
          <w:del w:id="649" w:author="Victor Cameo" w:date="2017-03-23T02:20:00Z"/>
          <w:rFonts w:asciiTheme="minorHAnsi" w:eastAsiaTheme="minorEastAsia" w:hAnsiTheme="minorHAnsi" w:cstheme="minorBidi"/>
          <w:noProof/>
          <w:sz w:val="24"/>
          <w:szCs w:val="24"/>
          <w:lang w:val="en-US" w:eastAsia="en-US"/>
        </w:rPr>
      </w:pPr>
      <w:del w:id="650" w:author="Victor Cameo" w:date="2017-03-23T02:20:00Z">
        <w:r w:rsidRPr="004A1F93" w:rsidDel="004A1F93">
          <w:rPr>
            <w:noProof/>
            <w:rPrChange w:id="651" w:author="Victor Cameo" w:date="2017-03-23T02:20:00Z">
              <w:rPr>
                <w:rStyle w:val="Hyperlink"/>
                <w:noProof/>
              </w:rPr>
            </w:rPrChange>
          </w:rPr>
          <w:delText>Figure 7 Scalability for NAMD test case STMV.1M</w:delText>
        </w:r>
        <w:r w:rsidDel="004A1F93">
          <w:rPr>
            <w:noProof/>
            <w:webHidden/>
          </w:rPr>
          <w:tab/>
          <w:delText>21</w:delText>
        </w:r>
      </w:del>
    </w:p>
    <w:p w14:paraId="2B53B46E" w14:textId="77777777" w:rsidR="00C56AE4" w:rsidDel="004A1F93" w:rsidRDefault="00C56AE4">
      <w:pPr>
        <w:pStyle w:val="TableofFigures"/>
        <w:tabs>
          <w:tab w:val="right" w:leader="dot" w:pos="9060"/>
        </w:tabs>
        <w:rPr>
          <w:del w:id="652" w:author="Victor Cameo" w:date="2017-03-23T02:20:00Z"/>
          <w:rFonts w:asciiTheme="minorHAnsi" w:eastAsiaTheme="minorEastAsia" w:hAnsiTheme="minorHAnsi" w:cstheme="minorBidi"/>
          <w:noProof/>
          <w:sz w:val="24"/>
          <w:szCs w:val="24"/>
          <w:lang w:val="en-US" w:eastAsia="en-US"/>
        </w:rPr>
      </w:pPr>
      <w:del w:id="653" w:author="Victor Cameo" w:date="2017-03-23T02:20:00Z">
        <w:r w:rsidRPr="004A1F93" w:rsidDel="004A1F93">
          <w:rPr>
            <w:noProof/>
            <w:rPrChange w:id="654" w:author="Victor Cameo" w:date="2017-03-23T02:20:00Z">
              <w:rPr>
                <w:rStyle w:val="Hyperlink"/>
                <w:noProof/>
              </w:rPr>
            </w:rPrChange>
          </w:rPr>
          <w:delText>Figure 8 Scalability for NAMD test case STMV.8M</w:delText>
        </w:r>
        <w:r w:rsidDel="004A1F93">
          <w:rPr>
            <w:noProof/>
            <w:webHidden/>
          </w:rPr>
          <w:tab/>
          <w:delText>21</w:delText>
        </w:r>
      </w:del>
    </w:p>
    <w:p w14:paraId="453D9B61" w14:textId="77777777" w:rsidR="00C56AE4" w:rsidDel="004A1F93" w:rsidRDefault="00C56AE4">
      <w:pPr>
        <w:pStyle w:val="TableofFigures"/>
        <w:tabs>
          <w:tab w:val="right" w:leader="dot" w:pos="9060"/>
        </w:tabs>
        <w:rPr>
          <w:del w:id="655" w:author="Victor Cameo" w:date="2017-03-23T02:20:00Z"/>
          <w:rFonts w:asciiTheme="minorHAnsi" w:eastAsiaTheme="minorEastAsia" w:hAnsiTheme="minorHAnsi" w:cstheme="minorBidi"/>
          <w:noProof/>
          <w:sz w:val="24"/>
          <w:szCs w:val="24"/>
          <w:lang w:val="en-US" w:eastAsia="en-US"/>
        </w:rPr>
      </w:pPr>
      <w:del w:id="656" w:author="Victor Cameo" w:date="2017-03-23T02:20:00Z">
        <w:r w:rsidRPr="004A1F93" w:rsidDel="004A1F93">
          <w:rPr>
            <w:noProof/>
            <w:rPrChange w:id="657" w:author="Victor Cameo" w:date="2017-03-23T02:20:00Z">
              <w:rPr>
                <w:rStyle w:val="Hyperlink"/>
                <w:noProof/>
              </w:rPr>
            </w:rPrChange>
          </w:rPr>
          <w:delText>Figure 11 New architecture results</w:delText>
        </w:r>
        <w:r w:rsidDel="004A1F93">
          <w:rPr>
            <w:noProof/>
            <w:webHidden/>
          </w:rPr>
          <w:tab/>
          <w:delText>24</w:delText>
        </w:r>
      </w:del>
    </w:p>
    <w:p w14:paraId="677EB3A6" w14:textId="77777777" w:rsidR="00C56AE4" w:rsidDel="004A1F93" w:rsidRDefault="00C56AE4">
      <w:pPr>
        <w:pStyle w:val="TableofFigures"/>
        <w:tabs>
          <w:tab w:val="right" w:leader="dot" w:pos="9060"/>
        </w:tabs>
        <w:rPr>
          <w:del w:id="658" w:author="Victor Cameo" w:date="2017-03-23T02:20:00Z"/>
          <w:rFonts w:asciiTheme="minorHAnsi" w:eastAsiaTheme="minorEastAsia" w:hAnsiTheme="minorHAnsi" w:cstheme="minorBidi"/>
          <w:noProof/>
          <w:sz w:val="24"/>
          <w:szCs w:val="24"/>
          <w:lang w:val="en-US" w:eastAsia="en-US"/>
        </w:rPr>
      </w:pPr>
      <w:del w:id="659" w:author="Victor Cameo" w:date="2017-03-23T02:20:00Z">
        <w:r w:rsidRPr="004A1F93" w:rsidDel="004A1F93">
          <w:rPr>
            <w:noProof/>
            <w:rPrChange w:id="660" w:author="Victor Cameo" w:date="2017-03-23T02:20:00Z">
              <w:rPr>
                <w:rStyle w:val="Hyperlink"/>
                <w:noProof/>
              </w:rPr>
            </w:rPrChange>
          </w:rPr>
          <w:delText>Figure 12 Result of second implementation of QCD on K40m GPU</w:delText>
        </w:r>
        <w:r w:rsidDel="004A1F93">
          <w:rPr>
            <w:noProof/>
            <w:webHidden/>
          </w:rPr>
          <w:tab/>
          <w:delText>25</w:delText>
        </w:r>
      </w:del>
    </w:p>
    <w:p w14:paraId="02BED83A" w14:textId="77777777" w:rsidR="00C56AE4" w:rsidDel="004A1F93" w:rsidRDefault="00C56AE4">
      <w:pPr>
        <w:pStyle w:val="TableofFigures"/>
        <w:tabs>
          <w:tab w:val="right" w:leader="dot" w:pos="9060"/>
        </w:tabs>
        <w:rPr>
          <w:del w:id="661" w:author="Victor Cameo" w:date="2017-03-23T02:20:00Z"/>
          <w:rFonts w:asciiTheme="minorHAnsi" w:eastAsiaTheme="minorEastAsia" w:hAnsiTheme="minorHAnsi" w:cstheme="minorBidi"/>
          <w:noProof/>
          <w:sz w:val="24"/>
          <w:szCs w:val="24"/>
          <w:lang w:val="en-US" w:eastAsia="en-US"/>
        </w:rPr>
      </w:pPr>
      <w:del w:id="662" w:author="Victor Cameo" w:date="2017-03-23T02:20:00Z">
        <w:r w:rsidRPr="004A1F93" w:rsidDel="004A1F93">
          <w:rPr>
            <w:noProof/>
            <w:rPrChange w:id="663" w:author="Victor Cameo" w:date="2017-03-23T02:20:00Z">
              <w:rPr>
                <w:rStyle w:val="Hyperlink"/>
                <w:noProof/>
              </w:rPr>
            </w:rPrChange>
          </w:rPr>
          <w:delText>Figure 13 Result of second implementation of QCD on P100 GPU</w:delText>
        </w:r>
        <w:r w:rsidDel="004A1F93">
          <w:rPr>
            <w:noProof/>
            <w:webHidden/>
          </w:rPr>
          <w:tab/>
          <w:delText>26</w:delText>
        </w:r>
      </w:del>
    </w:p>
    <w:p w14:paraId="6E79D247" w14:textId="77777777" w:rsidR="00C56AE4" w:rsidDel="004A1F93" w:rsidRDefault="00C56AE4">
      <w:pPr>
        <w:pStyle w:val="TableofFigures"/>
        <w:tabs>
          <w:tab w:val="right" w:leader="dot" w:pos="9060"/>
        </w:tabs>
        <w:rPr>
          <w:del w:id="664" w:author="Victor Cameo" w:date="2017-03-23T02:20:00Z"/>
          <w:rFonts w:asciiTheme="minorHAnsi" w:eastAsiaTheme="minorEastAsia" w:hAnsiTheme="minorHAnsi" w:cstheme="minorBidi"/>
          <w:noProof/>
          <w:sz w:val="24"/>
          <w:szCs w:val="24"/>
          <w:lang w:val="en-US" w:eastAsia="en-US"/>
        </w:rPr>
      </w:pPr>
      <w:del w:id="665" w:author="Victor Cameo" w:date="2017-03-23T02:20:00Z">
        <w:r w:rsidRPr="004A1F93" w:rsidDel="004A1F93">
          <w:rPr>
            <w:noProof/>
            <w:rPrChange w:id="666" w:author="Victor Cameo" w:date="2017-03-23T02:20:00Z">
              <w:rPr>
                <w:rStyle w:val="Hyperlink"/>
                <w:noProof/>
              </w:rPr>
            </w:rPrChange>
          </w:rPr>
          <w:delText>Figure 14 Result of second implementation of QCD on P100 GPU on larger test case</w:delText>
        </w:r>
        <w:r w:rsidDel="004A1F93">
          <w:rPr>
            <w:noProof/>
            <w:webHidden/>
          </w:rPr>
          <w:tab/>
          <w:delText>27</w:delText>
        </w:r>
      </w:del>
    </w:p>
    <w:p w14:paraId="5284EA40" w14:textId="77777777" w:rsidR="00C56AE4" w:rsidDel="004A1F93" w:rsidRDefault="00C56AE4">
      <w:pPr>
        <w:pStyle w:val="TableofFigures"/>
        <w:tabs>
          <w:tab w:val="right" w:leader="dot" w:pos="9060"/>
        </w:tabs>
        <w:rPr>
          <w:del w:id="667" w:author="Victor Cameo" w:date="2017-03-23T02:20:00Z"/>
          <w:rFonts w:asciiTheme="minorHAnsi" w:eastAsiaTheme="minorEastAsia" w:hAnsiTheme="minorHAnsi" w:cstheme="minorBidi"/>
          <w:noProof/>
          <w:sz w:val="24"/>
          <w:szCs w:val="24"/>
          <w:lang w:val="en-US" w:eastAsia="en-US"/>
        </w:rPr>
      </w:pPr>
      <w:del w:id="668" w:author="Victor Cameo" w:date="2017-03-23T02:20:00Z">
        <w:r w:rsidRPr="004A1F93" w:rsidDel="004A1F93">
          <w:rPr>
            <w:noProof/>
            <w:rPrChange w:id="669" w:author="Victor Cameo" w:date="2017-03-23T02:20:00Z">
              <w:rPr>
                <w:rStyle w:val="Hyperlink"/>
                <w:noProof/>
              </w:rPr>
            </w:rPrChange>
          </w:rPr>
          <w:delText>Figure 15 Result of second implementation of QCD on KNC</w:delText>
        </w:r>
        <w:r w:rsidDel="004A1F93">
          <w:rPr>
            <w:noProof/>
            <w:webHidden/>
          </w:rPr>
          <w:tab/>
          <w:delText>28</w:delText>
        </w:r>
      </w:del>
    </w:p>
    <w:p w14:paraId="501B7EC7" w14:textId="77777777" w:rsidR="00C56AE4" w:rsidDel="004A1F93" w:rsidRDefault="00C56AE4">
      <w:pPr>
        <w:pStyle w:val="TableofFigures"/>
        <w:tabs>
          <w:tab w:val="right" w:leader="dot" w:pos="9060"/>
        </w:tabs>
        <w:rPr>
          <w:del w:id="670" w:author="Victor Cameo" w:date="2017-03-23T02:20:00Z"/>
          <w:rFonts w:asciiTheme="minorHAnsi" w:eastAsiaTheme="minorEastAsia" w:hAnsiTheme="minorHAnsi" w:cstheme="minorBidi"/>
          <w:noProof/>
          <w:sz w:val="24"/>
          <w:szCs w:val="24"/>
          <w:lang w:val="en-US" w:eastAsia="en-US"/>
        </w:rPr>
      </w:pPr>
      <w:del w:id="671" w:author="Victor Cameo" w:date="2017-03-23T02:20:00Z">
        <w:r w:rsidRPr="004A1F93" w:rsidDel="004A1F93">
          <w:rPr>
            <w:noProof/>
            <w:rPrChange w:id="672" w:author="Victor Cameo" w:date="2017-03-23T02:20:00Z">
              <w:rPr>
                <w:rStyle w:val="Hyperlink"/>
                <w:noProof/>
              </w:rPr>
            </w:rPrChange>
          </w:rPr>
          <w:delText>Figure 16 Result of second implementation of QCD on KNL</w:delText>
        </w:r>
        <w:r w:rsidDel="004A1F93">
          <w:rPr>
            <w:noProof/>
            <w:webHidden/>
          </w:rPr>
          <w:tab/>
          <w:delText>29</w:delText>
        </w:r>
      </w:del>
    </w:p>
    <w:p w14:paraId="49DB76DA" w14:textId="77777777" w:rsidR="00C56AE4" w:rsidDel="004A1F93" w:rsidRDefault="00C56AE4">
      <w:pPr>
        <w:pStyle w:val="TableofFigures"/>
        <w:tabs>
          <w:tab w:val="right" w:leader="dot" w:pos="9060"/>
        </w:tabs>
        <w:rPr>
          <w:del w:id="673" w:author="Victor Cameo" w:date="2017-03-23T02:20:00Z"/>
          <w:rFonts w:asciiTheme="minorHAnsi" w:eastAsiaTheme="minorEastAsia" w:hAnsiTheme="minorHAnsi" w:cstheme="minorBidi"/>
          <w:noProof/>
          <w:sz w:val="24"/>
          <w:szCs w:val="24"/>
          <w:lang w:val="en-US" w:eastAsia="en-US"/>
        </w:rPr>
      </w:pPr>
      <w:del w:id="674" w:author="Victor Cameo" w:date="2017-03-23T02:20:00Z">
        <w:r w:rsidRPr="004A1F93" w:rsidDel="004A1F93">
          <w:rPr>
            <w:noProof/>
            <w:rPrChange w:id="675" w:author="Victor Cameo" w:date="2017-03-23T02:20:00Z">
              <w:rPr>
                <w:rStyle w:val="Hyperlink"/>
                <w:noProof/>
              </w:rPr>
            </w:rPrChange>
          </w:rPr>
          <w:delText>Figure 17 Result of second implementation of QCD on KNL on a larger test case</w:delText>
        </w:r>
        <w:r w:rsidDel="004A1F93">
          <w:rPr>
            <w:noProof/>
            <w:webHidden/>
          </w:rPr>
          <w:tab/>
          <w:delText>30</w:delText>
        </w:r>
      </w:del>
    </w:p>
    <w:p w14:paraId="036B6BE1" w14:textId="77777777" w:rsidR="00C56AE4" w:rsidDel="004A1F93" w:rsidRDefault="00C56AE4">
      <w:pPr>
        <w:pStyle w:val="TableofFigures"/>
        <w:tabs>
          <w:tab w:val="right" w:leader="dot" w:pos="9060"/>
        </w:tabs>
        <w:rPr>
          <w:del w:id="676" w:author="Victor Cameo" w:date="2017-03-23T02:20:00Z"/>
          <w:rFonts w:asciiTheme="minorHAnsi" w:eastAsiaTheme="minorEastAsia" w:hAnsiTheme="minorHAnsi" w:cstheme="minorBidi"/>
          <w:noProof/>
          <w:sz w:val="24"/>
          <w:szCs w:val="24"/>
          <w:lang w:val="en-US" w:eastAsia="en-US"/>
        </w:rPr>
      </w:pPr>
      <w:del w:id="677" w:author="Victor Cameo" w:date="2017-03-23T02:20:00Z">
        <w:r w:rsidRPr="004A1F93" w:rsidDel="004A1F93">
          <w:rPr>
            <w:noProof/>
            <w:rPrChange w:id="678" w:author="Victor Cameo" w:date="2017-03-23T02:20:00Z">
              <w:rPr>
                <w:rStyle w:val="Hyperlink"/>
                <w:noProof/>
              </w:rPr>
            </w:rPrChange>
          </w:rPr>
          <w:delText>Figure 18 AUSURF performances on GPU</w:delText>
        </w:r>
        <w:r w:rsidDel="004A1F93">
          <w:rPr>
            <w:noProof/>
            <w:webHidden/>
          </w:rPr>
          <w:tab/>
          <w:delText>31</w:delText>
        </w:r>
      </w:del>
    </w:p>
    <w:p w14:paraId="4B1652AE" w14:textId="77777777" w:rsidR="00C56AE4" w:rsidDel="004A1F93" w:rsidRDefault="00C56AE4">
      <w:pPr>
        <w:pStyle w:val="TableofFigures"/>
        <w:tabs>
          <w:tab w:val="right" w:leader="dot" w:pos="9060"/>
        </w:tabs>
        <w:rPr>
          <w:del w:id="679" w:author="Victor Cameo" w:date="2017-03-23T02:20:00Z"/>
          <w:rFonts w:asciiTheme="minorHAnsi" w:eastAsiaTheme="minorEastAsia" w:hAnsiTheme="minorHAnsi" w:cstheme="minorBidi"/>
          <w:noProof/>
          <w:sz w:val="24"/>
          <w:szCs w:val="24"/>
          <w:lang w:val="en-US" w:eastAsia="en-US"/>
        </w:rPr>
      </w:pPr>
      <w:del w:id="680" w:author="Victor Cameo" w:date="2017-03-23T02:20:00Z">
        <w:r w:rsidRPr="004A1F93" w:rsidDel="004A1F93">
          <w:rPr>
            <w:noProof/>
            <w:rPrChange w:id="681" w:author="Victor Cameo" w:date="2017-03-23T02:20:00Z">
              <w:rPr>
                <w:rStyle w:val="Hyperlink"/>
                <w:noProof/>
              </w:rPr>
            </w:rPrChange>
          </w:rPr>
          <w:delText>Figure 19 CNT performances on GPU</w:delText>
        </w:r>
        <w:r w:rsidDel="004A1F93">
          <w:rPr>
            <w:noProof/>
            <w:webHidden/>
          </w:rPr>
          <w:tab/>
          <w:delText>31</w:delText>
        </w:r>
      </w:del>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682" w:name="_Toc75287374"/>
      <w:bookmarkStart w:id="683" w:name="_Toc194478744"/>
      <w:bookmarkStart w:id="684" w:name="_Toc376680006"/>
      <w:bookmarkStart w:id="685" w:name="_Toc477999583"/>
      <w:r w:rsidRPr="00C32215">
        <w:t>List of Tables</w:t>
      </w:r>
      <w:bookmarkEnd w:id="682"/>
      <w:bookmarkEnd w:id="683"/>
      <w:bookmarkEnd w:id="684"/>
      <w:bookmarkEnd w:id="685"/>
    </w:p>
    <w:p w14:paraId="54AB14A0" w14:textId="77777777" w:rsidR="004A1F93" w:rsidRDefault="00A72824">
      <w:pPr>
        <w:pStyle w:val="TableofFigures"/>
        <w:tabs>
          <w:tab w:val="right" w:leader="dot" w:pos="9060"/>
        </w:tabs>
        <w:rPr>
          <w:ins w:id="686" w:author="Victor Cameo" w:date="2017-03-23T02:21: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ins w:id="687" w:author="Victor Cameo" w:date="2017-03-23T02:21:00Z">
        <w:r w:rsidR="004A1F93">
          <w:rPr>
            <w:noProof/>
          </w:rPr>
          <w:t>Table 1  Main co-processors specifications</w:t>
        </w:r>
        <w:r w:rsidR="004A1F93">
          <w:rPr>
            <w:noProof/>
          </w:rPr>
          <w:tab/>
        </w:r>
        <w:r w:rsidR="004A1F93">
          <w:rPr>
            <w:noProof/>
          </w:rPr>
          <w:fldChar w:fldCharType="begin"/>
        </w:r>
        <w:r w:rsidR="004A1F93">
          <w:rPr>
            <w:noProof/>
          </w:rPr>
          <w:instrText xml:space="preserve"> PAGEREF _Toc477999004 \h </w:instrText>
        </w:r>
        <w:r w:rsidR="004A1F93">
          <w:rPr>
            <w:noProof/>
          </w:rPr>
        </w:r>
      </w:ins>
      <w:r w:rsidR="004A1F93">
        <w:rPr>
          <w:noProof/>
        </w:rPr>
        <w:fldChar w:fldCharType="separate"/>
      </w:r>
      <w:ins w:id="688" w:author="Victor Cameo" w:date="2017-03-23T02:21:00Z">
        <w:r w:rsidR="004A1F93">
          <w:rPr>
            <w:noProof/>
          </w:rPr>
          <w:t>2</w:t>
        </w:r>
        <w:r w:rsidR="004A1F93">
          <w:rPr>
            <w:noProof/>
          </w:rPr>
          <w:fldChar w:fldCharType="end"/>
        </w:r>
      </w:ins>
    </w:p>
    <w:p w14:paraId="424321B4" w14:textId="77777777" w:rsidR="004A1F93" w:rsidRDefault="004A1F93">
      <w:pPr>
        <w:pStyle w:val="TableofFigures"/>
        <w:tabs>
          <w:tab w:val="right" w:leader="dot" w:pos="9060"/>
        </w:tabs>
        <w:rPr>
          <w:ins w:id="689" w:author="Victor Cameo" w:date="2017-03-23T02:21:00Z"/>
          <w:rFonts w:asciiTheme="minorHAnsi" w:eastAsiaTheme="minorEastAsia" w:hAnsiTheme="minorHAnsi" w:cstheme="minorBidi"/>
          <w:noProof/>
          <w:sz w:val="24"/>
          <w:szCs w:val="24"/>
          <w:lang w:val="en-US" w:eastAsia="en-US"/>
        </w:rPr>
      </w:pPr>
      <w:ins w:id="690" w:author="Victor Cameo" w:date="2017-03-23T02:21:00Z">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_Toc477999005 \h </w:instrText>
        </w:r>
        <w:r>
          <w:rPr>
            <w:noProof/>
          </w:rPr>
        </w:r>
      </w:ins>
      <w:r>
        <w:rPr>
          <w:noProof/>
        </w:rPr>
        <w:fldChar w:fldCharType="separate"/>
      </w:r>
      <w:ins w:id="691" w:author="Victor Cameo" w:date="2017-03-23T02:21:00Z">
        <w:r>
          <w:rPr>
            <w:noProof/>
          </w:rPr>
          <w:t>18</w:t>
        </w:r>
        <w:r>
          <w:rPr>
            <w:noProof/>
          </w:rPr>
          <w:fldChar w:fldCharType="end"/>
        </w:r>
      </w:ins>
    </w:p>
    <w:p w14:paraId="2470DF98" w14:textId="77777777" w:rsidR="004A1F93" w:rsidRDefault="004A1F93">
      <w:pPr>
        <w:pStyle w:val="TableofFigures"/>
        <w:tabs>
          <w:tab w:val="right" w:leader="dot" w:pos="9060"/>
        </w:tabs>
        <w:rPr>
          <w:ins w:id="692" w:author="Victor Cameo" w:date="2017-03-23T02:21:00Z"/>
          <w:rFonts w:asciiTheme="minorHAnsi" w:eastAsiaTheme="minorEastAsia" w:hAnsiTheme="minorHAnsi" w:cstheme="minorBidi"/>
          <w:noProof/>
          <w:sz w:val="24"/>
          <w:szCs w:val="24"/>
          <w:lang w:val="en-US" w:eastAsia="en-US"/>
        </w:rPr>
      </w:pPr>
      <w:ins w:id="693" w:author="Victor Cameo" w:date="2017-03-23T02:21:00Z">
        <w:r>
          <w:rPr>
            <w:noProof/>
          </w:rPr>
          <w:t>Table 3 Performance of Code_Saturne and PETSc on 1 node of KNL. PETSc is built on the MKL library</w:t>
        </w:r>
        <w:r>
          <w:rPr>
            <w:noProof/>
          </w:rPr>
          <w:tab/>
        </w:r>
        <w:r>
          <w:rPr>
            <w:noProof/>
          </w:rPr>
          <w:fldChar w:fldCharType="begin"/>
        </w:r>
        <w:r>
          <w:rPr>
            <w:noProof/>
          </w:rPr>
          <w:instrText xml:space="preserve"> PAGEREF _Toc477999006 \h </w:instrText>
        </w:r>
        <w:r>
          <w:rPr>
            <w:noProof/>
          </w:rPr>
        </w:r>
      </w:ins>
      <w:r>
        <w:rPr>
          <w:noProof/>
        </w:rPr>
        <w:fldChar w:fldCharType="separate"/>
      </w:r>
      <w:ins w:id="694" w:author="Victor Cameo" w:date="2017-03-23T02:21:00Z">
        <w:r>
          <w:rPr>
            <w:noProof/>
          </w:rPr>
          <w:t>18</w:t>
        </w:r>
        <w:r>
          <w:rPr>
            <w:noProof/>
          </w:rPr>
          <w:fldChar w:fldCharType="end"/>
        </w:r>
      </w:ins>
    </w:p>
    <w:p w14:paraId="193E7E99" w14:textId="77777777" w:rsidR="004A1F93" w:rsidRDefault="004A1F93">
      <w:pPr>
        <w:pStyle w:val="TableofFigures"/>
        <w:tabs>
          <w:tab w:val="right" w:leader="dot" w:pos="9060"/>
        </w:tabs>
        <w:rPr>
          <w:ins w:id="695" w:author="Victor Cameo" w:date="2017-03-23T02:21:00Z"/>
          <w:rFonts w:asciiTheme="minorHAnsi" w:eastAsiaTheme="minorEastAsia" w:hAnsiTheme="minorHAnsi" w:cstheme="minorBidi"/>
          <w:noProof/>
          <w:sz w:val="24"/>
          <w:szCs w:val="24"/>
          <w:lang w:val="en-US" w:eastAsia="en-US"/>
        </w:rPr>
      </w:pPr>
      <w:ins w:id="696" w:author="Victor Cameo" w:date="2017-03-23T02:21:00Z">
        <w:r>
          <w:rPr>
            <w:noProof/>
          </w:rPr>
          <w:t>Table 4 Overall EXDIG runtime performance on various accelerators (runtime, secs)</w:t>
        </w:r>
        <w:r>
          <w:rPr>
            <w:noProof/>
          </w:rPr>
          <w:tab/>
        </w:r>
        <w:r>
          <w:rPr>
            <w:noProof/>
          </w:rPr>
          <w:fldChar w:fldCharType="begin"/>
        </w:r>
        <w:r>
          <w:rPr>
            <w:noProof/>
          </w:rPr>
          <w:instrText xml:space="preserve"> PAGEREF _Toc477999007 \h </w:instrText>
        </w:r>
        <w:r>
          <w:rPr>
            <w:noProof/>
          </w:rPr>
        </w:r>
      </w:ins>
      <w:r>
        <w:rPr>
          <w:noProof/>
        </w:rPr>
        <w:fldChar w:fldCharType="separate"/>
      </w:r>
      <w:ins w:id="697" w:author="Victor Cameo" w:date="2017-03-23T02:21:00Z">
        <w:r>
          <w:rPr>
            <w:noProof/>
          </w:rPr>
          <w:t>25</w:t>
        </w:r>
        <w:r>
          <w:rPr>
            <w:noProof/>
          </w:rPr>
          <w:fldChar w:fldCharType="end"/>
        </w:r>
      </w:ins>
    </w:p>
    <w:p w14:paraId="0D8B65CA" w14:textId="77777777" w:rsidR="004A1F93" w:rsidRDefault="004A1F93">
      <w:pPr>
        <w:pStyle w:val="TableofFigures"/>
        <w:tabs>
          <w:tab w:val="right" w:leader="dot" w:pos="9060"/>
        </w:tabs>
        <w:rPr>
          <w:ins w:id="698" w:author="Victor Cameo" w:date="2017-03-23T02:21:00Z"/>
          <w:rFonts w:asciiTheme="minorHAnsi" w:eastAsiaTheme="minorEastAsia" w:hAnsiTheme="minorHAnsi" w:cstheme="minorBidi"/>
          <w:noProof/>
          <w:sz w:val="24"/>
          <w:szCs w:val="24"/>
          <w:lang w:val="en-US" w:eastAsia="en-US"/>
        </w:rPr>
      </w:pPr>
      <w:ins w:id="699" w:author="Victor Cameo" w:date="2017-03-23T02:21:00Z">
        <w:r>
          <w:rPr>
            <w:noProof/>
          </w:rPr>
          <w:t>Table 5 Overall EXDIG runtime parallel performance using MPI-GPU version</w:t>
        </w:r>
        <w:r>
          <w:rPr>
            <w:noProof/>
          </w:rPr>
          <w:tab/>
        </w:r>
        <w:r>
          <w:rPr>
            <w:noProof/>
          </w:rPr>
          <w:fldChar w:fldCharType="begin"/>
        </w:r>
        <w:r>
          <w:rPr>
            <w:noProof/>
          </w:rPr>
          <w:instrText xml:space="preserve"> PAGEREF _Toc477999008 \h </w:instrText>
        </w:r>
        <w:r>
          <w:rPr>
            <w:noProof/>
          </w:rPr>
        </w:r>
      </w:ins>
      <w:r>
        <w:rPr>
          <w:noProof/>
        </w:rPr>
        <w:fldChar w:fldCharType="separate"/>
      </w:r>
      <w:ins w:id="700" w:author="Victor Cameo" w:date="2017-03-23T02:21:00Z">
        <w:r>
          <w:rPr>
            <w:noProof/>
          </w:rPr>
          <w:t>25</w:t>
        </w:r>
        <w:r>
          <w:rPr>
            <w:noProof/>
          </w:rPr>
          <w:fldChar w:fldCharType="end"/>
        </w:r>
      </w:ins>
    </w:p>
    <w:p w14:paraId="37CC9E52" w14:textId="77777777" w:rsidR="004A1F93" w:rsidRDefault="004A1F93">
      <w:pPr>
        <w:pStyle w:val="TableofFigures"/>
        <w:tabs>
          <w:tab w:val="right" w:leader="dot" w:pos="9060"/>
        </w:tabs>
        <w:rPr>
          <w:ins w:id="701" w:author="Victor Cameo" w:date="2017-03-23T02:21:00Z"/>
          <w:rFonts w:asciiTheme="minorHAnsi" w:eastAsiaTheme="minorEastAsia" w:hAnsiTheme="minorHAnsi" w:cstheme="minorBidi"/>
          <w:noProof/>
          <w:sz w:val="24"/>
          <w:szCs w:val="24"/>
          <w:lang w:val="en-US" w:eastAsia="en-US"/>
        </w:rPr>
      </w:pPr>
      <w:ins w:id="702" w:author="Victor Cameo" w:date="2017-03-23T02:21:00Z">
        <w:r>
          <w:rPr>
            <w:noProof/>
          </w:rPr>
          <w:t>Table 7 Synthetic benchmarks results on GPU and Xeon Phi</w:t>
        </w:r>
        <w:r>
          <w:rPr>
            <w:noProof/>
          </w:rPr>
          <w:tab/>
        </w:r>
        <w:r>
          <w:rPr>
            <w:noProof/>
          </w:rPr>
          <w:fldChar w:fldCharType="begin"/>
        </w:r>
        <w:r>
          <w:rPr>
            <w:noProof/>
          </w:rPr>
          <w:instrText xml:space="preserve"> PAGEREF _Toc477999009 \h </w:instrText>
        </w:r>
        <w:r>
          <w:rPr>
            <w:noProof/>
          </w:rPr>
        </w:r>
      </w:ins>
      <w:r>
        <w:rPr>
          <w:noProof/>
        </w:rPr>
        <w:fldChar w:fldCharType="separate"/>
      </w:r>
      <w:ins w:id="703" w:author="Victor Cameo" w:date="2017-03-23T02:21:00Z">
        <w:r>
          <w:rPr>
            <w:noProof/>
          </w:rPr>
          <w:t>38</w:t>
        </w:r>
        <w:r>
          <w:rPr>
            <w:noProof/>
          </w:rPr>
          <w:fldChar w:fldCharType="end"/>
        </w:r>
      </w:ins>
    </w:p>
    <w:p w14:paraId="3FE28283" w14:textId="77777777" w:rsidR="004A1F93" w:rsidRDefault="004A1F93">
      <w:pPr>
        <w:pStyle w:val="TableofFigures"/>
        <w:tabs>
          <w:tab w:val="right" w:leader="dot" w:pos="9060"/>
        </w:tabs>
        <w:rPr>
          <w:ins w:id="704" w:author="Victor Cameo" w:date="2017-03-23T02:21:00Z"/>
          <w:rFonts w:asciiTheme="minorHAnsi" w:eastAsiaTheme="minorEastAsia" w:hAnsiTheme="minorHAnsi" w:cstheme="minorBidi"/>
          <w:noProof/>
          <w:sz w:val="24"/>
          <w:szCs w:val="24"/>
          <w:lang w:val="en-US" w:eastAsia="en-US"/>
        </w:rPr>
      </w:pPr>
      <w:ins w:id="705" w:author="Victor Cameo" w:date="2017-03-23T02:21:00Z">
        <w:r>
          <w:rPr>
            <w:noProof/>
          </w:rPr>
          <w:t>Table 8 SPECFEM 3D GLOBE results (run time in second)</w:t>
        </w:r>
        <w:r>
          <w:rPr>
            <w:noProof/>
          </w:rPr>
          <w:tab/>
        </w:r>
        <w:r>
          <w:rPr>
            <w:noProof/>
          </w:rPr>
          <w:fldChar w:fldCharType="begin"/>
        </w:r>
        <w:r>
          <w:rPr>
            <w:noProof/>
          </w:rPr>
          <w:instrText xml:space="preserve"> PAGEREF _Toc477999010 \h </w:instrText>
        </w:r>
        <w:r>
          <w:rPr>
            <w:noProof/>
          </w:rPr>
        </w:r>
      </w:ins>
      <w:r>
        <w:rPr>
          <w:noProof/>
        </w:rPr>
        <w:fldChar w:fldCharType="separate"/>
      </w:r>
      <w:ins w:id="706" w:author="Victor Cameo" w:date="2017-03-23T02:21:00Z">
        <w:r>
          <w:rPr>
            <w:noProof/>
          </w:rPr>
          <w:t>38</w:t>
        </w:r>
        <w:r>
          <w:rPr>
            <w:noProof/>
          </w:rPr>
          <w:fldChar w:fldCharType="end"/>
        </w:r>
      </w:ins>
    </w:p>
    <w:p w14:paraId="7016913A" w14:textId="77777777" w:rsidR="00C56AE4" w:rsidDel="004A1F93" w:rsidRDefault="00C56AE4">
      <w:pPr>
        <w:pStyle w:val="TableofFigures"/>
        <w:tabs>
          <w:tab w:val="right" w:leader="dot" w:pos="9060"/>
        </w:tabs>
        <w:rPr>
          <w:del w:id="707" w:author="Victor Cameo" w:date="2017-03-23T02:21:00Z"/>
          <w:rFonts w:asciiTheme="minorHAnsi" w:eastAsiaTheme="minorEastAsia" w:hAnsiTheme="minorHAnsi" w:cstheme="minorBidi"/>
          <w:noProof/>
          <w:sz w:val="24"/>
          <w:szCs w:val="24"/>
          <w:lang w:val="en-US" w:eastAsia="en-US"/>
        </w:rPr>
      </w:pPr>
      <w:del w:id="708" w:author="Victor Cameo" w:date="2017-03-23T02:21:00Z">
        <w:r w:rsidDel="004A1F93">
          <w:rPr>
            <w:noProof/>
          </w:rPr>
          <w:delText>Table 3 Synthetic benchmarks relusts on K40 and KNC</w:delText>
        </w:r>
        <w:r w:rsidDel="004A1F93">
          <w:rPr>
            <w:noProof/>
          </w:rPr>
          <w:tab/>
          <w:delText>32</w:delText>
        </w:r>
      </w:del>
    </w:p>
    <w:p w14:paraId="2CCE482C" w14:textId="77777777" w:rsidR="00C56AE4" w:rsidDel="004A1F93" w:rsidRDefault="00C56AE4">
      <w:pPr>
        <w:pStyle w:val="TableofFigures"/>
        <w:tabs>
          <w:tab w:val="right" w:leader="dot" w:pos="9060"/>
        </w:tabs>
        <w:rPr>
          <w:del w:id="709" w:author="Victor Cameo" w:date="2017-03-23T02:21:00Z"/>
          <w:rFonts w:asciiTheme="minorHAnsi" w:eastAsiaTheme="minorEastAsia" w:hAnsiTheme="minorHAnsi" w:cstheme="minorBidi"/>
          <w:noProof/>
          <w:sz w:val="24"/>
          <w:szCs w:val="24"/>
          <w:lang w:val="en-US" w:eastAsia="en-US"/>
        </w:rPr>
      </w:pPr>
      <w:del w:id="710" w:author="Victor Cameo" w:date="2017-03-23T02:21:00Z">
        <w:r w:rsidDel="004A1F93">
          <w:rPr>
            <w:noProof/>
          </w:rPr>
          <w:delText>Table 4 SPECFEM 3D GLOBE results</w:delText>
        </w:r>
        <w:r w:rsidDel="004A1F93">
          <w:rPr>
            <w:noProof/>
          </w:rPr>
          <w:tab/>
          <w:delText>32</w:delText>
        </w:r>
      </w:del>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711" w:name="_Toc75287377"/>
      <w:bookmarkStart w:id="712" w:name="_Ref193856865"/>
      <w:bookmarkStart w:id="713" w:name="_Toc194478745"/>
      <w:bookmarkStart w:id="714" w:name="_Toc376680007"/>
      <w:bookmarkStart w:id="715" w:name="_Toc477999584"/>
      <w:r w:rsidRPr="00C32215">
        <w:t>References and Applicable Documents</w:t>
      </w:r>
      <w:bookmarkEnd w:id="711"/>
      <w:bookmarkEnd w:id="712"/>
      <w:bookmarkEnd w:id="713"/>
      <w:bookmarkEnd w:id="714"/>
      <w:bookmarkEnd w:id="715"/>
    </w:p>
    <w:p w14:paraId="4F44422C" w14:textId="75560B9A" w:rsidR="00C72EEB" w:rsidRPr="00C32215" w:rsidRDefault="00C566DE" w:rsidP="005A29DB">
      <w:pPr>
        <w:numPr>
          <w:ilvl w:val="0"/>
          <w:numId w:val="2"/>
        </w:numPr>
        <w:spacing w:after="60"/>
        <w:ind w:left="567" w:hanging="567"/>
        <w:rPr>
          <w:snapToGrid w:val="0"/>
          <w:lang w:val="en-GB"/>
        </w:rPr>
      </w:pPr>
      <w:hyperlink r:id="rId14" w:history="1">
        <w:bookmarkStart w:id="716" w:name="_Ref477156108"/>
        <w:r w:rsidR="00CC7656" w:rsidRPr="00C32215">
          <w:rPr>
            <w:rStyle w:val="Hyperlink"/>
            <w:lang w:val="en-GB"/>
          </w:rPr>
          <w:t>http://www.prace-ri.eu</w:t>
        </w:r>
        <w:bookmarkEnd w:id="716"/>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717" w:name="_Ref476982133"/>
      <w:r w:rsidRPr="00C32215">
        <w:rPr>
          <w:snapToGrid w:val="0"/>
          <w:lang w:val="en-GB"/>
        </w:rPr>
        <w:lastRenderedPageBreak/>
        <w:t xml:space="preserve">The Unified European Application Benchmark Suite – </w:t>
      </w:r>
      <w:hyperlink r:id="rId15" w:history="1">
        <w:r w:rsidR="007D6309" w:rsidRPr="00C32215">
          <w:rPr>
            <w:rStyle w:val="Hyperlink"/>
            <w:snapToGrid w:val="0"/>
            <w:lang w:val="en-GB"/>
          </w:rPr>
          <w:t>http://www.prace-ri.eu/ueabs/</w:t>
        </w:r>
      </w:hyperlink>
      <w:bookmarkEnd w:id="717"/>
    </w:p>
    <w:p w14:paraId="14AF9DE9" w14:textId="5A3E6BA7" w:rsidR="007437C5" w:rsidRPr="00C32215" w:rsidRDefault="007437C5" w:rsidP="007437C5">
      <w:pPr>
        <w:numPr>
          <w:ilvl w:val="0"/>
          <w:numId w:val="2"/>
        </w:numPr>
        <w:spacing w:after="60"/>
        <w:ind w:left="567" w:hanging="567"/>
        <w:rPr>
          <w:snapToGrid w:val="0"/>
          <w:lang w:val="en-GB"/>
        </w:rPr>
      </w:pPr>
      <w:bookmarkStart w:id="718" w:name="_Ref476982292"/>
      <w:r w:rsidRPr="00C32215">
        <w:rPr>
          <w:snapToGrid w:val="0"/>
          <w:lang w:val="en-GB"/>
        </w:rPr>
        <w:t>D7.4 Unified European Applications Benchmark Suite – Mark Bull et al. – 2013</w:t>
      </w:r>
      <w:bookmarkEnd w:id="718"/>
    </w:p>
    <w:p w14:paraId="35FAB0CE" w14:textId="1D116DCC" w:rsidR="00C72EEB" w:rsidRPr="00C32215" w:rsidRDefault="00C566DE" w:rsidP="005A29DB">
      <w:pPr>
        <w:numPr>
          <w:ilvl w:val="0"/>
          <w:numId w:val="2"/>
        </w:numPr>
        <w:spacing w:after="60"/>
        <w:ind w:left="567" w:hanging="567"/>
        <w:rPr>
          <w:snapToGrid w:val="0"/>
          <w:lang w:val="en-GB"/>
        </w:rPr>
      </w:pPr>
      <w:hyperlink r:id="rId16" w:history="1">
        <w:bookmarkStart w:id="719" w:name="_Ref476982100"/>
        <w:r w:rsidR="000D6EC7" w:rsidRPr="00C32215">
          <w:rPr>
            <w:rStyle w:val="Hyperlink"/>
            <w:szCs w:val="22"/>
            <w:lang w:val="en-GB"/>
          </w:rPr>
          <w:t>http://www.nvidia.com/object/quadro-design-and-manufacturing.html</w:t>
        </w:r>
        <w:bookmarkEnd w:id="719"/>
      </w:hyperlink>
    </w:p>
    <w:bookmarkStart w:id="720"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720"/>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721"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721"/>
    </w:p>
    <w:bookmarkStart w:id="722"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722"/>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723"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723"/>
      </w:hyperlink>
    </w:p>
    <w:p w14:paraId="68999F3F" w14:textId="4DA0A317" w:rsidR="00396AB1" w:rsidRPr="00C32215" w:rsidRDefault="00396AB1" w:rsidP="001F3ADD">
      <w:pPr>
        <w:numPr>
          <w:ilvl w:val="0"/>
          <w:numId w:val="2"/>
        </w:numPr>
        <w:spacing w:after="60"/>
        <w:ind w:left="567" w:hanging="567"/>
        <w:rPr>
          <w:snapToGrid w:val="0"/>
          <w:lang w:val="en-GB"/>
        </w:rPr>
      </w:pPr>
      <w:bookmarkStart w:id="724" w:name="_Ref476989175"/>
      <w:r w:rsidRPr="00C32215">
        <w:rPr>
          <w:snapToGrid w:val="0"/>
          <w:lang w:val="en-GB"/>
        </w:rPr>
        <w:t>Solvent-Driven Preferential Association of Lignin with Regions of Crystalline Cellulose in Molecular Dynamics Simulation – Benjamin Lindner et al. – Biomacromolecules, 2013</w:t>
      </w:r>
      <w:bookmarkEnd w:id="724"/>
    </w:p>
    <w:p w14:paraId="7F4DA7CF" w14:textId="2451A4E9" w:rsidR="006D0AE9" w:rsidRPr="00C32215" w:rsidRDefault="006D0AE9" w:rsidP="00FB765C">
      <w:pPr>
        <w:numPr>
          <w:ilvl w:val="0"/>
          <w:numId w:val="2"/>
        </w:numPr>
        <w:spacing w:after="60"/>
        <w:ind w:left="567" w:hanging="567"/>
        <w:rPr>
          <w:snapToGrid w:val="0"/>
          <w:lang w:val="en-GB"/>
        </w:rPr>
      </w:pPr>
      <w:bookmarkStart w:id="725"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725"/>
    </w:p>
    <w:p w14:paraId="2B5DE8BF" w14:textId="7456A2B6" w:rsidR="00180404" w:rsidRPr="00C32215" w:rsidRDefault="00180404" w:rsidP="00FB765C">
      <w:pPr>
        <w:numPr>
          <w:ilvl w:val="0"/>
          <w:numId w:val="2"/>
        </w:numPr>
        <w:spacing w:after="60"/>
        <w:ind w:left="567" w:hanging="567"/>
        <w:rPr>
          <w:snapToGrid w:val="0"/>
          <w:lang w:val="en-GB"/>
        </w:rPr>
      </w:pPr>
      <w:bookmarkStart w:id="726"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726"/>
    </w:p>
    <w:p w14:paraId="61DF9584" w14:textId="5BDCB9BC" w:rsidR="00F16A65" w:rsidRPr="00C32215" w:rsidRDefault="00F16A65" w:rsidP="00F16A65">
      <w:pPr>
        <w:numPr>
          <w:ilvl w:val="0"/>
          <w:numId w:val="2"/>
        </w:numPr>
        <w:spacing w:after="60"/>
        <w:ind w:left="567" w:hanging="567"/>
        <w:rPr>
          <w:snapToGrid w:val="0"/>
          <w:lang w:val="en-GB"/>
        </w:rPr>
      </w:pPr>
      <w:bookmarkStart w:id="727"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727"/>
    </w:p>
    <w:p w14:paraId="4A5044A6" w14:textId="245A1B4E" w:rsidR="001B0213" w:rsidRPr="00C32215" w:rsidRDefault="001B0213" w:rsidP="006A47D4">
      <w:pPr>
        <w:numPr>
          <w:ilvl w:val="0"/>
          <w:numId w:val="2"/>
        </w:numPr>
        <w:spacing w:after="60"/>
        <w:ind w:left="567" w:hanging="567"/>
        <w:rPr>
          <w:snapToGrid w:val="0"/>
          <w:lang w:val="en-GB"/>
        </w:rPr>
      </w:pPr>
      <w:bookmarkStart w:id="728"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728"/>
    </w:p>
    <w:p w14:paraId="201A47D9" w14:textId="63ACED6F" w:rsidR="00446579" w:rsidRPr="00C32215" w:rsidRDefault="00446579" w:rsidP="006A47D4">
      <w:pPr>
        <w:numPr>
          <w:ilvl w:val="0"/>
          <w:numId w:val="2"/>
        </w:numPr>
        <w:spacing w:after="60"/>
        <w:ind w:left="567" w:hanging="567"/>
        <w:rPr>
          <w:snapToGrid w:val="0"/>
          <w:lang w:val="en-GB"/>
        </w:rPr>
      </w:pPr>
      <w:bookmarkStart w:id="729"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729"/>
    </w:p>
    <w:p w14:paraId="6B194FE3" w14:textId="33A8CC4E" w:rsidR="0084376F" w:rsidRPr="00C32215" w:rsidRDefault="0084376F" w:rsidP="0084376F">
      <w:pPr>
        <w:numPr>
          <w:ilvl w:val="0"/>
          <w:numId w:val="2"/>
        </w:numPr>
        <w:spacing w:after="60"/>
        <w:ind w:left="567" w:hanging="567"/>
        <w:rPr>
          <w:snapToGrid w:val="0"/>
          <w:lang w:val="en-GB"/>
        </w:rPr>
      </w:pPr>
      <w:bookmarkStart w:id="730"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730"/>
    </w:p>
    <w:p w14:paraId="22D6BA4F" w14:textId="76034D74" w:rsidR="00AB6FBD" w:rsidRPr="00C32215" w:rsidRDefault="00AB6FBD" w:rsidP="0084376F">
      <w:pPr>
        <w:numPr>
          <w:ilvl w:val="0"/>
          <w:numId w:val="2"/>
        </w:numPr>
        <w:spacing w:after="60"/>
        <w:ind w:left="567" w:hanging="567"/>
        <w:rPr>
          <w:snapToGrid w:val="0"/>
          <w:lang w:val="en-GB"/>
        </w:rPr>
      </w:pPr>
      <w:bookmarkStart w:id="731"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731"/>
    </w:p>
    <w:p w14:paraId="1BC2F2FF" w14:textId="6F012D7E" w:rsidR="00196C80" w:rsidRPr="00C32215" w:rsidRDefault="00196C80" w:rsidP="0084376F">
      <w:pPr>
        <w:numPr>
          <w:ilvl w:val="0"/>
          <w:numId w:val="2"/>
        </w:numPr>
        <w:spacing w:after="60"/>
        <w:ind w:left="567" w:hanging="567"/>
        <w:rPr>
          <w:snapToGrid w:val="0"/>
          <w:lang w:val="en-GB"/>
        </w:rPr>
      </w:pPr>
      <w:bookmarkStart w:id="732"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732"/>
    </w:p>
    <w:p w14:paraId="68AD4EEF" w14:textId="2439E21D" w:rsidR="00AB4B3F" w:rsidRDefault="00AB4B3F" w:rsidP="00AB4B3F">
      <w:pPr>
        <w:numPr>
          <w:ilvl w:val="0"/>
          <w:numId w:val="2"/>
        </w:numPr>
        <w:spacing w:after="60"/>
        <w:ind w:left="567" w:hanging="567"/>
        <w:rPr>
          <w:ins w:id="733" w:author="Victor Cameo" w:date="2017-03-23T02:21:00Z"/>
          <w:snapToGrid w:val="0"/>
          <w:lang w:val="en-GB"/>
        </w:rPr>
      </w:pPr>
      <w:bookmarkStart w:id="734" w:name="_Ref477371895"/>
      <w:r w:rsidRPr="00C32215">
        <w:rPr>
          <w:snapToGrid w:val="0"/>
          <w:lang w:val="en-GB"/>
        </w:rPr>
        <w:t xml:space="preserve">QPhiX, QCD for Intel Xeon Phi and Xeon processors – </w:t>
      </w:r>
      <w:ins w:id="735" w:author="Victor Cameo" w:date="2017-03-23T02:21:00Z">
        <w:r w:rsidR="004A1F93">
          <w:rPr>
            <w:snapToGrid w:val="0"/>
            <w:lang w:val="en-GB"/>
          </w:rPr>
          <w:fldChar w:fldCharType="begin"/>
        </w:r>
        <w:r w:rsidR="004A1F93">
          <w:rPr>
            <w:snapToGrid w:val="0"/>
            <w:lang w:val="en-GB"/>
          </w:rPr>
          <w:instrText xml:space="preserve"> HYPERLINK "</w:instrText>
        </w:r>
      </w:ins>
      <w:r w:rsidR="004A1F93" w:rsidRPr="00C32215">
        <w:rPr>
          <w:snapToGrid w:val="0"/>
          <w:lang w:val="en-GB"/>
        </w:rPr>
        <w:instrText>http://jeffersonlab.github.io/qphix/</w:instrText>
      </w:r>
      <w:ins w:id="736" w:author="Victor Cameo" w:date="2017-03-23T02:21:00Z">
        <w:r w:rsidR="004A1F93">
          <w:rPr>
            <w:snapToGrid w:val="0"/>
            <w:lang w:val="en-GB"/>
          </w:rPr>
          <w:instrText xml:space="preserve">" </w:instrText>
        </w:r>
        <w:r w:rsidR="004A1F93">
          <w:rPr>
            <w:snapToGrid w:val="0"/>
            <w:lang w:val="en-GB"/>
          </w:rPr>
          <w:fldChar w:fldCharType="separate"/>
        </w:r>
      </w:ins>
      <w:r w:rsidR="004A1F93" w:rsidRPr="00E22798">
        <w:rPr>
          <w:rStyle w:val="Hyperlink"/>
          <w:snapToGrid w:val="0"/>
          <w:lang w:val="en-GB"/>
        </w:rPr>
        <w:t>http://jeffersonlab.github.io/qphix/</w:t>
      </w:r>
      <w:ins w:id="737" w:author="Victor Cameo" w:date="2017-03-23T02:21:00Z">
        <w:r w:rsidR="004A1F93">
          <w:rPr>
            <w:snapToGrid w:val="0"/>
            <w:lang w:val="en-GB"/>
          </w:rPr>
          <w:fldChar w:fldCharType="end"/>
        </w:r>
        <w:bookmarkEnd w:id="734"/>
      </w:ins>
    </w:p>
    <w:p w14:paraId="6FB5A372" w14:textId="52D284E4" w:rsidR="004A1F93" w:rsidRDefault="008971C7" w:rsidP="00AB4B3F">
      <w:pPr>
        <w:numPr>
          <w:ilvl w:val="0"/>
          <w:numId w:val="2"/>
        </w:numPr>
        <w:spacing w:after="60"/>
        <w:ind w:left="567" w:hanging="567"/>
        <w:rPr>
          <w:ins w:id="738" w:author="Victor Cameo" w:date="2017-03-23T02:22:00Z"/>
          <w:snapToGrid w:val="0"/>
          <w:lang w:val="en-GB"/>
        </w:rPr>
      </w:pPr>
      <w:bookmarkStart w:id="739" w:name="_Ref477999206"/>
      <w:ins w:id="740" w:author="Victor Cameo" w:date="2017-03-23T02:23:00Z">
        <w:r>
          <w:rPr>
            <w:snapToGrid w:val="0"/>
            <w:lang w:val="en-GB"/>
          </w:rPr>
          <w:t>K</w:t>
        </w:r>
      </w:ins>
      <w:ins w:id="741" w:author="Victor Cameo" w:date="2017-03-23T02:22:00Z">
        <w:r w:rsidR="004A1F93" w:rsidRPr="004A1F93">
          <w:rPr>
            <w:snapToGrid w:val="0"/>
            <w:lang w:val="en-GB"/>
          </w:rPr>
          <w:t>NC MaxFlops</w:t>
        </w:r>
      </w:ins>
      <w:ins w:id="742" w:author="Victor Cameo" w:date="2017-03-23T02:23:00Z">
        <w:r>
          <w:rPr>
            <w:snapToGrid w:val="0"/>
            <w:lang w:val="en-GB"/>
          </w:rPr>
          <w:t xml:space="preserve"> issue</w:t>
        </w:r>
      </w:ins>
      <w:ins w:id="743" w:author="Victor Cameo" w:date="2017-03-23T02:22:00Z">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r>
          <w:rPr>
            <w:snapToGrid w:val="0"/>
            <w:lang w:val="en-GB"/>
          </w:rPr>
          <w:fldChar w:fldCharType="begin"/>
        </w:r>
        <w:r>
          <w:rPr>
            <w:snapToGrid w:val="0"/>
            <w:lang w:val="en-GB"/>
          </w:rPr>
          <w:instrText xml:space="preserve"> HYPERLINK "</w:instrText>
        </w:r>
      </w:ins>
      <w:ins w:id="744" w:author="Victor Cameo" w:date="2017-03-23T02:21:00Z">
        <w:r w:rsidRPr="004A1F93">
          <w:rPr>
            <w:snapToGrid w:val="0"/>
            <w:lang w:val="en-GB"/>
          </w:rPr>
          <w:instrText>https://github.com/vetter/shoc/issues/37</w:instrText>
        </w:r>
      </w:ins>
      <w:ins w:id="745" w:author="Victor Cameo" w:date="2017-03-23T02:22:00Z">
        <w:r>
          <w:rPr>
            <w:snapToGrid w:val="0"/>
            <w:lang w:val="en-GB"/>
          </w:rPr>
          <w:instrText xml:space="preserve">" </w:instrText>
        </w:r>
        <w:r>
          <w:rPr>
            <w:snapToGrid w:val="0"/>
            <w:lang w:val="en-GB"/>
          </w:rPr>
          <w:fldChar w:fldCharType="separate"/>
        </w:r>
      </w:ins>
      <w:ins w:id="746" w:author="Victor Cameo" w:date="2017-03-23T02:21:00Z">
        <w:r w:rsidRPr="00E22798">
          <w:rPr>
            <w:rStyle w:val="Hyperlink"/>
            <w:snapToGrid w:val="0"/>
            <w:lang w:val="en-GB"/>
          </w:rPr>
          <w:t>https://github.com/vetter/shoc/issues/37</w:t>
        </w:r>
      </w:ins>
      <w:ins w:id="747" w:author="Victor Cameo" w:date="2017-03-23T02:22:00Z">
        <w:r>
          <w:rPr>
            <w:snapToGrid w:val="0"/>
            <w:lang w:val="en-GB"/>
          </w:rPr>
          <w:fldChar w:fldCharType="end"/>
        </w:r>
        <w:bookmarkEnd w:id="739"/>
      </w:ins>
    </w:p>
    <w:p w14:paraId="2609EEEF" w14:textId="7140F6F1" w:rsidR="008971C7" w:rsidRPr="00C32215" w:rsidRDefault="008971C7" w:rsidP="00AB4B3F">
      <w:pPr>
        <w:numPr>
          <w:ilvl w:val="0"/>
          <w:numId w:val="2"/>
        </w:numPr>
        <w:spacing w:after="60"/>
        <w:ind w:left="567" w:hanging="567"/>
        <w:rPr>
          <w:snapToGrid w:val="0"/>
          <w:lang w:val="en-GB"/>
        </w:rPr>
      </w:pPr>
      <w:ins w:id="748" w:author="Victor Cameo" w:date="2017-03-23T02:23:00Z">
        <w:r>
          <w:rPr>
            <w:snapToGrid w:val="0"/>
            <w:lang w:val="en-GB"/>
          </w:rPr>
          <w:t xml:space="preserve"> </w:t>
        </w:r>
        <w:bookmarkStart w:id="749" w:name="_Ref477999262"/>
        <w:r w:rsidRPr="008971C7">
          <w:rPr>
            <w:snapToGrid w:val="0"/>
            <w:lang w:val="en-GB"/>
          </w:rPr>
          <w:t>KNC SpMV</w:t>
        </w:r>
        <w:r>
          <w:rPr>
            <w:snapToGrid w:val="0"/>
            <w:lang w:val="en-GB"/>
          </w:rPr>
          <w:t xml:space="preserve"> issue </w:t>
        </w:r>
      </w:ins>
      <w:ins w:id="750" w:author="Victor Cameo" w:date="2017-03-23T02:22:00Z">
        <w:r w:rsidRPr="00C32215">
          <w:rPr>
            <w:snapToGrid w:val="0"/>
            <w:lang w:val="en-GB"/>
          </w:rPr>
          <w:t>–</w:t>
        </w:r>
      </w:ins>
      <w:ins w:id="751" w:author="Victor Cameo" w:date="2017-03-23T02:23:00Z">
        <w:r>
          <w:rPr>
            <w:snapToGrid w:val="0"/>
            <w:lang w:val="en-GB"/>
          </w:rPr>
          <w:t xml:space="preserve"> </w:t>
        </w:r>
      </w:ins>
      <w:ins w:id="752" w:author="Victor Cameo" w:date="2017-03-23T02:22:00Z">
        <w:r w:rsidRPr="008971C7">
          <w:rPr>
            <w:snapToGrid w:val="0"/>
            <w:lang w:val="en-GB"/>
          </w:rPr>
          <w:t>https://github.com/vetter/shoc/issues/24, https://github.com/vetter/shoc/issues/23.</w:t>
        </w:r>
      </w:ins>
      <w:bookmarkEnd w:id="749"/>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753" w:name="_Toc75287379"/>
      <w:bookmarkStart w:id="754" w:name="_Toc194478746"/>
      <w:bookmarkStart w:id="755" w:name="_Toc376680008"/>
      <w:bookmarkStart w:id="756" w:name="_Toc477999585"/>
      <w:r w:rsidRPr="00C32215">
        <w:t>List of Acronyms and Abbreviations</w:t>
      </w:r>
      <w:bookmarkEnd w:id="753"/>
      <w:bookmarkEnd w:id="754"/>
      <w:bookmarkEnd w:id="755"/>
      <w:bookmarkEnd w:id="756"/>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757" w:name="_Toc249353267"/>
      <w:bookmarkStart w:id="758" w:name="_Toc281213753"/>
      <w:bookmarkStart w:id="759" w:name="_Toc319524529"/>
      <w:bookmarkStart w:id="760" w:name="_Toc412817324"/>
      <w:bookmarkStart w:id="761" w:name="_Toc427677887"/>
      <w:bookmarkStart w:id="762" w:name="_Toc477999586"/>
      <w:r w:rsidRPr="00C32215">
        <w:t xml:space="preserve">List of Project Partner </w:t>
      </w:r>
      <w:bookmarkEnd w:id="757"/>
      <w:r w:rsidRPr="00C32215">
        <w:t>Acronyms</w:t>
      </w:r>
      <w:bookmarkEnd w:id="758"/>
      <w:bookmarkEnd w:id="759"/>
      <w:bookmarkEnd w:id="760"/>
      <w:bookmarkEnd w:id="761"/>
      <w:bookmarkEnd w:id="762"/>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63" w:name="_Toc75287376"/>
      <w:bookmarkStart w:id="764" w:name="_Toc194478747"/>
      <w:bookmarkStart w:id="765" w:name="_Toc376680009"/>
      <w:bookmarkStart w:id="766" w:name="_Toc477999587"/>
      <w:r w:rsidRPr="00C32215">
        <w:rPr>
          <w:lang w:val="en-GB"/>
        </w:rPr>
        <w:t>Executive Summary</w:t>
      </w:r>
      <w:bookmarkEnd w:id="763"/>
      <w:bookmarkEnd w:id="764"/>
      <w:bookmarkEnd w:id="765"/>
      <w:bookmarkEnd w:id="766"/>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As a result, selected codes are: ALYA,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67" w:name="_Toc75287375"/>
      <w:bookmarkStart w:id="768" w:name="_Toc194478748"/>
      <w:bookmarkStart w:id="769" w:name="_Toc376680010"/>
      <w:bookmarkStart w:id="770" w:name="_Toc477999588"/>
      <w:r w:rsidRPr="00C32215">
        <w:t>Introduction</w:t>
      </w:r>
      <w:bookmarkEnd w:id="767"/>
      <w:bookmarkEnd w:id="768"/>
      <w:bookmarkEnd w:id="769"/>
      <w:bookmarkEnd w:id="770"/>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771" w:name="_Ref269816026"/>
      <w:bookmarkStart w:id="772" w:name="_Ref269816053"/>
      <w:bookmarkStart w:id="773" w:name="_Ref269816064"/>
      <w:bookmarkStart w:id="774" w:name="_Ref269816098"/>
      <w:bookmarkStart w:id="775" w:name="_Toc376680011"/>
      <w:bookmarkStart w:id="776" w:name="_Ref476982656"/>
      <w:bookmarkStart w:id="777" w:name="_Toc477999589"/>
      <w:r w:rsidRPr="00C32215">
        <w:t xml:space="preserve">Targeted </w:t>
      </w:r>
      <w:bookmarkEnd w:id="771"/>
      <w:bookmarkEnd w:id="772"/>
      <w:bookmarkEnd w:id="773"/>
      <w:bookmarkEnd w:id="774"/>
      <w:bookmarkEnd w:id="775"/>
      <w:r w:rsidRPr="00C32215">
        <w:t>architectures</w:t>
      </w:r>
      <w:bookmarkEnd w:id="776"/>
      <w:bookmarkEnd w:id="777"/>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778" w:name="_Toc376680012"/>
      <w:bookmarkStart w:id="779" w:name="_Toc477999590"/>
      <w:r w:rsidRPr="00C32215">
        <w:t>Co-processor description</w:t>
      </w:r>
      <w:bookmarkEnd w:id="778"/>
      <w:bookmarkEnd w:id="779"/>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27B4E">
        <w:t xml:space="preserve">Table </w:t>
      </w:r>
      <w:r w:rsidR="00427B4E">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15C0FF66" w:rsidR="00436513" w:rsidRPr="00C32215" w:rsidRDefault="00427B4E" w:rsidP="00427B4E">
      <w:pPr>
        <w:pStyle w:val="Caption"/>
      </w:pPr>
      <w:bookmarkStart w:id="780" w:name="_Ref477772034"/>
      <w:bookmarkStart w:id="781" w:name="_Ref477772025"/>
      <w:bookmarkStart w:id="782" w:name="_Toc477999004"/>
      <w:r>
        <w:t xml:space="preserve">Table </w:t>
      </w:r>
      <w:r>
        <w:fldChar w:fldCharType="begin"/>
      </w:r>
      <w:r>
        <w:instrText xml:space="preserve"> SEQ Table \* ARABIC </w:instrText>
      </w:r>
      <w:r>
        <w:fldChar w:fldCharType="separate"/>
      </w:r>
      <w:r w:rsidR="00E374AB">
        <w:rPr>
          <w:noProof/>
        </w:rPr>
        <w:t>1</w:t>
      </w:r>
      <w:r>
        <w:fldChar w:fldCharType="end"/>
      </w:r>
      <w:bookmarkEnd w:id="780"/>
      <w:r>
        <w:t xml:space="preserve"> </w:t>
      </w:r>
      <w:r w:rsidRPr="00F74839">
        <w:t xml:space="preserve"> Main co-processors specifications</w:t>
      </w:r>
      <w:bookmarkEnd w:id="781"/>
      <w:bookmarkEnd w:id="782"/>
    </w:p>
    <w:p w14:paraId="11E38C3C" w14:textId="07451710" w:rsidR="00894A28" w:rsidRPr="00C32215" w:rsidRDefault="00121ADB" w:rsidP="00121ADB">
      <w:pPr>
        <w:pStyle w:val="Heading3"/>
        <w:ind w:left="0" w:firstLine="0"/>
      </w:pPr>
      <w:bookmarkStart w:id="783" w:name="_Toc477999591"/>
      <w:r w:rsidRPr="00C32215">
        <w:t>Systems description</w:t>
      </w:r>
      <w:bookmarkEnd w:id="783"/>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784" w:name="_Ref477768370"/>
      <w:bookmarkStart w:id="785" w:name="_Ref477768402"/>
      <w:bookmarkStart w:id="786" w:name="_Toc477999592"/>
      <w:r>
        <w:t>Cartesius</w:t>
      </w:r>
      <w:bookmarkEnd w:id="784"/>
      <w:bookmarkEnd w:id="785"/>
      <w:r w:rsidR="0035383A">
        <w:t xml:space="preserve"> K40</w:t>
      </w:r>
      <w:bookmarkEnd w:id="786"/>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787" w:name="_Toc477999593"/>
      <w:r>
        <w:t>MareNostrum KNC</w:t>
      </w:r>
      <w:bookmarkEnd w:id="787"/>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bookmarkStart w:id="788" w:name="_Toc477999594"/>
      <w:r>
        <w:t>Ouessant P100</w:t>
      </w:r>
      <w:bookmarkEnd w:id="788"/>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bookmarkStart w:id="789" w:name="_Toc477999595"/>
      <w:r>
        <w:t>Frioul KNL</w:t>
      </w:r>
      <w:bookmarkEnd w:id="789"/>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790" w:name="_Ref477340653"/>
      <w:bookmarkStart w:id="791" w:name="_Toc477999596"/>
      <w:r w:rsidRPr="00C32215">
        <w:t>Benchmark suite description</w:t>
      </w:r>
      <w:bookmarkEnd w:id="790"/>
      <w:bookmarkEnd w:id="791"/>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792" w:name="_Toc477999597"/>
      <w:r w:rsidRPr="00C32215">
        <w:t>Alya</w:t>
      </w:r>
      <w:bookmarkEnd w:id="792"/>
    </w:p>
    <w:p w14:paraId="012961B3" w14:textId="1F4BEFF3" w:rsidR="00E94772" w:rsidRPr="00C32215" w:rsidRDefault="00E94772" w:rsidP="00831578">
      <w:pPr>
        <w:pStyle w:val="NormalPRACE"/>
      </w:pPr>
      <w:r w:rsidRPr="00C32215">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762E50">
      <w:pPr>
        <w:pStyle w:val="Heading4"/>
      </w:pPr>
      <w:bookmarkStart w:id="793" w:name="_Toc477999598"/>
      <w:r w:rsidRPr="00C32215">
        <w:t>C</w:t>
      </w:r>
      <w:r w:rsidR="008C7916" w:rsidRPr="00C32215">
        <w:t>ode descr</w:t>
      </w:r>
      <w:r w:rsidR="00831578" w:rsidRPr="00C32215">
        <w:t>iption</w:t>
      </w:r>
      <w:bookmarkEnd w:id="793"/>
    </w:p>
    <w:p w14:paraId="4ACD9229" w14:textId="3F410FEC" w:rsidR="00E94772" w:rsidRPr="00C32215" w:rsidRDefault="00E94772" w:rsidP="00831578">
      <w:pPr>
        <w:pStyle w:val="NormalPRACE"/>
      </w:pPr>
      <w:r w:rsidRPr="00C32215">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C32215" w:rsidRDefault="00E94772" w:rsidP="00831578">
      <w:pPr>
        <w:pStyle w:val="NormalPRACE"/>
      </w:pPr>
      <w:r w:rsidRPr="00C32215">
        <w:t>Alya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794" w:name="_Toc477999599"/>
      <w:r w:rsidRPr="00C32215">
        <w:t xml:space="preserve">Test cases </w:t>
      </w:r>
      <w:r w:rsidR="00C5259D" w:rsidRPr="00C32215">
        <w:t>description</w:t>
      </w:r>
      <w:bookmarkEnd w:id="794"/>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795" w:name="_Toc477999600"/>
      <w:r w:rsidRPr="00C32215">
        <w:t>Code_</w:t>
      </w:r>
      <w:r w:rsidR="00CC4125" w:rsidRPr="00C32215">
        <w:t>Saturne</w:t>
      </w:r>
      <w:bookmarkEnd w:id="795"/>
    </w:p>
    <w:p w14:paraId="69BF1DA5" w14:textId="531B7DF3" w:rsidR="00E94772" w:rsidRPr="00C32215" w:rsidRDefault="007D2415" w:rsidP="00831578">
      <w:pPr>
        <w:pStyle w:val="NormalPRACE"/>
      </w:pPr>
      <w:ins w:id="796" w:author="Victor Cameo" w:date="2017-03-23T01:02:00Z">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ins>
      <w:del w:id="797" w:author="Victor Cameo" w:date="2017-03-23T01:02:00Z">
        <w:r w:rsidR="000F7D64" w:rsidRPr="00C32215" w:rsidDel="007D2415">
          <w:delText>Code_</w:delText>
        </w:r>
        <w:r w:rsidR="00E94772" w:rsidRPr="00C32215" w:rsidDel="007D2415">
          <w:delText>Saturne is an open-source CFD soft</w:delText>
        </w:r>
        <w:r w:rsidR="0024690D" w:rsidRPr="00C32215" w:rsidDel="007D2415">
          <w:delText>ware package developed by EDF R</w:delText>
        </w:r>
        <w:r w:rsidR="00E94772" w:rsidRPr="00C32215" w:rsidDel="007D2415">
          <w:delTex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delText>
        </w:r>
      </w:del>
    </w:p>
    <w:p w14:paraId="63E12552" w14:textId="5FE33378" w:rsidR="00E94772" w:rsidRPr="00C32215" w:rsidDel="00E81787" w:rsidRDefault="00D03A28" w:rsidP="00762E50">
      <w:pPr>
        <w:pStyle w:val="Heading4"/>
        <w:rPr>
          <w:del w:id="798" w:author="Victor Cameo" w:date="2017-03-23T01:09:00Z"/>
        </w:rPr>
      </w:pPr>
      <w:bookmarkStart w:id="799" w:name="_Toc477999601"/>
      <w:r w:rsidRPr="00C32215">
        <w:t>Code descr</w:t>
      </w:r>
      <w:r w:rsidR="00CC4125" w:rsidRPr="00C32215">
        <w:t>iption</w:t>
      </w:r>
      <w:bookmarkEnd w:id="799"/>
    </w:p>
    <w:p w14:paraId="784502E6" w14:textId="77777777" w:rsidR="007D2415" w:rsidRDefault="007D2415" w:rsidP="00831578">
      <w:pPr>
        <w:pStyle w:val="Heading4"/>
        <w:rPr>
          <w:ins w:id="800" w:author="Victor Cameo" w:date="2017-03-23T01:03:00Z"/>
        </w:rPr>
        <w:pPrChange w:id="801" w:author="Victor Cameo" w:date="2017-03-23T01:09:00Z">
          <w:pPr>
            <w:pStyle w:val="NormalPRACE"/>
          </w:pPr>
        </w:pPrChange>
      </w:pPr>
      <w:bookmarkStart w:id="802" w:name="_Toc477999602"/>
      <w:bookmarkEnd w:id="802"/>
    </w:p>
    <w:p w14:paraId="1472A87E" w14:textId="7EEB5309" w:rsidR="007D2415" w:rsidRDefault="007D2415" w:rsidP="00BC4797">
      <w:pPr>
        <w:pStyle w:val="NormalPRACE"/>
        <w:rPr>
          <w:ins w:id="803" w:author="Victor Cameo" w:date="2017-03-23T01:03:00Z"/>
        </w:rPr>
        <w:pPrChange w:id="804" w:author="Victor Cameo" w:date="2017-03-23T01:16:00Z">
          <w:pPr>
            <w:pStyle w:val="NormalPRACE"/>
          </w:pPr>
        </w:pPrChange>
      </w:pPr>
      <w:ins w:id="805" w:author="Victor Cameo" w:date="2017-03-23T01:03:00Z">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ins>
    </w:p>
    <w:p w14:paraId="30656150" w14:textId="24DD6F64" w:rsidR="007D2415" w:rsidRDefault="007D2415" w:rsidP="00BC4797">
      <w:pPr>
        <w:pStyle w:val="NormalPRACE"/>
        <w:rPr>
          <w:ins w:id="806" w:author="Victor Cameo" w:date="2017-03-23T01:03:00Z"/>
        </w:rPr>
        <w:pPrChange w:id="807" w:author="Victor Cameo" w:date="2017-03-23T01:16:00Z">
          <w:pPr>
            <w:pStyle w:val="NormalPRACE"/>
          </w:pPr>
        </w:pPrChange>
      </w:pPr>
      <w:ins w:id="808" w:author="Victor Cameo" w:date="2017-03-23T01:03:00Z">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ins>
    </w:p>
    <w:p w14:paraId="3C530B23" w14:textId="6A831626" w:rsidR="007D2415" w:rsidRDefault="007D2415" w:rsidP="00BC4797">
      <w:pPr>
        <w:pStyle w:val="NormalPRACE"/>
        <w:rPr>
          <w:ins w:id="809" w:author="Victor Cameo" w:date="2017-03-23T01:03:00Z"/>
        </w:rPr>
        <w:pPrChange w:id="810" w:author="Victor Cameo" w:date="2017-03-23T01:16:00Z">
          <w:pPr>
            <w:pStyle w:val="NormalPRACE"/>
          </w:pPr>
        </w:pPrChange>
      </w:pPr>
      <w:ins w:id="811" w:author="Victor Cameo" w:date="2017-03-23T01:03:00Z">
        <w:r>
          <w:t>Code_Saturne is written in C, F95 and Python. It is freely available under the GPL license.</w:t>
        </w:r>
      </w:ins>
    </w:p>
    <w:p w14:paraId="7066F570" w14:textId="03A241DF" w:rsidR="00E94772" w:rsidRPr="00C32215" w:rsidDel="007D2415" w:rsidRDefault="00E94772" w:rsidP="00831578">
      <w:pPr>
        <w:pStyle w:val="NormalPRACE"/>
        <w:rPr>
          <w:del w:id="812" w:author="Victor Cameo" w:date="2017-03-23T01:03:00Z"/>
        </w:rPr>
      </w:pPr>
      <w:del w:id="813" w:author="Victor Cameo" w:date="2017-03-23T01:03:00Z">
        <w:r w:rsidRPr="00C32215" w:rsidDel="007D2415">
          <w:delText>Parallelism is handled by distributing the domain over the processors (several partitioning tools are available, either internally, i.e. SFC Hilbert and Mor</w:delText>
        </w:r>
        <w:r w:rsidR="00A03A8E" w:rsidRPr="00C32215" w:rsidDel="007D2415">
          <w:delText>ton, or through external librar</w:delText>
        </w:r>
        <w:r w:rsidRPr="00C32215" w:rsidDel="007D2415">
          <w:delText>ies, i.e. METIS Serial, ParMETIS, Scotch Serial, PT-SCOTCH. Communications between subdomains are performed through MPI. Hybrid parallelism using OpenMP has recently been optimised for improved multicore performance.</w:delText>
        </w:r>
      </w:del>
    </w:p>
    <w:p w14:paraId="6E512E31" w14:textId="0E65D8C9" w:rsidR="00E94772" w:rsidRPr="00C32215" w:rsidDel="007D2415" w:rsidRDefault="00E94772" w:rsidP="00831578">
      <w:pPr>
        <w:pStyle w:val="NormalPRACE"/>
        <w:rPr>
          <w:del w:id="814" w:author="Victor Cameo" w:date="2017-03-23T01:03:00Z"/>
        </w:rPr>
      </w:pPr>
      <w:del w:id="815" w:author="Victor Cameo" w:date="2017-03-23T01:03:00Z">
        <w:r w:rsidRPr="00C32215" w:rsidDel="007D2415">
          <w:delTex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delText>
        </w:r>
      </w:del>
    </w:p>
    <w:p w14:paraId="53E3BD51" w14:textId="7DF7BCE5" w:rsidR="00E94772" w:rsidRPr="00C32215" w:rsidRDefault="00C75DDD" w:rsidP="00831578">
      <w:pPr>
        <w:pStyle w:val="NormalPRACE"/>
      </w:pPr>
      <w:del w:id="816" w:author="Victor Cameo" w:date="2017-03-23T01:03:00Z">
        <w:r w:rsidRPr="00C32215" w:rsidDel="007D2415">
          <w:delText>Code_</w:delText>
        </w:r>
        <w:r w:rsidR="00E94772" w:rsidRPr="00C32215" w:rsidDel="007D2415">
          <w:delText>Saturne is written in C, F95 and Python. It is freely available under the GPL license.</w:delText>
        </w:r>
      </w:del>
    </w:p>
    <w:p w14:paraId="62E2A331" w14:textId="1E0CA813" w:rsidR="00E94772" w:rsidRPr="00C32215" w:rsidDel="00E81787" w:rsidRDefault="00D03A28" w:rsidP="00762E50">
      <w:pPr>
        <w:pStyle w:val="Heading4"/>
        <w:rPr>
          <w:del w:id="817" w:author="Victor Cameo" w:date="2017-03-23T01:10:00Z"/>
        </w:rPr>
      </w:pPr>
      <w:bookmarkStart w:id="818" w:name="_Toc477999603"/>
      <w:r w:rsidRPr="00C32215">
        <w:t>Test cases descr</w:t>
      </w:r>
      <w:r w:rsidR="00CC4125" w:rsidRPr="00C32215">
        <w:t>iption</w:t>
      </w:r>
      <w:bookmarkEnd w:id="818"/>
    </w:p>
    <w:p w14:paraId="1288E66F" w14:textId="77777777" w:rsidR="00E81787" w:rsidRDefault="00E81787" w:rsidP="00831578">
      <w:pPr>
        <w:pStyle w:val="Heading4"/>
        <w:rPr>
          <w:ins w:id="819" w:author="Victor Cameo" w:date="2017-03-23T01:10:00Z"/>
        </w:rPr>
        <w:pPrChange w:id="820" w:author="Victor Cameo" w:date="2017-03-23T01:10:00Z">
          <w:pPr>
            <w:pStyle w:val="NormalPRACE"/>
          </w:pPr>
        </w:pPrChange>
      </w:pPr>
      <w:bookmarkStart w:id="821" w:name="_Toc477999604"/>
      <w:bookmarkEnd w:id="821"/>
    </w:p>
    <w:p w14:paraId="28CB5863" w14:textId="77777777" w:rsidR="00E81787" w:rsidRDefault="00E81787" w:rsidP="00BC4797">
      <w:pPr>
        <w:pStyle w:val="NormalPRACE"/>
        <w:rPr>
          <w:ins w:id="822" w:author="Victor Cameo" w:date="2017-03-23T01:11:00Z"/>
        </w:rPr>
        <w:pPrChange w:id="823" w:author="Victor Cameo" w:date="2017-03-23T01:16:00Z">
          <w:pPr>
            <w:pStyle w:val="NormalPRACE"/>
          </w:pPr>
        </w:pPrChange>
      </w:pPr>
      <w:ins w:id="824" w:author="Victor Cameo" w:date="2017-03-23T01:10:00Z">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ins>
    </w:p>
    <w:p w14:paraId="05FE56C0" w14:textId="43F7FAC2" w:rsidR="00E94772" w:rsidRPr="00C32215" w:rsidRDefault="00E81787" w:rsidP="00BC4797">
      <w:pPr>
        <w:pStyle w:val="NormalPRACE"/>
        <w:pPrChange w:id="825" w:author="Victor Cameo" w:date="2017-03-23T01:16:00Z">
          <w:pPr>
            <w:pStyle w:val="NormalPRACE"/>
          </w:pPr>
        </w:pPrChange>
      </w:pPr>
      <w:ins w:id="826" w:author="Victor Cameo" w:date="2017-03-23T01:11:00Z">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ins>
      <w:del w:id="827" w:author="Victor Cameo" w:date="2017-03-23T01:10:00Z">
        <w:r w:rsidR="00E94772" w:rsidRPr="00C32215" w:rsidDel="00E81787">
          <w:delText>Two test cases are dealt with, the former with a mesh made of tetrahedral cells and the latter with a mesh made of hexahedral cells. Both configurations are meant for incompressible laminar flows. Note that both configurations will also be used in the regular UEABS</w:delText>
        </w:r>
        <w:r w:rsidR="00EC27FB" w:rsidRPr="00C32215" w:rsidDel="00E81787">
          <w:delText>.</w:delText>
        </w:r>
      </w:del>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2F2D5053" w:rsidR="00E94772" w:rsidRPr="00C32215" w:rsidDel="00B20538" w:rsidRDefault="00B20538" w:rsidP="00BC4797">
      <w:pPr>
        <w:pStyle w:val="NormalPRACE"/>
        <w:rPr>
          <w:del w:id="828" w:author="Victor Cameo" w:date="2017-03-23T01:13:00Z"/>
        </w:rPr>
        <w:pPrChange w:id="829" w:author="Victor Cameo" w:date="2017-03-23T01:16:00Z">
          <w:pPr>
            <w:pStyle w:val="NormalPRACE"/>
          </w:pPr>
        </w:pPrChange>
      </w:pPr>
      <w:ins w:id="830" w:author="Victor Cameo" w:date="2017-03-23T01:13:00Z">
        <w:r w:rsidRPr="00B20538">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ins>
      <w:del w:id="831" w:author="Victor Cameo" w:date="2017-03-23T01:13:00Z">
        <w:r w:rsidR="00E94772" w:rsidRPr="00C32215" w:rsidDel="00B20538">
          <w:delText>The geometry is very simple, i.e. a cube, but the mesh is built using tetrahedral cells. The Reynolds number is set to 400, and symmetry boundary conditions are applied in the spanwise direction. The case is modular a</w:delText>
        </w:r>
        <w:r w:rsidR="00A27417" w:rsidRPr="00C32215" w:rsidDel="00B20538">
          <w:delText>nd the mesh size can easily be</w:delText>
        </w:r>
        <w:r w:rsidR="00E94772" w:rsidRPr="00C32215" w:rsidDel="00B20538">
          <w:delText xml:space="preserve"> varied. The largest mesh has about 13 million cells.</w:delText>
        </w:r>
      </w:del>
    </w:p>
    <w:p w14:paraId="3F96401E" w14:textId="77777777" w:rsidR="00B20538" w:rsidRDefault="00B20538" w:rsidP="00BC4797">
      <w:pPr>
        <w:pStyle w:val="NormalPRACE"/>
        <w:rPr>
          <w:ins w:id="832" w:author="Victor Cameo" w:date="2017-03-23T01:13:00Z"/>
        </w:rPr>
      </w:pPr>
    </w:p>
    <w:p w14:paraId="68541B22" w14:textId="6AD03EE9" w:rsidR="00E94772" w:rsidRPr="00C32215" w:rsidDel="00B20538" w:rsidRDefault="00E94772" w:rsidP="00831578">
      <w:pPr>
        <w:pStyle w:val="NormalPRACE"/>
        <w:rPr>
          <w:del w:id="833" w:author="Victor Cameo" w:date="2017-03-23T01:13:00Z"/>
        </w:rPr>
      </w:pPr>
      <w:del w:id="834" w:author="Victor Cameo" w:date="2017-03-23T01:13:00Z">
        <w:r w:rsidRPr="00C32215" w:rsidDel="00B20538">
          <w:delText>This test case is expected to scale efficiently to 1000+ nodes.</w:delText>
        </w:r>
      </w:del>
    </w:p>
    <w:p w14:paraId="7DA1E77A" w14:textId="09B5F6FD" w:rsidR="00E94772" w:rsidRPr="00C32215" w:rsidDel="00E81787" w:rsidRDefault="00E94772" w:rsidP="00831578">
      <w:pPr>
        <w:pStyle w:val="NormalPRACE"/>
        <w:rPr>
          <w:del w:id="835" w:author="Victor Cameo" w:date="2017-03-23T01:12:00Z"/>
          <w:rStyle w:val="Emphasis"/>
        </w:rPr>
      </w:pPr>
      <w:r w:rsidRPr="00C32215">
        <w:rPr>
          <w:rStyle w:val="Emphasis"/>
        </w:rPr>
        <w:t>3-D Taylor-Green</w:t>
      </w:r>
      <w:r w:rsidR="00CC4125" w:rsidRPr="00C32215">
        <w:rPr>
          <w:rStyle w:val="Emphasis"/>
        </w:rPr>
        <w:t xml:space="preserve"> vortex flow (hexahedral cells)</w:t>
      </w:r>
    </w:p>
    <w:p w14:paraId="1C92C78E" w14:textId="79298D3D" w:rsidR="00E94772" w:rsidRPr="00C32215" w:rsidDel="00E81787" w:rsidRDefault="00E94772" w:rsidP="00831578">
      <w:pPr>
        <w:pStyle w:val="NormalPRACE"/>
        <w:rPr>
          <w:del w:id="836" w:author="Victor Cameo" w:date="2017-03-23T01:12:00Z"/>
        </w:rPr>
      </w:pPr>
      <w:del w:id="837" w:author="Victor Cameo" w:date="2017-03-23T01:12:00Z">
        <w:r w:rsidRPr="00C32215" w:rsidDel="00E81787">
          <w:delText xml:space="preserve">The Taylor-Green vortex flow is traditionally used to assess the accuracy of CFD code numerical schemes. Periodicity is used in the 3 directions. The total kinetic energy (integral of the velocity) and enstrophy (integral of the vorticity) evolutions as a function </w:delText>
        </w:r>
        <w:r w:rsidR="00C75DDD" w:rsidRPr="00C32215" w:rsidDel="00E81787">
          <w:delText>of the time are looked at. Code_</w:delText>
        </w:r>
        <w:r w:rsidRPr="00C32215" w:rsidDel="00E81787">
          <w:delText>Saturne is set for 2nd order time and spatial schemes, and three meshes are considered, containing 1283, 2563 and 5123 cells, respectively.</w:delText>
        </w:r>
      </w:del>
    </w:p>
    <w:p w14:paraId="3D44E9D0" w14:textId="77777777" w:rsidR="00E81787" w:rsidRDefault="00E94772" w:rsidP="00831578">
      <w:pPr>
        <w:pStyle w:val="NormalPRACE"/>
        <w:rPr>
          <w:ins w:id="838" w:author="Victor Cameo" w:date="2017-03-23T01:12:00Z"/>
        </w:rPr>
      </w:pPr>
      <w:del w:id="839" w:author="Victor Cameo" w:date="2017-03-23T01:12:00Z">
        <w:r w:rsidRPr="00C32215" w:rsidDel="00E81787">
          <w:delText>This test case is expected to scale efficiently to 4000+ nodes for the largest mesh</w:delText>
        </w:r>
      </w:del>
    </w:p>
    <w:p w14:paraId="46120E26" w14:textId="56F68F95" w:rsidR="00E94772" w:rsidRPr="00C32215" w:rsidRDefault="00E81787" w:rsidP="00BC4797">
      <w:pPr>
        <w:pStyle w:val="NormalPRACE"/>
      </w:pPr>
      <w:ins w:id="840" w:author="Victor Cameo" w:date="2017-03-23T01:12:00Z">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ins>
      <w:r w:rsidR="00E94772" w:rsidRPr="00C32215">
        <w:t>.</w:t>
      </w:r>
    </w:p>
    <w:p w14:paraId="3DB5A8C3" w14:textId="5CED21FC" w:rsidR="00E94772" w:rsidRPr="00C32215" w:rsidRDefault="00CC4125" w:rsidP="00CC4125">
      <w:pPr>
        <w:pStyle w:val="Heading3"/>
      </w:pPr>
      <w:bookmarkStart w:id="841" w:name="_Toc477999605"/>
      <w:r w:rsidRPr="00C32215">
        <w:t>CP2K</w:t>
      </w:r>
      <w:bookmarkEnd w:id="841"/>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842" w:name="_Toc477999606"/>
      <w:r w:rsidRPr="00C32215">
        <w:t xml:space="preserve">Code </w:t>
      </w:r>
      <w:r w:rsidR="00C5259D" w:rsidRPr="00C32215">
        <w:t>description</w:t>
      </w:r>
      <w:bookmarkEnd w:id="842"/>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843" w:name="_Toc477999607"/>
      <w:r w:rsidRPr="00C32215">
        <w:t xml:space="preserve">Test cases </w:t>
      </w:r>
      <w:r w:rsidR="00C5259D" w:rsidRPr="00C32215">
        <w:t>description</w:t>
      </w:r>
      <w:bookmarkEnd w:id="843"/>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844" w:name="_Toc477999608"/>
      <w:r w:rsidRPr="00C32215">
        <w:t>GPAW</w:t>
      </w:r>
      <w:bookmarkEnd w:id="844"/>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762E50">
      <w:pPr>
        <w:pStyle w:val="Heading4"/>
      </w:pPr>
      <w:bookmarkStart w:id="845" w:name="_Toc477999609"/>
      <w:r w:rsidRPr="00C32215">
        <w:t xml:space="preserve">Code </w:t>
      </w:r>
      <w:r w:rsidR="00C5259D" w:rsidRPr="00C32215">
        <w:t>description</w:t>
      </w:r>
      <w:bookmarkEnd w:id="845"/>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762E50">
      <w:pPr>
        <w:pStyle w:val="Heading4"/>
      </w:pPr>
      <w:bookmarkStart w:id="846" w:name="_Toc477999610"/>
      <w:r w:rsidRPr="00C32215">
        <w:t xml:space="preserve">Test cases </w:t>
      </w:r>
      <w:r w:rsidR="00C5259D" w:rsidRPr="00C32215">
        <w:t>description</w:t>
      </w:r>
      <w:bookmarkEnd w:id="846"/>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847" w:name="_Toc477999611"/>
      <w:r w:rsidRPr="00C32215">
        <w:t>GROMACS</w:t>
      </w:r>
      <w:bookmarkEnd w:id="847"/>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848"/>
      <w:r w:rsidRPr="00C32215">
        <w:t>GROMACS 4.6</w:t>
      </w:r>
      <w:commentRangeEnd w:id="848"/>
      <w:r w:rsidR="008C1C7D">
        <w:rPr>
          <w:rStyle w:val="CommentReference"/>
          <w:lang w:val="de-DE"/>
        </w:rPr>
        <w:commentReference w:id="848"/>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849" w:name="_Toc477999612"/>
      <w:r w:rsidRPr="00C32215">
        <w:t xml:space="preserve">Code </w:t>
      </w:r>
      <w:r w:rsidR="00C5259D" w:rsidRPr="00C32215">
        <w:t>description</w:t>
      </w:r>
      <w:bookmarkEnd w:id="849"/>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850" w:name="_Toc477999613"/>
      <w:r w:rsidRPr="00C32215">
        <w:t>Test c</w:t>
      </w:r>
      <w:r w:rsidR="00011CC2" w:rsidRPr="00C32215">
        <w:t xml:space="preserve">ases </w:t>
      </w:r>
      <w:r w:rsidR="00C5259D" w:rsidRPr="00C32215">
        <w:t>description</w:t>
      </w:r>
      <w:bookmarkEnd w:id="850"/>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851" w:name="_Toc477999614"/>
      <w:r w:rsidRPr="00C32215">
        <w:t>NAMD</w:t>
      </w:r>
      <w:bookmarkEnd w:id="851"/>
    </w:p>
    <w:p w14:paraId="53AC4A26" w14:textId="233232DA" w:rsidR="00E94772" w:rsidRPr="00C32215" w:rsidRDefault="00E94772" w:rsidP="00831578">
      <w:pPr>
        <w:pStyle w:val="NormalPRACE"/>
      </w:pPr>
      <w:r w:rsidRPr="00C32215">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852" w:name="_Toc477999615"/>
      <w:r w:rsidRPr="00C32215">
        <w:t xml:space="preserve">Code </w:t>
      </w:r>
      <w:r w:rsidR="00C5259D" w:rsidRPr="00C32215">
        <w:t>description</w:t>
      </w:r>
      <w:bookmarkEnd w:id="852"/>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853" w:name="_Toc477999616"/>
      <w:r w:rsidRPr="00C32215">
        <w:t xml:space="preserve">Test cases </w:t>
      </w:r>
      <w:r w:rsidR="00C5259D" w:rsidRPr="00C32215">
        <w:t>description</w:t>
      </w:r>
      <w:bookmarkEnd w:id="853"/>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854" w:name="_Toc477999617"/>
      <w:r w:rsidRPr="00C32215">
        <w:t>PFARM</w:t>
      </w:r>
      <w:bookmarkEnd w:id="854"/>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855" w:name="_Toc477999618"/>
      <w:r w:rsidRPr="00C32215">
        <w:t xml:space="preserve">Code </w:t>
      </w:r>
      <w:r w:rsidR="00C5259D" w:rsidRPr="00C32215">
        <w:t>description</w:t>
      </w:r>
      <w:bookmarkEnd w:id="855"/>
    </w:p>
    <w:p w14:paraId="091F4684" w14:textId="503B1F1E" w:rsidR="00E94772" w:rsidRPr="00C32215" w:rsidRDefault="00E94772" w:rsidP="00831578">
      <w:pPr>
        <w:pStyle w:val="NormalPRACE"/>
      </w:pPr>
      <w:r w:rsidRPr="00C32215">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856" w:name="_Toc477999619"/>
      <w:r w:rsidRPr="00C32215">
        <w:t xml:space="preserve">Test cases </w:t>
      </w:r>
      <w:r w:rsidR="00C5259D" w:rsidRPr="00C32215">
        <w:t>description</w:t>
      </w:r>
      <w:bookmarkEnd w:id="856"/>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857" w:name="_Toc477999620"/>
      <w:r w:rsidRPr="00C32215">
        <w:t>QCD</w:t>
      </w:r>
      <w:bookmarkEnd w:id="857"/>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858" w:name="_Toc477999621"/>
      <w:r w:rsidRPr="00C32215">
        <w:t xml:space="preserve">Code </w:t>
      </w:r>
      <w:r w:rsidR="00C5259D" w:rsidRPr="00C32215">
        <w:t>description</w:t>
      </w:r>
      <w:bookmarkEnd w:id="858"/>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859" w:name="_Toc477999622"/>
      <w:r w:rsidRPr="00C32215">
        <w:t xml:space="preserve">Test cases </w:t>
      </w:r>
      <w:r w:rsidR="00C5259D" w:rsidRPr="00C32215">
        <w:t>description</w:t>
      </w:r>
      <w:bookmarkEnd w:id="859"/>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860" w:name="_Toc477999623"/>
      <w:r w:rsidRPr="00C32215">
        <w:t>Quantum Espresso</w:t>
      </w:r>
      <w:bookmarkEnd w:id="860"/>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762E50">
      <w:pPr>
        <w:pStyle w:val="Heading4"/>
      </w:pPr>
      <w:bookmarkStart w:id="861" w:name="_Toc477999624"/>
      <w:r w:rsidRPr="00C32215">
        <w:t xml:space="preserve">Code </w:t>
      </w:r>
      <w:r w:rsidR="00C5259D" w:rsidRPr="00C32215">
        <w:t>description</w:t>
      </w:r>
      <w:bookmarkEnd w:id="861"/>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862" w:name="_Toc477999625"/>
      <w:r w:rsidRPr="00C32215">
        <w:t xml:space="preserve">Test cases </w:t>
      </w:r>
      <w:r w:rsidR="00C5259D" w:rsidRPr="00C32215">
        <w:t>description</w:t>
      </w:r>
      <w:bookmarkEnd w:id="862"/>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863" w:name="_Toc477999626"/>
      <w:r w:rsidRPr="00C32215">
        <w:t>Synthetic benchmarks –</w:t>
      </w:r>
      <w:r w:rsidR="004D0F01" w:rsidRPr="00C32215">
        <w:t xml:space="preserve"> SHOC</w:t>
      </w:r>
      <w:bookmarkEnd w:id="863"/>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CUDA/OpenCL/Offload/OpenACC variants of the benchmarks. This allowed us to evaluate NVIDIA GPUs (with CUDA/OpenCL/OpenACC), Intel Xeon Phi KNC (with both Offload and OpenCL), but also Intel host CPUs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762E50">
      <w:pPr>
        <w:pStyle w:val="Heading4"/>
      </w:pPr>
      <w:bookmarkStart w:id="864" w:name="_Toc477999627"/>
      <w:r w:rsidRPr="00C32215">
        <w:t xml:space="preserve">Code </w:t>
      </w:r>
      <w:r w:rsidR="00C5259D" w:rsidRPr="00C32215">
        <w:t>description</w:t>
      </w:r>
      <w:bookmarkEnd w:id="864"/>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865" w:name="_Toc477999628"/>
      <w:r w:rsidRPr="00C32215">
        <w:t xml:space="preserve">Test cases </w:t>
      </w:r>
      <w:r w:rsidR="002C231C" w:rsidRPr="00C32215">
        <w:t>description</w:t>
      </w:r>
      <w:bookmarkEnd w:id="865"/>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t>In order to go even larger scale we plan to add a 5th level for massive supercomputers.</w:t>
      </w:r>
    </w:p>
    <w:p w14:paraId="39D0F563" w14:textId="3D9E9CE4" w:rsidR="00E94772" w:rsidRPr="00C32215" w:rsidRDefault="00C300CC" w:rsidP="00C300CC">
      <w:pPr>
        <w:pStyle w:val="Heading3"/>
      </w:pPr>
      <w:bookmarkStart w:id="866" w:name="_Toc477999629"/>
      <w:r w:rsidRPr="00C32215">
        <w:t>SPECFEM3D</w:t>
      </w:r>
      <w:bookmarkEnd w:id="866"/>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762E50">
      <w:pPr>
        <w:pStyle w:val="Heading4"/>
      </w:pPr>
      <w:bookmarkStart w:id="867" w:name="_Toc477999630"/>
      <w:r w:rsidRPr="00C32215">
        <w:t>Test cases definition</w:t>
      </w:r>
      <w:bookmarkEnd w:id="867"/>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868" w:name="_Ref477340707"/>
      <w:bookmarkStart w:id="869" w:name="_Toc477999631"/>
      <w:r w:rsidRPr="00C32215">
        <w:t xml:space="preserve">Applications </w:t>
      </w:r>
      <w:commentRangeStart w:id="870"/>
      <w:r w:rsidRPr="00C32215">
        <w:t>performance</w:t>
      </w:r>
      <w:r w:rsidR="007836B8" w:rsidRPr="00C32215">
        <w:t>s</w:t>
      </w:r>
      <w:bookmarkEnd w:id="868"/>
      <w:commentRangeEnd w:id="870"/>
      <w:r w:rsidR="008C1C7D">
        <w:rPr>
          <w:rStyle w:val="CommentReference"/>
          <w:rFonts w:ascii="Times New Roman" w:hAnsi="Times New Roman" w:cs="Times New Roman"/>
          <w:b w:val="0"/>
          <w:bCs w:val="0"/>
          <w:lang w:val="de-DE" w:eastAsia="de-DE"/>
        </w:rPr>
        <w:commentReference w:id="870"/>
      </w:r>
      <w:bookmarkEnd w:id="869"/>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871" w:name="_Toc477999632"/>
      <w:r w:rsidRPr="00C32215">
        <w:t>ALYA</w:t>
      </w:r>
      <w:bookmarkEnd w:id="871"/>
    </w:p>
    <w:p w14:paraId="3452C907" w14:textId="32E388D9" w:rsidR="00960037" w:rsidRPr="00C32215" w:rsidRDefault="008C1C7D" w:rsidP="00960037">
      <w:pPr>
        <w:pStyle w:val="NormalPRACE"/>
        <w:keepNext/>
      </w:pPr>
      <w:r>
        <w:rPr>
          <w:rStyle w:val="CommentReference"/>
          <w:lang w:val="de-DE"/>
        </w:rPr>
        <w:commentReference w:id="872"/>
      </w:r>
      <w:commentRangeStart w:id="873"/>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873"/>
      <w:r>
        <w:rPr>
          <w:rStyle w:val="CommentReference"/>
          <w:lang w:val="de-DE"/>
        </w:rPr>
        <w:commentReference w:id="873"/>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874" w:name="_Ref477440003"/>
      <w:bookmarkStart w:id="875" w:name="_Toc477998982"/>
      <w:r w:rsidRPr="00C32215">
        <w:t xml:space="preserve">Figure </w:t>
      </w:r>
      <w:r w:rsidR="00990D2A">
        <w:fldChar w:fldCharType="begin"/>
      </w:r>
      <w:r w:rsidR="00990D2A">
        <w:instrText xml:space="preserve"> SEQ Figure \* ARABIC </w:instrText>
      </w:r>
      <w:r w:rsidR="00990D2A">
        <w:fldChar w:fldCharType="separate"/>
      </w:r>
      <w:r w:rsidR="00DE2429">
        <w:rPr>
          <w:noProof/>
        </w:rPr>
        <w:t>1</w:t>
      </w:r>
      <w:r w:rsidR="00990D2A">
        <w:fldChar w:fldCharType="end"/>
      </w:r>
      <w:bookmarkEnd w:id="874"/>
      <w:r w:rsidRPr="00C32215">
        <w:t xml:space="preserve"> ALYA benchmark results</w:t>
      </w:r>
      <w:bookmarkEnd w:id="875"/>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876" w:name="_Toc477999633"/>
      <w:r w:rsidRPr="00C32215">
        <w:t>Code_Saturne</w:t>
      </w:r>
      <w:bookmarkEnd w:id="876"/>
    </w:p>
    <w:p w14:paraId="249E1FCA" w14:textId="0BBFA511" w:rsidR="00BC4797" w:rsidRPr="00BC4797" w:rsidRDefault="00BC4797" w:rsidP="00BC4797">
      <w:pPr>
        <w:pStyle w:val="NormalPRACE"/>
        <w:rPr>
          <w:ins w:id="877" w:author="Victor Cameo" w:date="2017-03-23T01:18:00Z"/>
          <w:rStyle w:val="PageNumber"/>
          <w:i/>
          <w:iCs/>
          <w:rPrChange w:id="878" w:author="Victor Cameo" w:date="2017-03-23T01:18:00Z">
            <w:rPr>
              <w:ins w:id="879" w:author="Victor Cameo" w:date="2017-03-23T01:18:00Z"/>
              <w:rStyle w:val="PageNumber"/>
            </w:rPr>
          </w:rPrChange>
        </w:rPr>
      </w:pPr>
      <w:ins w:id="880" w:author="Victor Cameo" w:date="2017-03-23T01:17:00Z">
        <w:r>
          <w:rPr>
            <w:rStyle w:val="Emphasis"/>
          </w:rPr>
          <w:t xml:space="preserve">Description </w:t>
        </w:r>
      </w:ins>
      <w:ins w:id="881" w:author="Victor Cameo" w:date="2017-03-23T01:19:00Z">
        <w:r w:rsidR="00B72F90">
          <w:rPr>
            <w:rStyle w:val="Emphasis"/>
          </w:rPr>
          <w:t>runtime architecture</w:t>
        </w:r>
      </w:ins>
      <w:ins w:id="882" w:author="Victor Cameo" w:date="2017-03-23T01:17:00Z">
        <w:r>
          <w:rPr>
            <w:rStyle w:val="Emphasis"/>
          </w:rPr>
          <w:t>:</w:t>
        </w:r>
      </w:ins>
    </w:p>
    <w:p w14:paraId="00AA6CCA" w14:textId="77777777" w:rsidR="00BC4797" w:rsidRPr="00BC4797" w:rsidRDefault="00BC4797" w:rsidP="00BC4797">
      <w:pPr>
        <w:pStyle w:val="NormalPRACE"/>
        <w:numPr>
          <w:ilvl w:val="0"/>
          <w:numId w:val="24"/>
        </w:numPr>
        <w:rPr>
          <w:ins w:id="883" w:author="Victor Cameo" w:date="2017-03-23T01:18:00Z"/>
          <w:rStyle w:val="PageNumber"/>
        </w:rPr>
        <w:pPrChange w:id="884" w:author="Victor Cameo" w:date="2017-03-23T01:18:00Z">
          <w:pPr>
            <w:pStyle w:val="NormalPRACE"/>
          </w:pPr>
        </w:pPrChange>
      </w:pPr>
      <w:ins w:id="885" w:author="Victor Cameo" w:date="2017-03-23T01:18:00Z">
        <w:r w:rsidRPr="00BC4797">
          <w:rPr>
            <w:rStyle w:val="PageNumber"/>
          </w:rPr>
          <w:t>KNL: ARCHER (model 7210) - The following environment is used, i.e. ENV_6.0.3. The INTEL compiler's version is 17.0.0.098.</w:t>
        </w:r>
      </w:ins>
    </w:p>
    <w:p w14:paraId="2A29683F" w14:textId="285F1B20" w:rsidR="00BC4797" w:rsidRPr="00BC4797" w:rsidRDefault="00BC4797" w:rsidP="00BC4797">
      <w:pPr>
        <w:pStyle w:val="NormalPRACE"/>
        <w:numPr>
          <w:ilvl w:val="0"/>
          <w:numId w:val="24"/>
        </w:numPr>
        <w:rPr>
          <w:ins w:id="886" w:author="Victor Cameo" w:date="2017-03-23T01:17:00Z"/>
          <w:rStyle w:val="Emphasis"/>
          <w:i w:val="0"/>
          <w:iCs w:val="0"/>
          <w:rPrChange w:id="887" w:author="Victor Cameo" w:date="2017-03-23T01:18:00Z">
            <w:rPr>
              <w:ins w:id="888" w:author="Victor Cameo" w:date="2017-03-23T01:17:00Z"/>
              <w:rStyle w:val="Emphasis"/>
            </w:rPr>
          </w:rPrChange>
        </w:rPr>
        <w:pPrChange w:id="889" w:author="Victor Cameo" w:date="2017-03-23T01:18:00Z">
          <w:pPr>
            <w:pStyle w:val="NormalPRACE"/>
          </w:pPr>
        </w:pPrChange>
      </w:pPr>
      <w:ins w:id="890" w:author="Victor Cameo" w:date="2017-03-23T01:18:00Z">
        <w:r w:rsidRPr="00BC4797">
          <w:rPr>
            <w:rStyle w:val="PageNumber"/>
          </w:rPr>
          <w:t>GPU: 2 POWER8 nodes, i.e. S822LC (2x P8 10-cores + 2x K80 (2 G210 per K80)) and S824L (2x P8 12-cores + 2x K40 (1 G180 per K40)) - The compiler is at/8.0, the MPI distribution openmpi/1.8.8 and the CUDA compiler's version is 7.5.</w:t>
        </w:r>
      </w:ins>
    </w:p>
    <w:p w14:paraId="452DD8E0" w14:textId="77777777" w:rsidR="00C566DE" w:rsidRPr="00BC4797" w:rsidRDefault="00C566DE" w:rsidP="006650D3">
      <w:pPr>
        <w:pStyle w:val="NormalPRACE"/>
        <w:rPr>
          <w:ins w:id="891" w:author="Victor Cameo" w:date="2017-03-23T01:15:00Z"/>
          <w:rStyle w:val="Emphasis"/>
          <w:rPrChange w:id="892" w:author="Victor Cameo" w:date="2017-03-23T01:15:00Z">
            <w:rPr>
              <w:ins w:id="893" w:author="Victor Cameo" w:date="2017-03-23T01:15:00Z"/>
              <w:iCs/>
              <w:sz w:val="22"/>
              <w:lang w:eastAsia="es-ES"/>
            </w:rPr>
          </w:rPrChange>
        </w:rPr>
      </w:pPr>
      <w:ins w:id="894" w:author="Victor Cameo" w:date="2017-03-23T01:15:00Z">
        <w:r w:rsidRPr="00BC4797">
          <w:rPr>
            <w:rStyle w:val="Emphasis"/>
            <w:rPrChange w:id="895" w:author="Victor Cameo" w:date="2017-03-23T01:15:00Z">
              <w:rPr>
                <w:iCs/>
                <w:sz w:val="22"/>
                <w:lang w:eastAsia="es-ES"/>
              </w:rPr>
            </w:rPrChange>
          </w:rPr>
          <w:t>3-D Taylor-Green vortex flow (hexahedral cells)</w:t>
        </w:r>
      </w:ins>
    </w:p>
    <w:p w14:paraId="4BC17D26" w14:textId="0AE5ECE2" w:rsidR="00A404D1" w:rsidRPr="00C32215" w:rsidDel="00C566DE" w:rsidRDefault="00A404D1" w:rsidP="006650D3">
      <w:pPr>
        <w:pStyle w:val="NormalPRACE"/>
        <w:rPr>
          <w:del w:id="896" w:author="Victor Cameo" w:date="2017-03-23T01:14:00Z"/>
        </w:rPr>
      </w:pPr>
      <w:del w:id="897" w:author="Victor Cameo" w:date="2017-03-23T01:14:00Z">
        <w:r w:rsidRPr="00C32215" w:rsidDel="00C566DE">
          <w:rPr>
            <w:iCs/>
            <w:sz w:val="22"/>
            <w:lang w:eastAsia="es-ES"/>
          </w:rPr>
          <w:delText xml:space="preserve">First test case has been run on ARCHER KNLs and the performance on KNLs has been looked at for several configurations, each of them using 64 MPI tasks per node and either 1, 2 or </w:delText>
        </w:r>
        <w:r w:rsidR="008D465A" w:rsidRPr="00C32215" w:rsidDel="00C566DE">
          <w:rPr>
            <w:iCs/>
            <w:sz w:val="22"/>
            <w:lang w:eastAsia="es-ES"/>
          </w:rPr>
          <w:delText>4 hyper-threads (more MPI tasks or OpenMP threads)</w:delText>
        </w:r>
        <w:r w:rsidRPr="00C32215" w:rsidDel="00C566DE">
          <w:rPr>
            <w:iCs/>
            <w:sz w:val="22"/>
            <w:lang w:eastAsia="es-ES"/>
          </w:rPr>
          <w:delText xml:space="preserve"> have been added for testing. The results are compared to ARCHER </w:delText>
        </w:r>
        <w:r w:rsidR="00943C48" w:rsidRPr="00C32215" w:rsidDel="00C566DE">
          <w:rPr>
            <w:iCs/>
            <w:sz w:val="22"/>
            <w:lang w:eastAsia="es-ES"/>
          </w:rPr>
          <w:delText>CPU</w:delText>
        </w:r>
        <w:r w:rsidRPr="00C32215" w:rsidDel="00C566DE">
          <w:rPr>
            <w:iCs/>
            <w:sz w:val="22"/>
            <w:lang w:eastAsia="es-ES"/>
          </w:rPr>
          <w:delText xml:space="preserve">, in this case IvyBridge </w:delText>
        </w:r>
        <w:r w:rsidR="00943C48" w:rsidRPr="00C32215" w:rsidDel="00C566DE">
          <w:rPr>
            <w:iCs/>
            <w:sz w:val="22"/>
            <w:lang w:eastAsia="es-ES"/>
          </w:rPr>
          <w:delText>CPU</w:delText>
        </w:r>
        <w:r w:rsidRPr="00C32215" w:rsidDel="00C566DE">
          <w:rPr>
            <w:iCs/>
            <w:sz w:val="22"/>
            <w:lang w:eastAsia="es-ES"/>
          </w:rPr>
          <w:delText>.</w:delText>
        </w:r>
      </w:del>
    </w:p>
    <w:p w14:paraId="794E0442" w14:textId="5016E3DD" w:rsidR="00C566DE" w:rsidRDefault="00C566DE" w:rsidP="00BC4797">
      <w:pPr>
        <w:pStyle w:val="NormalPRACE"/>
        <w:rPr>
          <w:ins w:id="898" w:author="Victor Cameo" w:date="2017-03-23T01:15:00Z"/>
          <w:lang w:eastAsia="es-ES"/>
        </w:rPr>
      </w:pPr>
      <w:ins w:id="899" w:author="Victor Cameo" w:date="2017-03-23T01:15:00Z">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are compared to ARCHER CPU, in this case IvyBridge CPU. Up to 8 nodes are used for comparison.</w:t>
        </w:r>
      </w:ins>
    </w:p>
    <w:p w14:paraId="41066298" w14:textId="77777777" w:rsidR="00C566DE" w:rsidRDefault="00C566DE" w:rsidP="006650D3">
      <w:pPr>
        <w:pStyle w:val="NormalPRACE"/>
        <w:rPr>
          <w:ins w:id="900" w:author="Victor Cameo" w:date="2017-03-23T01:14:00Z"/>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901" w:name="_Ref477440013"/>
      <w:bookmarkStart w:id="902" w:name="_Toc477998983"/>
      <w:r w:rsidRPr="00C32215">
        <w:t xml:space="preserve">Figure </w:t>
      </w:r>
      <w:r w:rsidR="00990D2A">
        <w:fldChar w:fldCharType="begin"/>
      </w:r>
      <w:r w:rsidR="00990D2A">
        <w:instrText xml:space="preserve"> SEQ Figure \* ARABIC </w:instrText>
      </w:r>
      <w:r w:rsidR="00990D2A">
        <w:fldChar w:fldCharType="separate"/>
      </w:r>
      <w:r w:rsidR="00DE2429">
        <w:rPr>
          <w:noProof/>
        </w:rPr>
        <w:t>2</w:t>
      </w:r>
      <w:r w:rsidR="00990D2A">
        <w:fldChar w:fldCharType="end"/>
      </w:r>
      <w:bookmarkEnd w:id="901"/>
      <w:r w:rsidRPr="00C32215">
        <w:t xml:space="preserve"> Code_Saturne's performance on KNLs. AMG is used as a solver in V4.2.2.</w:t>
      </w:r>
      <w:bookmarkEnd w:id="902"/>
    </w:p>
    <w:p w14:paraId="6BC6A50A" w14:textId="77777777" w:rsidR="00411A8B" w:rsidRDefault="00411A8B" w:rsidP="006650D3">
      <w:pPr>
        <w:pStyle w:val="NormalPRACE"/>
        <w:rPr>
          <w:ins w:id="903" w:author="Victor Cameo" w:date="2017-03-23T01:20:00Z"/>
        </w:rPr>
      </w:pPr>
    </w:p>
    <w:p w14:paraId="3EB654F6" w14:textId="2AE18D3A" w:rsidR="00411A8B" w:rsidRDefault="00411A8B" w:rsidP="006650D3">
      <w:pPr>
        <w:pStyle w:val="NormalPRACE"/>
        <w:rPr>
          <w:ins w:id="904" w:author="Victor Cameo" w:date="2017-03-23T01:21:00Z"/>
        </w:rPr>
      </w:pPr>
      <w:ins w:id="905" w:author="Victor Cameo" w:date="2017-03-23T01:20:00Z">
        <w:r w:rsidRPr="00C32215">
          <w:fldChar w:fldCharType="begin"/>
        </w:r>
        <w:r w:rsidRPr="00C32215">
          <w:instrText xml:space="preserve"> REF _Ref477440013 \h </w:instrText>
        </w:r>
        <w:r w:rsidRPr="00C32215">
          <w:fldChar w:fldCharType="separate"/>
        </w:r>
      </w:ins>
      <w:r w:rsidRPr="00C32215">
        <w:t xml:space="preserve">Figure </w:t>
      </w:r>
      <w:r>
        <w:rPr>
          <w:noProof/>
        </w:rPr>
        <w:t>2</w:t>
      </w:r>
      <w:ins w:id="906" w:author="Victor Cameo" w:date="2017-03-23T01:20:00Z">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 KNL is for 64 MPI tasks and 2 openMP threads per task (blue line on the figure), which is about 15 to 20% faster than running on the Ivybridge nodes, using the same number of nodes.</w:t>
        </w:r>
      </w:ins>
    </w:p>
    <w:p w14:paraId="5F744479" w14:textId="30F51C51" w:rsidR="00F61BC3" w:rsidRPr="00F61BC3" w:rsidRDefault="00F61BC3" w:rsidP="006650D3">
      <w:pPr>
        <w:pStyle w:val="NormalPRACE"/>
        <w:rPr>
          <w:ins w:id="907" w:author="Victor Cameo" w:date="2017-03-23T01:21:00Z"/>
          <w:rStyle w:val="Emphasis"/>
          <w:rPrChange w:id="908" w:author="Victor Cameo" w:date="2017-03-23T01:21:00Z">
            <w:rPr>
              <w:ins w:id="909" w:author="Victor Cameo" w:date="2017-03-23T01:21:00Z"/>
            </w:rPr>
          </w:rPrChange>
        </w:rPr>
      </w:pPr>
      <w:ins w:id="910" w:author="Victor Cameo" w:date="2017-03-23T01:21:00Z">
        <w:r w:rsidRPr="00F61BC3">
          <w:rPr>
            <w:rStyle w:val="Emphasis"/>
            <w:rPrChange w:id="911" w:author="Victor Cameo" w:date="2017-03-23T01:21:00Z">
              <w:rPr/>
            </w:rPrChange>
          </w:rPr>
          <w:t>Flow in a 3-D lid-driven cavity (tetrahedral cells)</w:t>
        </w:r>
      </w:ins>
    </w:p>
    <w:p w14:paraId="3682BEBC" w14:textId="77777777" w:rsidR="00F61BC3" w:rsidRDefault="00F61BC3" w:rsidP="00F61BC3">
      <w:pPr>
        <w:pStyle w:val="NormalPRACE"/>
        <w:rPr>
          <w:ins w:id="912" w:author="Victor Cameo" w:date="2017-03-23T01:22:00Z"/>
        </w:rPr>
      </w:pPr>
      <w:ins w:id="913" w:author="Victor Cameo" w:date="2017-03-23T01:22:00Z">
        <w:r>
          <w:t>The following options are used for PETSc: -</w:t>
        </w:r>
      </w:ins>
    </w:p>
    <w:p w14:paraId="50DBF8A7" w14:textId="77777777" w:rsidR="00F61BC3" w:rsidRDefault="00F61BC3" w:rsidP="00F61BC3">
      <w:pPr>
        <w:pStyle w:val="NormalPRACE"/>
        <w:numPr>
          <w:ilvl w:val="0"/>
          <w:numId w:val="25"/>
        </w:numPr>
        <w:rPr>
          <w:ins w:id="914" w:author="Victor Cameo" w:date="2017-03-23T01:22:00Z"/>
        </w:rPr>
        <w:pPrChange w:id="915" w:author="Victor Cameo" w:date="2017-03-23T01:22:00Z">
          <w:pPr>
            <w:pStyle w:val="NormalPRACE"/>
          </w:pPr>
        </w:pPrChange>
      </w:pPr>
      <w:ins w:id="916" w:author="Victor Cameo" w:date="2017-03-23T01:22:00Z">
        <w:r>
          <w:t>-CPU: -ksp_type = cg and -pc_type = jacobi</w:t>
        </w:r>
      </w:ins>
    </w:p>
    <w:p w14:paraId="753403D3" w14:textId="28BDA267" w:rsidR="00F61BC3" w:rsidRDefault="00F61BC3" w:rsidP="006650D3">
      <w:pPr>
        <w:pStyle w:val="NormalPRACE"/>
        <w:numPr>
          <w:ilvl w:val="0"/>
          <w:numId w:val="25"/>
        </w:numPr>
        <w:rPr>
          <w:ins w:id="917" w:author="Victor Cameo" w:date="2017-03-23T01:22:00Z"/>
        </w:rPr>
        <w:pPrChange w:id="918" w:author="Victor Cameo" w:date="2017-03-23T01:30:00Z">
          <w:pPr>
            <w:pStyle w:val="NormalPRACE"/>
          </w:pPr>
        </w:pPrChange>
      </w:pPr>
      <w:ins w:id="919" w:author="Victor Cameo" w:date="2017-03-23T01:22:00Z">
        <w:r>
          <w:t>-GPU: -ksp_type = cg and -vec_type = cusp and -mat_type = aijcusp and -pc_type = jacobi</w:t>
        </w:r>
      </w:ins>
    </w:p>
    <w:p w14:paraId="50745B98" w14:textId="593E42B8" w:rsidR="009259F3" w:rsidRDefault="00BA489F" w:rsidP="00BA489F">
      <w:pPr>
        <w:pStyle w:val="NormalPRACE"/>
        <w:keepNext/>
        <w:jc w:val="center"/>
        <w:rPr>
          <w:ins w:id="920" w:author="Victor Cameo" w:date="2017-03-23T01:27:00Z"/>
        </w:rPr>
        <w:pPrChange w:id="921" w:author="Victor Cameo" w:date="2017-03-23T01:32:00Z">
          <w:pPr>
            <w:pStyle w:val="NormalPRACE"/>
          </w:pPr>
        </w:pPrChange>
      </w:pPr>
      <w:ins w:id="922" w:author="Victor Cameo" w:date="2017-03-23T01:26:00Z">
        <w:r>
          <w:object w:dxaOrig="10420" w:dyaOrig="2500"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45.9pt;height:107.2pt" o:ole="">
              <v:imagedata r:id="rId34" o:title=""/>
            </v:shape>
            <o:OLEObject Type="Embed" ProgID="Excel.Sheet.12" ShapeID="_x0000_i1130" DrawAspect="Content" ObjectID="_1551767302" r:id="rId35"/>
          </w:object>
        </w:r>
      </w:ins>
    </w:p>
    <w:p w14:paraId="6479BA41" w14:textId="64761EFC" w:rsidR="00F61BC3" w:rsidRDefault="009259F3" w:rsidP="009259F3">
      <w:pPr>
        <w:pStyle w:val="Caption"/>
        <w:rPr>
          <w:ins w:id="923" w:author="Victor Cameo" w:date="2017-03-23T01:32:00Z"/>
          <w:lang w:eastAsia="es-ES"/>
        </w:rPr>
        <w:pPrChange w:id="924" w:author="Victor Cameo" w:date="2017-03-23T01:28:00Z">
          <w:pPr>
            <w:pStyle w:val="NormalPRACE"/>
          </w:pPr>
        </w:pPrChange>
      </w:pPr>
      <w:bookmarkStart w:id="925" w:name="_Ref477996102"/>
      <w:bookmarkStart w:id="926" w:name="_Toc477999005"/>
      <w:ins w:id="927" w:author="Victor Cameo" w:date="2017-03-23T01:27:00Z">
        <w:r>
          <w:t xml:space="preserve">Table </w:t>
        </w:r>
        <w:r>
          <w:fldChar w:fldCharType="begin"/>
        </w:r>
        <w:r>
          <w:instrText xml:space="preserve"> SEQ Table \* ARABIC </w:instrText>
        </w:r>
      </w:ins>
      <w:r>
        <w:fldChar w:fldCharType="separate"/>
      </w:r>
      <w:ins w:id="928" w:author="Victor Cameo" w:date="2017-03-23T02:09:00Z">
        <w:r w:rsidR="00E374AB">
          <w:rPr>
            <w:noProof/>
          </w:rPr>
          <w:t>2</w:t>
        </w:r>
      </w:ins>
      <w:ins w:id="929" w:author="Victor Cameo" w:date="2017-03-23T01:27:00Z">
        <w:r>
          <w:fldChar w:fldCharType="end"/>
        </w:r>
        <w:bookmarkEnd w:id="925"/>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ins>
      <w:ins w:id="930" w:author="Victor Cameo" w:date="2017-03-23T01:29:00Z">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ins>
      <w:bookmarkEnd w:id="926"/>
    </w:p>
    <w:p w14:paraId="67E07C5F" w14:textId="77777777" w:rsidR="00BA489F" w:rsidRPr="00BA489F" w:rsidRDefault="00BA489F" w:rsidP="00BA489F">
      <w:pPr>
        <w:rPr>
          <w:ins w:id="931" w:author="Victor Cameo" w:date="2017-03-23T01:28:00Z"/>
          <w:lang w:val="en-GB" w:eastAsia="es-ES"/>
          <w:rPrChange w:id="932" w:author="Victor Cameo" w:date="2017-03-23T01:32:00Z">
            <w:rPr>
              <w:ins w:id="933" w:author="Victor Cameo" w:date="2017-03-23T01:28:00Z"/>
            </w:rPr>
          </w:rPrChange>
        </w:rPr>
        <w:pPrChange w:id="934" w:author="Victor Cameo" w:date="2017-03-23T01:32:00Z">
          <w:pPr>
            <w:pStyle w:val="NormalPRACE"/>
          </w:pPr>
        </w:pPrChange>
      </w:pPr>
    </w:p>
    <w:p w14:paraId="5B6B304E" w14:textId="77777777" w:rsidR="00BA489F" w:rsidRDefault="00BA489F" w:rsidP="00BA489F">
      <w:pPr>
        <w:keepNext/>
        <w:jc w:val="center"/>
        <w:rPr>
          <w:ins w:id="935" w:author="Victor Cameo" w:date="2017-03-23T01:31:00Z"/>
        </w:rPr>
        <w:pPrChange w:id="936" w:author="Victor Cameo" w:date="2017-03-23T01:31:00Z">
          <w:pPr>
            <w:jc w:val="center"/>
          </w:pPr>
        </w:pPrChange>
      </w:pPr>
      <w:ins w:id="937" w:author="Victor Cameo" w:date="2017-03-23T01:31:00Z">
        <w:r>
          <w:rPr>
            <w:lang w:val="en-GB" w:eastAsia="en-GB"/>
          </w:rPr>
          <w:object w:dxaOrig="5220" w:dyaOrig="2240" w14:anchorId="387186CA">
            <v:shape id="_x0000_i1131" type="#_x0000_t75" style="width:261pt;height:112.1pt" o:ole="">
              <v:imagedata r:id="rId36" o:title=""/>
            </v:shape>
            <o:OLEObject Type="Embed" ProgID="Excel.Sheet.12" ShapeID="_x0000_i1131" DrawAspect="Content" ObjectID="_1551767303" r:id="rId37"/>
          </w:object>
        </w:r>
      </w:ins>
    </w:p>
    <w:p w14:paraId="69F44195" w14:textId="2A10384E" w:rsidR="00BA489F" w:rsidRPr="00BA489F" w:rsidRDefault="00BA489F" w:rsidP="00BA489F">
      <w:pPr>
        <w:pStyle w:val="Caption"/>
        <w:jc w:val="center"/>
        <w:rPr>
          <w:ins w:id="938" w:author="Victor Cameo" w:date="2017-03-23T01:21:00Z"/>
        </w:rPr>
        <w:pPrChange w:id="939" w:author="Victor Cameo" w:date="2017-03-23T01:32:00Z">
          <w:pPr>
            <w:pStyle w:val="NormalPRACE"/>
          </w:pPr>
        </w:pPrChange>
      </w:pPr>
      <w:bookmarkStart w:id="940" w:name="_Ref477996105"/>
      <w:bookmarkStart w:id="941" w:name="_Toc477999006"/>
      <w:ins w:id="942" w:author="Victor Cameo" w:date="2017-03-23T01:31:00Z">
        <w:r>
          <w:t xml:space="preserve">Table </w:t>
        </w:r>
        <w:r>
          <w:fldChar w:fldCharType="begin"/>
        </w:r>
        <w:r>
          <w:instrText xml:space="preserve"> SEQ Table \* ARABIC </w:instrText>
        </w:r>
      </w:ins>
      <w:r>
        <w:fldChar w:fldCharType="separate"/>
      </w:r>
      <w:ins w:id="943" w:author="Victor Cameo" w:date="2017-03-23T02:09:00Z">
        <w:r w:rsidR="00E374AB">
          <w:rPr>
            <w:noProof/>
          </w:rPr>
          <w:t>3</w:t>
        </w:r>
      </w:ins>
      <w:ins w:id="944" w:author="Victor Cameo" w:date="2017-03-23T01:31:00Z">
        <w:r>
          <w:fldChar w:fldCharType="end"/>
        </w:r>
        <w:bookmarkEnd w:id="940"/>
        <w:r>
          <w:t xml:space="preserve"> </w:t>
        </w:r>
        <w:r w:rsidRPr="006360B9">
          <w:t>Performance of Code_Saturne and PETSc on 1 node of KNL. PETSc is built on the MKL library</w:t>
        </w:r>
      </w:ins>
      <w:bookmarkEnd w:id="941"/>
    </w:p>
    <w:p w14:paraId="6783AAFD" w14:textId="3E645533" w:rsidR="00F61BC3" w:rsidRDefault="00BA489F" w:rsidP="006650D3">
      <w:pPr>
        <w:pStyle w:val="NormalPRACE"/>
        <w:rPr>
          <w:ins w:id="945" w:author="Victor Cameo" w:date="2017-03-23T01:20:00Z"/>
        </w:rPr>
      </w:pPr>
      <w:ins w:id="946" w:author="Victor Cameo" w:date="2017-03-23T01:32:00Z">
        <w:r>
          <w:fldChar w:fldCharType="begin"/>
        </w:r>
        <w:r>
          <w:instrText xml:space="preserve"> REF _Ref477996102 \h </w:instrText>
        </w:r>
      </w:ins>
      <w:r>
        <w:fldChar w:fldCharType="separate"/>
      </w:r>
      <w:ins w:id="947" w:author="Victor Cameo" w:date="2017-03-23T01:32:00Z">
        <w:r>
          <w:t xml:space="preserve">Table </w:t>
        </w:r>
        <w:r>
          <w:rPr>
            <w:noProof/>
          </w:rPr>
          <w:t>2</w:t>
        </w:r>
        <w:r>
          <w:fldChar w:fldCharType="end"/>
        </w:r>
      </w:ins>
      <w:ins w:id="948" w:author="Victor Cameo" w:date="2017-03-23T01:33:00Z">
        <w:r>
          <w:t xml:space="preserve"> and </w:t>
        </w:r>
      </w:ins>
      <w:ins w:id="949" w:author="Victor Cameo" w:date="2017-03-23T01:32:00Z">
        <w:r>
          <w:fldChar w:fldCharType="begin"/>
        </w:r>
        <w:r>
          <w:instrText xml:space="preserve"> REF _Ref477996105 \h </w:instrText>
        </w:r>
      </w:ins>
      <w:r>
        <w:fldChar w:fldCharType="separate"/>
      </w:r>
      <w:ins w:id="950" w:author="Victor Cameo" w:date="2017-03-23T01:32:00Z">
        <w:r>
          <w:t xml:space="preserve">Table </w:t>
        </w:r>
        <w:r>
          <w:rPr>
            <w:noProof/>
          </w:rPr>
          <w:t>3</w:t>
        </w:r>
        <w:r>
          <w:fldChar w:fldCharType="end"/>
        </w:r>
      </w:ins>
      <w:ins w:id="951" w:author="Victor Cameo" w:date="2017-03-23T01:33:00Z">
        <w:r>
          <w:t xml:space="preserve"> </w:t>
        </w:r>
      </w:ins>
      <w:ins w:id="952" w:author="Victor Cameo" w:date="2017-03-23T01:22:00Z">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ins>
    </w:p>
    <w:p w14:paraId="79491619" w14:textId="535694D4" w:rsidR="00116E7C" w:rsidRPr="00C32215" w:rsidDel="00F61BC3" w:rsidRDefault="008D465A" w:rsidP="006650D3">
      <w:pPr>
        <w:pStyle w:val="NormalPRACE"/>
        <w:rPr>
          <w:del w:id="953" w:author="Victor Cameo" w:date="2017-03-23T01:21:00Z"/>
        </w:rPr>
      </w:pPr>
      <w:del w:id="954" w:author="Victor Cameo" w:date="2017-03-23T01:20:00Z">
        <w:r w:rsidRPr="00C32215" w:rsidDel="00411A8B">
          <w:fldChar w:fldCharType="begin"/>
        </w:r>
        <w:r w:rsidRPr="00C32215" w:rsidDel="00411A8B">
          <w:delInstrText xml:space="preserve"> REF _Ref477440013 \h </w:delInstrText>
        </w:r>
        <w:r w:rsidRPr="00C32215" w:rsidDel="00411A8B">
          <w:fldChar w:fldCharType="separate"/>
        </w:r>
        <w:r w:rsidR="00C56AE4" w:rsidRPr="00C32215" w:rsidDel="00411A8B">
          <w:delText xml:space="preserve">Figure </w:delText>
        </w:r>
        <w:r w:rsidR="00C56AE4" w:rsidDel="00411A8B">
          <w:rPr>
            <w:noProof/>
          </w:rPr>
          <w:delText>2</w:delText>
        </w:r>
        <w:r w:rsidRPr="00C32215" w:rsidDel="00411A8B">
          <w:fldChar w:fldCharType="end"/>
        </w:r>
        <w:r w:rsidRPr="00C32215" w:rsidDel="00411A8B">
          <w:delText xml:space="preserve"> </w:delText>
        </w:r>
      </w:del>
      <w:del w:id="955" w:author="Victor Cameo" w:date="2017-03-23T01:21:00Z">
        <w:r w:rsidRPr="00C32215" w:rsidDel="00F61BC3">
          <w:delText>shows that the best configuration to run Code_Saturne on KNLs is using 64 MPI tasks and 2 openMP threads per task.</w:delText>
        </w:r>
        <w:bookmarkStart w:id="956" w:name="_Toc477999634"/>
        <w:bookmarkEnd w:id="956"/>
      </w:del>
    </w:p>
    <w:p w14:paraId="536FF5AD" w14:textId="77777777" w:rsidR="00116E7C" w:rsidRPr="00C32215" w:rsidDel="002A7D24" w:rsidRDefault="00116E7C" w:rsidP="00116E7C">
      <w:pPr>
        <w:pStyle w:val="Heading3"/>
        <w:rPr>
          <w:del w:id="957" w:author="Victor Cameo" w:date="2017-03-23T01:42:00Z"/>
        </w:rPr>
      </w:pPr>
      <w:bookmarkStart w:id="958" w:name="_Toc477999635"/>
      <w:commentRangeStart w:id="959"/>
      <w:r w:rsidRPr="00C32215">
        <w:t>CP2K</w:t>
      </w:r>
      <w:commentRangeEnd w:id="959"/>
      <w:r w:rsidR="00A37266">
        <w:rPr>
          <w:rStyle w:val="CommentReference"/>
          <w:rFonts w:ascii="Times New Roman" w:hAnsi="Times New Roman" w:cs="Times New Roman"/>
          <w:b w:val="0"/>
          <w:bCs w:val="0"/>
          <w:lang w:val="de-DE" w:eastAsia="de-DE"/>
        </w:rPr>
        <w:commentReference w:id="959"/>
      </w:r>
      <w:bookmarkEnd w:id="958"/>
    </w:p>
    <w:p w14:paraId="179A8839" w14:textId="7A8DDD84" w:rsidR="002A7D24" w:rsidRDefault="002A7D24" w:rsidP="00116E7C">
      <w:pPr>
        <w:pStyle w:val="Heading3"/>
        <w:rPr>
          <w:ins w:id="960" w:author="Victor Cameo" w:date="2017-03-23T01:42:00Z"/>
        </w:rPr>
        <w:pPrChange w:id="961" w:author="Victor Cameo" w:date="2017-03-23T01:42:00Z">
          <w:pPr>
            <w:pStyle w:val="NormalPRACE"/>
          </w:pPr>
        </w:pPrChange>
      </w:pPr>
      <w:bookmarkStart w:id="962" w:name="_Toc477999636"/>
      <w:bookmarkEnd w:id="962"/>
    </w:p>
    <w:p w14:paraId="28391D27" w14:textId="77777777" w:rsidR="002A7D24" w:rsidRPr="003A0093" w:rsidRDefault="002A7D24" w:rsidP="002A7D24">
      <w:pPr>
        <w:pStyle w:val="NormalPRACE"/>
        <w:rPr>
          <w:ins w:id="963" w:author="Victor Cameo" w:date="2017-03-23T01:42:00Z"/>
          <w:lang w:eastAsia="en-US"/>
        </w:rPr>
      </w:pPr>
      <w:ins w:id="964" w:author="Victor Cameo" w:date="2017-03-23T01:42:00Z">
        <w:r w:rsidRPr="003A0093">
          <w:rPr>
            <w:lang w:eastAsia="en-US"/>
          </w:rPr>
          <w:t>Times shown in the ARCHER KNL vs Ivy Bridge plot are for those CP2K threading configurations that give the best performance in each case. The shorthand for naming threading configurations is:</w:t>
        </w:r>
      </w:ins>
    </w:p>
    <w:p w14:paraId="32202D39" w14:textId="77777777" w:rsidR="002A7D24" w:rsidRPr="003A0093" w:rsidRDefault="002A7D24" w:rsidP="002A7D24">
      <w:pPr>
        <w:pStyle w:val="NormalPRACE"/>
        <w:numPr>
          <w:ilvl w:val="0"/>
          <w:numId w:val="26"/>
        </w:numPr>
        <w:rPr>
          <w:ins w:id="965" w:author="Victor Cameo" w:date="2017-03-23T01:42:00Z"/>
          <w:lang w:eastAsia="en-US"/>
        </w:rPr>
      </w:pPr>
      <w:ins w:id="966" w:author="Victor Cameo" w:date="2017-03-23T01:42:00Z">
        <w:r w:rsidRPr="003A0093">
          <w:rPr>
            <w:lang w:eastAsia="en-US"/>
          </w:rPr>
          <w:t>MPI: pure MPI</w:t>
        </w:r>
      </w:ins>
    </w:p>
    <w:p w14:paraId="1773A532" w14:textId="77777777" w:rsidR="002A7D24" w:rsidRPr="003A0093" w:rsidRDefault="002A7D24" w:rsidP="002A7D24">
      <w:pPr>
        <w:pStyle w:val="NormalPRACE"/>
        <w:numPr>
          <w:ilvl w:val="0"/>
          <w:numId w:val="26"/>
        </w:numPr>
        <w:rPr>
          <w:ins w:id="967" w:author="Victor Cameo" w:date="2017-03-23T01:42:00Z"/>
          <w:lang w:eastAsia="en-US"/>
        </w:rPr>
      </w:pPr>
      <w:ins w:id="968" w:author="Victor Cameo" w:date="2017-03-23T01:42:00Z">
        <w:r w:rsidRPr="003A0093">
          <w:rPr>
            <w:lang w:eastAsia="en-US"/>
          </w:rPr>
          <w:t>X_TH: X OpenMP threads per MPI rank</w:t>
        </w:r>
      </w:ins>
    </w:p>
    <w:p w14:paraId="4A953F90" w14:textId="77777777" w:rsidR="002A7D24" w:rsidRPr="003A0093" w:rsidRDefault="002A7D24" w:rsidP="002A7D24">
      <w:pPr>
        <w:pStyle w:val="NormalPRACE"/>
        <w:rPr>
          <w:ins w:id="969" w:author="Victor Cameo" w:date="2017-03-23T01:42:00Z"/>
          <w:lang w:eastAsia="en-US"/>
        </w:rPr>
      </w:pPr>
      <w:ins w:id="970" w:author="Victor Cameo" w:date="2017-03-23T01:42:00Z">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ins>
    </w:p>
    <w:p w14:paraId="03E1AFCD" w14:textId="6C7C6078" w:rsidR="00116E7C" w:rsidRPr="00C32215" w:rsidRDefault="002A7D24" w:rsidP="002A7D24">
      <w:pPr>
        <w:pStyle w:val="NormalPRACE"/>
      </w:pPr>
      <w:ins w:id="971" w:author="Victor Cameo" w:date="2017-03-23T01:42:00Z">
        <w:r w:rsidRPr="003A0093">
          <w:rPr>
            <w:lang w:eastAsia="en-US"/>
          </w:rPr>
          <w:t>Hyperthreads were left disabled (equivalent to the aprun option –j 1), as no significant performance benefit was observed using hyperthreading.</w:t>
        </w:r>
      </w:ins>
      <w:del w:id="972" w:author="Victor Cameo" w:date="2017-03-23T01:42:00Z">
        <w:r w:rsidR="00476BDD" w:rsidRPr="00C32215" w:rsidDel="002A7D24">
          <w:delText xml:space="preserve">The test case 1 of CP2K has </w:delText>
        </w:r>
        <w:r w:rsidR="001930F2" w:rsidRPr="00C32215" w:rsidDel="002A7D24">
          <w:delText xml:space="preserve">been </w:delText>
        </w:r>
        <w:r w:rsidR="00476BDD" w:rsidRPr="00C32215" w:rsidDel="002A7D24">
          <w:delText>run on the ARCHER cluster</w:delText>
        </w:r>
        <w:r w:rsidR="001930F2" w:rsidRPr="00C32215" w:rsidDel="002A7D24">
          <w:delText>.</w:delText>
        </w:r>
      </w:del>
    </w:p>
    <w:p w14:paraId="1C80B4EF" w14:textId="77777777" w:rsidR="001930F2" w:rsidRPr="00C32215" w:rsidRDefault="001930F2" w:rsidP="001930F2">
      <w:pPr>
        <w:pStyle w:val="NormalPRACE"/>
        <w:keepNext/>
      </w:pPr>
      <w:r w:rsidRPr="00C32215">
        <w:rPr>
          <w:noProof/>
          <w:lang w:val="en-US" w:eastAsia="en-US"/>
        </w:rPr>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973" w:name="_Ref477996530"/>
      <w:bookmarkStart w:id="974" w:name="_Toc477998984"/>
      <w:r w:rsidRPr="00C32215">
        <w:t xml:space="preserve">Figure </w:t>
      </w:r>
      <w:r w:rsidR="00990D2A">
        <w:fldChar w:fldCharType="begin"/>
      </w:r>
      <w:r w:rsidR="00990D2A">
        <w:instrText xml:space="preserve"> SEQ Figure \* ARABIC </w:instrText>
      </w:r>
      <w:r w:rsidR="00990D2A">
        <w:fldChar w:fldCharType="separate"/>
      </w:r>
      <w:r w:rsidR="00DE2429">
        <w:rPr>
          <w:noProof/>
        </w:rPr>
        <w:t>3</w:t>
      </w:r>
      <w:r w:rsidR="00990D2A">
        <w:fldChar w:fldCharType="end"/>
      </w:r>
      <w:bookmarkEnd w:id="973"/>
      <w:r w:rsidRPr="00C32215">
        <w:t xml:space="preserve"> Test case 1 of CP2K on the ARCHER cluster</w:t>
      </w:r>
      <w:bookmarkEnd w:id="974"/>
    </w:p>
    <w:p w14:paraId="3A4DCAAD" w14:textId="72E32614" w:rsidR="00C32215" w:rsidRDefault="00C32215" w:rsidP="002A7D24">
      <w:pPr>
        <w:pStyle w:val="NormalPRACE"/>
        <w:rPr>
          <w:ins w:id="975" w:author="Victor Cameo" w:date="2017-03-23T01:38:00Z"/>
          <w:shd w:val="clear" w:color="auto" w:fill="FFFFFF"/>
        </w:rPr>
        <w:pPrChange w:id="976" w:author="Victor Cameo" w:date="2017-03-23T01:40:00Z">
          <w:pPr/>
        </w:pPrChange>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ins w:id="977" w:author="Victor Cameo" w:date="2017-03-23T01:39:00Z">
        <w:r w:rsidR="003A0093">
          <w:rPr>
            <w:shd w:val="clear" w:color="auto" w:fill="FFFFFF"/>
          </w:rPr>
          <w:t>(</w:t>
        </w:r>
      </w:ins>
      <w:ins w:id="978" w:author="Victor Cameo" w:date="2017-03-23T01:40:00Z">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ins>
      <w:r w:rsidR="003A0093">
        <w:rPr>
          <w:shd w:val="clear" w:color="auto" w:fill="FFFFFF"/>
        </w:rPr>
        <w:fldChar w:fldCharType="separate"/>
      </w:r>
      <w:ins w:id="979" w:author="Victor Cameo" w:date="2017-03-23T01:40:00Z">
        <w:r w:rsidR="003A0093" w:rsidRPr="00C32215">
          <w:t xml:space="preserve">Figure </w:t>
        </w:r>
        <w:r w:rsidR="003A0093">
          <w:rPr>
            <w:noProof/>
          </w:rPr>
          <w:t>3</w:t>
        </w:r>
        <w:r w:rsidR="003A0093">
          <w:rPr>
            <w:shd w:val="clear" w:color="auto" w:fill="FFFFFF"/>
          </w:rPr>
          <w:fldChar w:fldCharType="end"/>
        </w:r>
        <w:r w:rsidR="003A0093">
          <w:rPr>
            <w:shd w:val="clear" w:color="auto" w:fill="FFFFFF"/>
          </w:rPr>
          <w:t xml:space="preserve">) </w:t>
        </w:r>
      </w:ins>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2CEB8421" w14:textId="1E2BF674" w:rsidR="003A0093" w:rsidRPr="00C32215" w:rsidDel="002A7D24" w:rsidRDefault="003A0093" w:rsidP="003A0093">
      <w:pPr>
        <w:pStyle w:val="NormalPRACE"/>
        <w:rPr>
          <w:del w:id="980" w:author="Victor Cameo" w:date="2017-03-23T01:41:00Z"/>
          <w:lang w:eastAsia="en-US"/>
        </w:rPr>
        <w:pPrChange w:id="981" w:author="Victor Cameo" w:date="2017-03-23T01:40:00Z">
          <w:pPr/>
        </w:pPrChange>
      </w:pPr>
    </w:p>
    <w:p w14:paraId="1CB94F58" w14:textId="77777777" w:rsidR="001930F2" w:rsidRPr="00C32215" w:rsidRDefault="001930F2" w:rsidP="002A7D24">
      <w:pPr>
        <w:pStyle w:val="NormalPRACE"/>
        <w:rPr>
          <w:lang w:eastAsia="en-GB"/>
        </w:rPr>
        <w:pPrChange w:id="982" w:author="Victor Cameo" w:date="2017-03-23T01:41:00Z">
          <w:pPr/>
        </w:pPrChange>
      </w:pPr>
    </w:p>
    <w:p w14:paraId="0930C6CB" w14:textId="77777777" w:rsidR="00116E7C" w:rsidRPr="00C32215" w:rsidRDefault="00116E7C" w:rsidP="00116E7C">
      <w:pPr>
        <w:pStyle w:val="Heading3"/>
      </w:pPr>
      <w:bookmarkStart w:id="983" w:name="_Toc477999637"/>
      <w:r w:rsidRPr="00C32215">
        <w:t>GPAW</w:t>
      </w:r>
      <w:bookmarkEnd w:id="983"/>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9">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984" w:name="_Toc477998985"/>
      <w:r w:rsidRPr="00C32215">
        <w:t xml:space="preserve">Figure </w:t>
      </w:r>
      <w:r w:rsidR="00990D2A">
        <w:fldChar w:fldCharType="begin"/>
      </w:r>
      <w:r w:rsidR="00990D2A">
        <w:instrText xml:space="preserve"> SEQ Figure \* ARABIC </w:instrText>
      </w:r>
      <w:r w:rsidR="00990D2A">
        <w:fldChar w:fldCharType="separate"/>
      </w:r>
      <w:r w:rsidR="00DE2429">
        <w:rPr>
          <w:noProof/>
        </w:rPr>
        <w:t>4</w:t>
      </w:r>
      <w:r w:rsidR="00990D2A">
        <w:fldChar w:fldCharType="end"/>
      </w:r>
      <w:r w:rsidRPr="00C32215">
        <w:t xml:space="preserve"> Parallel scaling</w:t>
      </w:r>
      <w:r w:rsidRPr="00C32215">
        <w:rPr>
          <w:noProof/>
        </w:rPr>
        <w:t xml:space="preserve"> of GPAW</w:t>
      </w:r>
      <w:bookmarkEnd w:id="984"/>
    </w:p>
    <w:p w14:paraId="2F46FE2A" w14:textId="77777777" w:rsidR="00116E7C" w:rsidRDefault="00116E7C" w:rsidP="00116E7C">
      <w:pPr>
        <w:pStyle w:val="Heading3"/>
      </w:pPr>
      <w:bookmarkStart w:id="985" w:name="_Toc477999638"/>
      <w:commentRangeStart w:id="986"/>
      <w:r w:rsidRPr="00C32215">
        <w:t>GROMACS</w:t>
      </w:r>
      <w:commentRangeEnd w:id="986"/>
      <w:r w:rsidR="00BD5292">
        <w:rPr>
          <w:rStyle w:val="CommentReference"/>
          <w:rFonts w:ascii="Times New Roman" w:hAnsi="Times New Roman" w:cs="Times New Roman"/>
          <w:b w:val="0"/>
          <w:bCs w:val="0"/>
          <w:lang w:val="de-DE" w:eastAsia="de-DE"/>
        </w:rPr>
        <w:commentReference w:id="986"/>
      </w:r>
      <w:bookmarkEnd w:id="985"/>
    </w:p>
    <w:p w14:paraId="6FC8A3C8" w14:textId="77777777" w:rsidR="00666A77" w:rsidRDefault="009E3014" w:rsidP="009E3014">
      <w:pPr>
        <w:pStyle w:val="NormalPRACE"/>
      </w:pPr>
      <w:r>
        <w:t>Gromacs was successfully compiled and ran on the following systems :</w:t>
      </w:r>
    </w:p>
    <w:p w14:paraId="57E54DD2" w14:textId="77777777" w:rsidR="00666A77" w:rsidRDefault="009E3014" w:rsidP="00666A77">
      <w:pPr>
        <w:pStyle w:val="NormalPRACE"/>
        <w:numPr>
          <w:ilvl w:val="0"/>
          <w:numId w:val="18"/>
        </w:numPr>
      </w:pPr>
      <w:r>
        <w:t>GRNET ARIS :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7CDC4E9A" w:rsidR="009E3014" w:rsidRDefault="009E3014" w:rsidP="00666A77">
      <w:pPr>
        <w:pStyle w:val="NormalPRACE"/>
        <w:numPr>
          <w:ilvl w:val="0"/>
          <w:numId w:val="18"/>
        </w:numPr>
      </w:pPr>
      <w:r>
        <w:t>IDRIS Ouessant :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0"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987" w:name="_Toc477998986"/>
      <w:r>
        <w:t xml:space="preserve">Figure </w:t>
      </w:r>
      <w:r w:rsidR="00990D2A">
        <w:fldChar w:fldCharType="begin"/>
      </w:r>
      <w:r w:rsidR="00990D2A">
        <w:instrText xml:space="preserve"> SEQ Figure \* ARABIC </w:instrText>
      </w:r>
      <w:r w:rsidR="00990D2A">
        <w:fldChar w:fldCharType="separate"/>
      </w:r>
      <w:r w:rsidR="00DE2429">
        <w:rPr>
          <w:noProof/>
        </w:rPr>
        <w:t>5</w:t>
      </w:r>
      <w:r w:rsidR="00990D2A">
        <w:fldChar w:fldCharType="end"/>
      </w:r>
      <w:r>
        <w:t xml:space="preserve"> Scalability for GROMACS test case </w:t>
      </w:r>
      <w:r w:rsidRPr="008A7AA2">
        <w:t>GluCL Ion Channel</w:t>
      </w:r>
      <w:bookmarkEnd w:id="987"/>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1"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bookmarkStart w:id="988" w:name="_Toc477998987"/>
      <w:r>
        <w:t xml:space="preserve">Figure </w:t>
      </w:r>
      <w:r w:rsidR="00990D2A">
        <w:fldChar w:fldCharType="begin"/>
      </w:r>
      <w:r w:rsidR="00990D2A">
        <w:instrText xml:space="preserve"> SEQ Figure \* ARABIC </w:instrText>
      </w:r>
      <w:r w:rsidR="00990D2A">
        <w:fldChar w:fldCharType="separate"/>
      </w:r>
      <w:r w:rsidR="00DE2429">
        <w:rPr>
          <w:noProof/>
        </w:rPr>
        <w:t>6</w:t>
      </w:r>
      <w:r w:rsidR="00990D2A">
        <w:fldChar w:fldCharType="end"/>
      </w:r>
      <w:r>
        <w:t xml:space="preserve"> Scalability for GROMACS test case </w:t>
      </w:r>
      <w:r w:rsidRPr="001520BD">
        <w:t>Lignocellulose</w:t>
      </w:r>
      <w:bookmarkEnd w:id="988"/>
    </w:p>
    <w:p w14:paraId="51914F5F" w14:textId="77777777" w:rsidR="00116E7C" w:rsidRDefault="00116E7C" w:rsidP="00116E7C">
      <w:pPr>
        <w:pStyle w:val="Heading3"/>
      </w:pPr>
      <w:bookmarkStart w:id="989" w:name="_Toc477999639"/>
      <w:commentRangeStart w:id="990"/>
      <w:r w:rsidRPr="00C32215">
        <w:t>NAMD</w:t>
      </w:r>
      <w:commentRangeEnd w:id="990"/>
      <w:r w:rsidR="00BD5292">
        <w:rPr>
          <w:rStyle w:val="CommentReference"/>
          <w:rFonts w:ascii="Times New Roman" w:hAnsi="Times New Roman" w:cs="Times New Roman"/>
          <w:b w:val="0"/>
          <w:bCs w:val="0"/>
          <w:lang w:val="de-DE" w:eastAsia="de-DE"/>
        </w:rPr>
        <w:commentReference w:id="990"/>
      </w:r>
      <w:bookmarkEnd w:id="989"/>
    </w:p>
    <w:p w14:paraId="25AB1EC5" w14:textId="77777777" w:rsidR="00FA0A79" w:rsidRDefault="00FA0A79" w:rsidP="00FA0A79">
      <w:pPr>
        <w:pStyle w:val="NormalPRACE"/>
      </w:pPr>
      <w:r>
        <w:t>NAMD was successfully compiled and ran on the following systems :</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In all accelerated runs a speed up of 5-6x with respect CPU only runs was achived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2"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991" w:name="_Toc477998988"/>
      <w:r>
        <w:t xml:space="preserve">Figure </w:t>
      </w:r>
      <w:r w:rsidR="00990D2A">
        <w:fldChar w:fldCharType="begin"/>
      </w:r>
      <w:r w:rsidR="00990D2A">
        <w:instrText xml:space="preserve"> SEQ Figure \* ARABIC </w:instrText>
      </w:r>
      <w:r w:rsidR="00990D2A">
        <w:fldChar w:fldCharType="separate"/>
      </w:r>
      <w:r w:rsidR="00DE2429">
        <w:rPr>
          <w:noProof/>
        </w:rPr>
        <w:t>7</w:t>
      </w:r>
      <w:r w:rsidR="00990D2A">
        <w:fldChar w:fldCharType="end"/>
      </w:r>
      <w:r>
        <w:t xml:space="preserve"> </w:t>
      </w:r>
      <w:r w:rsidRPr="00B00B17">
        <w:t>Scalability for NAMD test case STMV.1M</w:t>
      </w:r>
      <w:bookmarkEnd w:id="991"/>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3"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992" w:name="_Toc477998989"/>
      <w:r>
        <w:t xml:space="preserve">Figure </w:t>
      </w:r>
      <w:r w:rsidR="00990D2A">
        <w:fldChar w:fldCharType="begin"/>
      </w:r>
      <w:r w:rsidR="00990D2A">
        <w:instrText xml:space="preserve"> SEQ Figure \* ARABIC </w:instrText>
      </w:r>
      <w:r w:rsidR="00990D2A">
        <w:fldChar w:fldCharType="separate"/>
      </w:r>
      <w:r w:rsidR="00DE2429">
        <w:rPr>
          <w:noProof/>
        </w:rPr>
        <w:t>8</w:t>
      </w:r>
      <w:r w:rsidR="00990D2A">
        <w:fldChar w:fldCharType="end"/>
      </w:r>
      <w:r>
        <w:t xml:space="preserve"> </w:t>
      </w:r>
      <w:r w:rsidRPr="000B1480">
        <w:t>Scalability for NAMD test case STMV.8M</w:t>
      </w:r>
      <w:bookmarkEnd w:id="992"/>
    </w:p>
    <w:p w14:paraId="4E9EDF9B" w14:textId="77777777" w:rsidR="00116E7C" w:rsidRDefault="00116E7C" w:rsidP="00116E7C">
      <w:pPr>
        <w:pStyle w:val="Heading3"/>
      </w:pPr>
      <w:bookmarkStart w:id="993" w:name="_Toc477736097"/>
      <w:bookmarkStart w:id="994" w:name="_Toc477736264"/>
      <w:bookmarkStart w:id="995" w:name="_Toc477736420"/>
      <w:bookmarkStart w:id="996" w:name="_Toc477736558"/>
      <w:bookmarkStart w:id="997" w:name="_Toc477736098"/>
      <w:bookmarkStart w:id="998" w:name="_Toc477736265"/>
      <w:bookmarkStart w:id="999" w:name="_Toc477736421"/>
      <w:bookmarkStart w:id="1000" w:name="_Toc477736559"/>
      <w:bookmarkStart w:id="1001" w:name="_Toc477736099"/>
      <w:bookmarkStart w:id="1002" w:name="_Toc477736266"/>
      <w:bookmarkStart w:id="1003" w:name="_Toc477736422"/>
      <w:bookmarkStart w:id="1004" w:name="_Toc477736560"/>
      <w:bookmarkStart w:id="1005" w:name="_Toc477736100"/>
      <w:bookmarkStart w:id="1006" w:name="_Toc477736267"/>
      <w:bookmarkStart w:id="1007" w:name="_Toc477736423"/>
      <w:bookmarkStart w:id="1008" w:name="_Toc477736561"/>
      <w:bookmarkStart w:id="1009" w:name="_Toc477736101"/>
      <w:bookmarkStart w:id="1010" w:name="_Toc477736268"/>
      <w:bookmarkStart w:id="1011" w:name="_Toc477736424"/>
      <w:bookmarkStart w:id="1012" w:name="_Toc477736562"/>
      <w:bookmarkStart w:id="1013" w:name="_Toc477736102"/>
      <w:bookmarkStart w:id="1014" w:name="_Toc477736269"/>
      <w:bookmarkStart w:id="1015" w:name="_Toc477736425"/>
      <w:bookmarkStart w:id="1016" w:name="_Toc477736563"/>
      <w:bookmarkStart w:id="1017" w:name="_Toc477999640"/>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commentRangeStart w:id="1018"/>
      <w:r w:rsidRPr="00C32215">
        <w:t>PFARM</w:t>
      </w:r>
      <w:bookmarkEnd w:id="1017"/>
    </w:p>
    <w:commentRangeEnd w:id="1018"/>
    <w:p w14:paraId="5B13C259" w14:textId="24A25C28" w:rsidR="00C56AE4" w:rsidRPr="00C56AE4" w:rsidRDefault="00BD5292" w:rsidP="005A6B64">
      <w:pPr>
        <w:pStyle w:val="NormalPRACE"/>
        <w:rPr>
          <w:lang w:eastAsia="es-ES"/>
        </w:rPr>
      </w:pPr>
      <w:r>
        <w:rPr>
          <w:rStyle w:val="CommentReference"/>
          <w:lang w:val="de-DE"/>
        </w:rPr>
        <w:commentReference w:id="1018"/>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4">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1019" w:name="_Ref477737037"/>
      <w:bookmarkStart w:id="1020" w:name="_Toc477998990"/>
      <w:r>
        <w:t xml:space="preserve">Figure </w:t>
      </w:r>
      <w:r w:rsidR="00990D2A">
        <w:fldChar w:fldCharType="begin"/>
      </w:r>
      <w:r w:rsidR="00990D2A">
        <w:instrText xml:space="preserve"> SEQ Figure \* ARABIC </w:instrText>
      </w:r>
      <w:r w:rsidR="00990D2A">
        <w:fldChar w:fldCharType="separate"/>
      </w:r>
      <w:r w:rsidR="00DE2429">
        <w:rPr>
          <w:noProof/>
        </w:rPr>
        <w:t>9</w:t>
      </w:r>
      <w:r w:rsidR="00990D2A">
        <w:fldChar w:fldCharType="end"/>
      </w:r>
      <w:bookmarkEnd w:id="1019"/>
      <w:r>
        <w:t xml:space="preserve"> </w:t>
      </w:r>
      <w:r w:rsidRPr="004F4816">
        <w:t>Eigensolver performance on KNL and GPU</w:t>
      </w:r>
      <w:bookmarkEnd w:id="1020"/>
    </w:p>
    <w:p w14:paraId="33CCE354" w14:textId="7F6EF7F1" w:rsidR="00C56AE4" w:rsidRPr="00C56AE4" w:rsidRDefault="00C56AE4" w:rsidP="005A6B64">
      <w:pPr>
        <w:pStyle w:val="NormalPRACE"/>
        <w:rPr>
          <w:lang w:eastAsia="es-ES"/>
        </w:rPr>
      </w:pPr>
      <w:r w:rsidRPr="00C56AE4">
        <w:rPr>
          <w:lang w:eastAsia="es-ES"/>
        </w:rPr>
        <w:t>EXDIG calculations are dominated by the eigensolver operations required to diagonalize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1BD7637C" w:rsidR="00C56AE4" w:rsidRPr="00C56AE4" w:rsidDel="00154ABB" w:rsidRDefault="00C56AE4" w:rsidP="00762E50">
      <w:pPr>
        <w:pStyle w:val="Heading4"/>
        <w:rPr>
          <w:del w:id="1021" w:author="Victor Cameo" w:date="2017-03-23T01:50:00Z"/>
        </w:rPr>
      </w:pPr>
      <w:del w:id="1022" w:author="Victor Cameo" w:date="2017-03-23T01:50:00Z">
        <w:r w:rsidRPr="00C56AE4" w:rsidDel="00154ABB">
          <w:delText>Timings for Test Cases</w:delText>
        </w:r>
      </w:del>
    </w:p>
    <w:p w14:paraId="02B5EA8B" w14:textId="77777777" w:rsidR="00C56AE4" w:rsidRPr="00CD3943" w:rsidRDefault="00C56AE4" w:rsidP="005A6B64">
      <w:pPr>
        <w:pStyle w:val="NormalPRACE"/>
        <w:rPr>
          <w:rStyle w:val="Emphasis"/>
        </w:rPr>
      </w:pPr>
      <w:r w:rsidRPr="00CD3943">
        <w:rPr>
          <w:rStyle w:val="Emphasis"/>
        </w:rPr>
        <w:t>Test Case 1 – FeIII</w:t>
      </w:r>
    </w:p>
    <w:p w14:paraId="17F37884" w14:textId="77777777" w:rsidR="00C56AE4" w:rsidRPr="00C56AE4" w:rsidRDefault="00C56AE4" w:rsidP="005A6B64">
      <w:pPr>
        <w:pStyle w:val="NormalPRACE"/>
        <w:rPr>
          <w:lang w:eastAsia="es-ES"/>
        </w:rPr>
      </w:pPr>
      <w:r w:rsidRPr="00C56AE4">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Defining Computational Characteristics: 10 ‘Spin 1’ Coarse Sector calculations involving Hamiltonian matrices of dimension 5720 and 10 ‘Spin 2’ Coarse Sector calculations involving Hamiltonian matrices of dimension 7890 .</w:t>
      </w:r>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B2439E2" w:rsidR="005A6B64" w:rsidRDefault="005A6B64" w:rsidP="005A6B64">
      <w:pPr>
        <w:pStyle w:val="Caption"/>
        <w:rPr>
          <w:iCs/>
          <w:sz w:val="22"/>
          <w:lang w:eastAsia="es-ES"/>
        </w:rPr>
      </w:pPr>
      <w:bookmarkStart w:id="1023" w:name="_Ref477737720"/>
      <w:bookmarkStart w:id="1024" w:name="_Toc477999007"/>
      <w:r>
        <w:t xml:space="preserve">Table </w:t>
      </w:r>
      <w:r w:rsidR="00427B4E">
        <w:fldChar w:fldCharType="begin"/>
      </w:r>
      <w:r w:rsidR="00427B4E">
        <w:instrText xml:space="preserve"> SEQ Table \* ARABIC </w:instrText>
      </w:r>
      <w:r w:rsidR="00427B4E">
        <w:fldChar w:fldCharType="separate"/>
      </w:r>
      <w:ins w:id="1025" w:author="Victor Cameo" w:date="2017-03-23T02:09:00Z">
        <w:r w:rsidR="00E374AB">
          <w:rPr>
            <w:noProof/>
          </w:rPr>
          <w:t>4</w:t>
        </w:r>
      </w:ins>
      <w:del w:id="1026" w:author="Victor Cameo" w:date="2017-03-23T01:27:00Z">
        <w:r w:rsidR="00427B4E" w:rsidDel="009259F3">
          <w:rPr>
            <w:noProof/>
          </w:rPr>
          <w:delText>2</w:delText>
        </w:r>
      </w:del>
      <w:r w:rsidR="00427B4E">
        <w:fldChar w:fldCharType="end"/>
      </w:r>
      <w:bookmarkEnd w:id="1023"/>
      <w:r>
        <w:t xml:space="preserve"> </w:t>
      </w:r>
      <w:r w:rsidRPr="00336885">
        <w:t>Overall EXDIG runtime performance on various accelerators (runtime, secs)</w:t>
      </w:r>
      <w:bookmarkEnd w:id="1024"/>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C6593E1" w:rsidR="00C56AE4" w:rsidRPr="00C56AE4" w:rsidRDefault="005A6B64" w:rsidP="005A6B64">
      <w:pPr>
        <w:pStyle w:val="Caption"/>
        <w:rPr>
          <w:iCs/>
          <w:sz w:val="22"/>
          <w:lang w:eastAsia="es-ES"/>
        </w:rPr>
      </w:pPr>
      <w:bookmarkStart w:id="1027" w:name="_Ref477737859"/>
      <w:bookmarkStart w:id="1028" w:name="_Toc477999008"/>
      <w:r>
        <w:t xml:space="preserve">Table </w:t>
      </w:r>
      <w:r w:rsidR="00427B4E">
        <w:fldChar w:fldCharType="begin"/>
      </w:r>
      <w:r w:rsidR="00427B4E">
        <w:instrText xml:space="preserve"> SEQ Table \* ARABIC </w:instrText>
      </w:r>
      <w:r w:rsidR="00427B4E">
        <w:fldChar w:fldCharType="separate"/>
      </w:r>
      <w:ins w:id="1029" w:author="Victor Cameo" w:date="2017-03-23T02:09:00Z">
        <w:r w:rsidR="00E374AB">
          <w:rPr>
            <w:noProof/>
          </w:rPr>
          <w:t>5</w:t>
        </w:r>
      </w:ins>
      <w:del w:id="1030" w:author="Victor Cameo" w:date="2017-03-23T01:27:00Z">
        <w:r w:rsidR="00427B4E" w:rsidDel="009259F3">
          <w:rPr>
            <w:noProof/>
          </w:rPr>
          <w:delText>3</w:delText>
        </w:r>
      </w:del>
      <w:r w:rsidR="00427B4E">
        <w:fldChar w:fldCharType="end"/>
      </w:r>
      <w:bookmarkEnd w:id="1027"/>
      <w:r>
        <w:t xml:space="preserve"> </w:t>
      </w:r>
      <w:r w:rsidRPr="00FF11D4">
        <w:t>Overall EXDIG runtime parallel performance using MPI-GPU version</w:t>
      </w:r>
      <w:bookmarkEnd w:id="1028"/>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1031" w:name="_Toc477736428"/>
      <w:bookmarkStart w:id="1032" w:name="_Toc477736565"/>
      <w:bookmarkStart w:id="1033" w:name="_Toc477736429"/>
      <w:bookmarkStart w:id="1034" w:name="_Toc477736566"/>
      <w:bookmarkStart w:id="1035" w:name="_Toc477736430"/>
      <w:bookmarkStart w:id="1036" w:name="_Toc477736447"/>
      <w:bookmarkStart w:id="1037" w:name="_Toc477736567"/>
      <w:bookmarkStart w:id="1038" w:name="_Toc477736431"/>
      <w:bookmarkStart w:id="1039" w:name="_Toc477736568"/>
      <w:bookmarkStart w:id="1040" w:name="_Toc477736432"/>
      <w:bookmarkStart w:id="1041" w:name="_Toc477736569"/>
      <w:bookmarkStart w:id="1042" w:name="_Toc477736433"/>
      <w:bookmarkStart w:id="1043" w:name="_Toc477736570"/>
      <w:bookmarkStart w:id="1044" w:name="_Toc477999641"/>
      <w:bookmarkEnd w:id="1031"/>
      <w:bookmarkEnd w:id="1032"/>
      <w:bookmarkEnd w:id="1033"/>
      <w:bookmarkEnd w:id="1034"/>
      <w:bookmarkEnd w:id="1035"/>
      <w:bookmarkEnd w:id="1036"/>
      <w:bookmarkEnd w:id="1037"/>
      <w:bookmarkEnd w:id="1038"/>
      <w:bookmarkEnd w:id="1039"/>
      <w:bookmarkEnd w:id="1040"/>
      <w:bookmarkEnd w:id="1041"/>
      <w:bookmarkEnd w:id="1042"/>
      <w:bookmarkEnd w:id="1043"/>
      <w:commentRangeStart w:id="1045"/>
      <w:r w:rsidRPr="00C32215">
        <w:t>QCD</w:t>
      </w:r>
      <w:commentRangeEnd w:id="1045"/>
      <w:r w:rsidR="00F6740A">
        <w:rPr>
          <w:rStyle w:val="CommentReference"/>
          <w:rFonts w:ascii="Times New Roman" w:hAnsi="Times New Roman" w:cs="Times New Roman"/>
          <w:b w:val="0"/>
          <w:bCs w:val="0"/>
          <w:lang w:val="de-DE" w:eastAsia="de-DE"/>
        </w:rPr>
        <w:commentReference w:id="1045"/>
      </w:r>
      <w:bookmarkEnd w:id="1044"/>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1046" w:name="_Toc477999642"/>
      <w:commentRangeStart w:id="1047"/>
      <w:r w:rsidRPr="00C32215">
        <w:t>First implementation</w:t>
      </w:r>
      <w:commentRangeEnd w:id="1047"/>
      <w:r w:rsidR="00A927F4">
        <w:rPr>
          <w:rStyle w:val="CommentReference"/>
          <w:rFonts w:ascii="Times New Roman" w:hAnsi="Times New Roman" w:cs="Times New Roman"/>
          <w:bCs w:val="0"/>
          <w:i w:val="0"/>
          <w:lang w:val="de-DE" w:eastAsia="de-DE"/>
        </w:rPr>
        <w:commentReference w:id="1047"/>
      </w:r>
      <w:bookmarkEnd w:id="1046"/>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5"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1048" w:name="_Ref477152535"/>
      <w:bookmarkStart w:id="1049" w:name="_Toc477998991"/>
      <w:r w:rsidRPr="00C32215">
        <w:t xml:space="preserve">Figure </w:t>
      </w:r>
      <w:r w:rsidR="00990D2A">
        <w:fldChar w:fldCharType="begin"/>
      </w:r>
      <w:r w:rsidR="00990D2A">
        <w:instrText xml:space="preserve"> SEQ Figure \* ARABIC </w:instrText>
      </w:r>
      <w:r w:rsidR="00990D2A">
        <w:fldChar w:fldCharType="separate"/>
      </w:r>
      <w:r w:rsidR="00DE2429">
        <w:rPr>
          <w:noProof/>
        </w:rPr>
        <w:t>10</w:t>
      </w:r>
      <w:r w:rsidR="00990D2A">
        <w:fldChar w:fldCharType="end"/>
      </w:r>
      <w:bookmarkEnd w:id="1048"/>
      <w:r w:rsidR="00390A44">
        <w:t xml:space="preserve"> Small test case</w:t>
      </w:r>
      <w:r w:rsidRPr="00C32215">
        <w:t xml:space="preserve"> </w:t>
      </w:r>
      <w:r w:rsidR="00390A44">
        <w:t>results for QCD</w:t>
      </w:r>
      <w:r w:rsidR="00990D2A">
        <w:t>, first implementation</w:t>
      </w:r>
      <w:bookmarkEnd w:id="1049"/>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6"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1050" w:name="_Ref477772687"/>
      <w:bookmarkStart w:id="1051" w:name="_Ref477738719"/>
      <w:bookmarkStart w:id="1052" w:name="_Toc477998992"/>
      <w:r>
        <w:t xml:space="preserve">Figure </w:t>
      </w:r>
      <w:r>
        <w:fldChar w:fldCharType="begin"/>
      </w:r>
      <w:r>
        <w:instrText xml:space="preserve"> SEQ Figure \* ARABIC </w:instrText>
      </w:r>
      <w:r>
        <w:fldChar w:fldCharType="separate"/>
      </w:r>
      <w:r w:rsidR="00DE2429">
        <w:rPr>
          <w:noProof/>
        </w:rPr>
        <w:t>11</w:t>
      </w:r>
      <w:r>
        <w:fldChar w:fldCharType="end"/>
      </w:r>
      <w:bookmarkEnd w:id="1050"/>
      <w:r>
        <w:t xml:space="preserve"> </w:t>
      </w:r>
      <w:r w:rsidR="00B0333A">
        <w:t>Large</w:t>
      </w:r>
      <w:r w:rsidRPr="00C440C3">
        <w:t xml:space="preserve"> test case results for QCD</w:t>
      </w:r>
      <w:r>
        <w:t>, first implementation</w:t>
      </w:r>
      <w:bookmarkEnd w:id="1051"/>
      <w:bookmarkEnd w:id="1052"/>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F6740A">
        <w:t xml:space="preserve">Figure </w:t>
      </w:r>
      <w:r w:rsidR="00F6740A">
        <w:rPr>
          <w:noProof/>
        </w:rPr>
        <w:t>11</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7">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1053" w:name="_Ref477152624"/>
      <w:bookmarkStart w:id="1054" w:name="_Ref477739064"/>
      <w:bookmarkStart w:id="1055" w:name="_Toc477998993"/>
      <w:r w:rsidRPr="00C32215">
        <w:t xml:space="preserve">Figure </w:t>
      </w:r>
      <w:r w:rsidR="00990D2A">
        <w:fldChar w:fldCharType="begin"/>
      </w:r>
      <w:r w:rsidR="00990D2A">
        <w:instrText xml:space="preserve"> SEQ Figure \* ARABIC </w:instrText>
      </w:r>
      <w:r w:rsidR="00990D2A">
        <w:fldChar w:fldCharType="separate"/>
      </w:r>
      <w:r w:rsidR="00DE2429">
        <w:rPr>
          <w:noProof/>
        </w:rPr>
        <w:t>12</w:t>
      </w:r>
      <w:r w:rsidR="00990D2A">
        <w:fldChar w:fldCharType="end"/>
      </w:r>
      <w:bookmarkEnd w:id="1053"/>
      <w:r w:rsidRPr="00C32215">
        <w:t xml:space="preserve"> </w:t>
      </w:r>
      <w:r w:rsidR="00A927F4" w:rsidRPr="00A927F4">
        <w:t>shows the time taken by the full MILC 64x64x64x8 test cases on traditional CPU, Intel Knights Landing Xeon Phi and NVIDIA P100 (Pascal) GPU architectures.</w:t>
      </w:r>
      <w:bookmarkEnd w:id="1054"/>
      <w:bookmarkEnd w:id="1055"/>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shows the time taken by the full MILC 64x64x64x8 test cases on traditional CPU, Intel Knights Landing Xeon Phi and NVIDIA P100 (Pascal) GPU architectures.</w:t>
      </w:r>
      <w:r>
        <w:fldChar w:fldCharType="end"/>
      </w:r>
      <w:r w:rsidRPr="00A927F4">
        <w:t>we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1056" w:name="_Toc477999643"/>
      <w:r w:rsidRPr="00C32215">
        <w:t>Second implementation</w:t>
      </w:r>
      <w:bookmarkEnd w:id="1056"/>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1057" w:name="_Toc477998994"/>
      <w:r w:rsidRPr="00C32215">
        <w:t xml:space="preserve">Figure </w:t>
      </w:r>
      <w:r w:rsidR="00990D2A">
        <w:fldChar w:fldCharType="begin"/>
      </w:r>
      <w:r w:rsidR="00990D2A">
        <w:instrText xml:space="preserve"> SEQ Figure \* ARABIC </w:instrText>
      </w:r>
      <w:r w:rsidR="00990D2A">
        <w:fldChar w:fldCharType="separate"/>
      </w:r>
      <w:r w:rsidR="00DE2429">
        <w:rPr>
          <w:noProof/>
        </w:rPr>
        <w:t>13</w:t>
      </w:r>
      <w:r w:rsidR="00990D2A">
        <w:fldChar w:fldCharType="end"/>
      </w:r>
      <w:r w:rsidRPr="00C32215">
        <w:t xml:space="preserve"> Result of second implementation of QCD on K40m GPU</w:t>
      </w:r>
      <w:bookmarkEnd w:id="1057"/>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1058" w:name="_Toc477998995"/>
      <w:r w:rsidRPr="00C32215">
        <w:t xml:space="preserve">Figure </w:t>
      </w:r>
      <w:r w:rsidR="00990D2A">
        <w:fldChar w:fldCharType="begin"/>
      </w:r>
      <w:r w:rsidR="00990D2A">
        <w:instrText xml:space="preserve"> SEQ Figure \* ARABIC </w:instrText>
      </w:r>
      <w:r w:rsidR="00990D2A">
        <w:fldChar w:fldCharType="separate"/>
      </w:r>
      <w:r w:rsidR="00DE2429">
        <w:rPr>
          <w:noProof/>
        </w:rPr>
        <w:t>14</w:t>
      </w:r>
      <w:r w:rsidR="00990D2A">
        <w:fldChar w:fldCharType="end"/>
      </w:r>
      <w:r w:rsidRPr="00C32215">
        <w:t xml:space="preserve"> Result of second implementation of QCD on P100 GPU</w:t>
      </w:r>
      <w:bookmarkEnd w:id="1058"/>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1059" w:name="_Toc477998996"/>
      <w:r w:rsidRPr="00C32215">
        <w:t xml:space="preserve">Figure </w:t>
      </w:r>
      <w:r w:rsidR="00990D2A">
        <w:fldChar w:fldCharType="begin"/>
      </w:r>
      <w:r w:rsidR="00990D2A">
        <w:instrText xml:space="preserve"> SEQ Figure \* ARABIC </w:instrText>
      </w:r>
      <w:r w:rsidR="00990D2A">
        <w:fldChar w:fldCharType="separate"/>
      </w:r>
      <w:r w:rsidR="00DE2429">
        <w:rPr>
          <w:noProof/>
        </w:rPr>
        <w:t>15</w:t>
      </w:r>
      <w:r w:rsidR="00990D2A">
        <w:fldChar w:fldCharType="end"/>
      </w:r>
      <w:r w:rsidRPr="00C32215">
        <w:t xml:space="preserve"> Result of second implementation of QCD on P100 GPU on larger test case</w:t>
      </w:r>
      <w:bookmarkEnd w:id="1059"/>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1060" w:name="_Toc477998997"/>
      <w:r w:rsidRPr="00C32215">
        <w:t xml:space="preserve">Figure </w:t>
      </w:r>
      <w:r w:rsidR="00990D2A">
        <w:fldChar w:fldCharType="begin"/>
      </w:r>
      <w:r w:rsidR="00990D2A">
        <w:instrText xml:space="preserve"> SEQ Figure \* ARABIC </w:instrText>
      </w:r>
      <w:r w:rsidR="00990D2A">
        <w:fldChar w:fldCharType="separate"/>
      </w:r>
      <w:r w:rsidR="00DE2429">
        <w:rPr>
          <w:noProof/>
        </w:rPr>
        <w:t>16</w:t>
      </w:r>
      <w:r w:rsidR="00990D2A">
        <w:fldChar w:fldCharType="end"/>
      </w:r>
      <w:r w:rsidRPr="00C32215">
        <w:t xml:space="preserve"> Result of second implementation of QCD on KNC</w:t>
      </w:r>
      <w:bookmarkEnd w:id="1060"/>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1061" w:name="_Toc477998998"/>
      <w:r w:rsidRPr="00C32215">
        <w:t xml:space="preserve">Figure </w:t>
      </w:r>
      <w:r w:rsidR="00990D2A">
        <w:fldChar w:fldCharType="begin"/>
      </w:r>
      <w:r w:rsidR="00990D2A">
        <w:instrText xml:space="preserve"> SEQ Figure \* ARABIC </w:instrText>
      </w:r>
      <w:r w:rsidR="00990D2A">
        <w:fldChar w:fldCharType="separate"/>
      </w:r>
      <w:r w:rsidR="00DE2429">
        <w:rPr>
          <w:noProof/>
        </w:rPr>
        <w:t>17</w:t>
      </w:r>
      <w:r w:rsidR="00990D2A">
        <w:fldChar w:fldCharType="end"/>
      </w:r>
      <w:r w:rsidRPr="00C32215">
        <w:t xml:space="preserve"> Result of second implementation of QCD on KNL</w:t>
      </w:r>
      <w:bookmarkEnd w:id="1061"/>
    </w:p>
    <w:p w14:paraId="2CA38ED5" w14:textId="0D761B0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1062" w:name="_Toc477998999"/>
      <w:r w:rsidRPr="00C32215">
        <w:t xml:space="preserve">Figure </w:t>
      </w:r>
      <w:r w:rsidR="00990D2A">
        <w:fldChar w:fldCharType="begin"/>
      </w:r>
      <w:r w:rsidR="00990D2A">
        <w:instrText xml:space="preserve"> SEQ Figure \* ARABIC </w:instrText>
      </w:r>
      <w:r w:rsidR="00990D2A">
        <w:fldChar w:fldCharType="separate"/>
      </w:r>
      <w:r w:rsidR="00DE2429">
        <w:rPr>
          <w:noProof/>
        </w:rPr>
        <w:t>18</w:t>
      </w:r>
      <w:r w:rsidR="00990D2A">
        <w:fldChar w:fldCharType="end"/>
      </w:r>
      <w:r w:rsidRPr="00C32215">
        <w:t xml:space="preserve"> Result of second implementation of QCD on KNL on a larger test case</w:t>
      </w:r>
      <w:bookmarkEnd w:id="1062"/>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1063" w:name="_Toc477999644"/>
      <w:commentRangeStart w:id="1064"/>
      <w:r w:rsidRPr="00C32215">
        <w:t>Quantum Espresso</w:t>
      </w:r>
      <w:commentRangeEnd w:id="1064"/>
      <w:r w:rsidR="00073DB8">
        <w:rPr>
          <w:rStyle w:val="CommentReference"/>
          <w:rFonts w:ascii="Times New Roman" w:hAnsi="Times New Roman" w:cs="Times New Roman"/>
          <w:b w:val="0"/>
          <w:bCs w:val="0"/>
          <w:lang w:val="de-DE" w:eastAsia="de-DE"/>
        </w:rPr>
        <w:commentReference w:id="1064"/>
      </w:r>
      <w:bookmarkEnd w:id="1063"/>
    </w:p>
    <w:p w14:paraId="0C235E39" w14:textId="1355EC2E" w:rsidR="00494CF5" w:rsidRDefault="00CC4024" w:rsidP="00E84304">
      <w:pPr>
        <w:pStyle w:val="NormalPRACE"/>
        <w:rPr>
          <w:ins w:id="1065" w:author="Victor Cameo" w:date="2017-03-23T01:59:00Z"/>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504B42" w:rsidRDefault="00504B42" w:rsidP="00E84304">
      <w:pPr>
        <w:pStyle w:val="NormalPRACE"/>
        <w:rPr>
          <w:rStyle w:val="Emphasis"/>
          <w:rPrChange w:id="1066" w:author="Victor Cameo" w:date="2017-03-23T01:59:00Z">
            <w:rPr>
              <w:lang w:eastAsia="en-GB"/>
            </w:rPr>
          </w:rPrChange>
        </w:rPr>
      </w:pPr>
      <w:ins w:id="1067" w:author="Victor Cameo" w:date="2017-03-23T01:59:00Z">
        <w:r w:rsidRPr="00504B42">
          <w:rPr>
            <w:rStyle w:val="Emphasis"/>
            <w:rPrChange w:id="1068" w:author="Victor Cameo" w:date="2017-03-23T01:59:00Z">
              <w:rPr>
                <w:lang w:eastAsia="en-GB"/>
              </w:rPr>
            </w:rPrChange>
          </w:rPr>
          <w:t>Run</w:t>
        </w:r>
      </w:ins>
      <w:ins w:id="1069" w:author="Victor Cameo" w:date="2017-03-23T02:00:00Z">
        <w:r>
          <w:rPr>
            <w:rStyle w:val="Emphasis"/>
          </w:rPr>
          <w:t>s</w:t>
        </w:r>
      </w:ins>
      <w:ins w:id="1070" w:author="Victor Cameo" w:date="2017-03-23T01:59:00Z">
        <w:r w:rsidRPr="00504B42">
          <w:rPr>
            <w:rStyle w:val="Emphasis"/>
            <w:rPrChange w:id="1071" w:author="Victor Cameo" w:date="2017-03-23T01:59:00Z">
              <w:rPr>
                <w:lang w:eastAsia="en-GB"/>
              </w:rPr>
            </w:rPrChange>
          </w:rPr>
          <w:t xml:space="preserve"> on GPU</w:t>
        </w:r>
      </w:ins>
    </w:p>
    <w:p w14:paraId="62D3A873" w14:textId="77777777" w:rsidR="009B43FD" w:rsidRDefault="009B43FD" w:rsidP="009B43FD">
      <w:pPr>
        <w:pStyle w:val="NormalPRACE"/>
        <w:keepNext/>
      </w:pPr>
      <w:r>
        <w:rPr>
          <w:b/>
          <w:bCs/>
          <w:noProof/>
          <w:sz w:val="20"/>
          <w:szCs w:val="20"/>
          <w:lang w:val="en-US" w:eastAsia="en-US"/>
        </w:rPr>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4">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1072" w:name="_Ref477769024"/>
      <w:bookmarkStart w:id="1073" w:name="_Toc477999000"/>
      <w:r>
        <w:t xml:space="preserve">Figure </w:t>
      </w:r>
      <w:r>
        <w:fldChar w:fldCharType="begin"/>
      </w:r>
      <w:r>
        <w:instrText xml:space="preserve"> SEQ Figure \* ARABIC </w:instrText>
      </w:r>
      <w:r>
        <w:fldChar w:fldCharType="separate"/>
      </w:r>
      <w:r w:rsidR="00DE2429">
        <w:rPr>
          <w:noProof/>
        </w:rPr>
        <w:t>19</w:t>
      </w:r>
      <w:r>
        <w:fldChar w:fldCharType="end"/>
      </w:r>
      <w:bookmarkEnd w:id="1072"/>
      <w:r>
        <w:t xml:space="preserve"> Scalability of Quantum Espresso on GPU for test case 1</w:t>
      </w:r>
      <w:bookmarkEnd w:id="1073"/>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1074" w:name="_Ref477769025"/>
      <w:bookmarkStart w:id="1075" w:name="_Toc477999001"/>
      <w:r>
        <w:t xml:space="preserve">Figure </w:t>
      </w:r>
      <w:r>
        <w:fldChar w:fldCharType="begin"/>
      </w:r>
      <w:r>
        <w:instrText xml:space="preserve"> SEQ Figure \* ARABIC </w:instrText>
      </w:r>
      <w:r>
        <w:fldChar w:fldCharType="separate"/>
      </w:r>
      <w:r w:rsidR="00DE2429">
        <w:rPr>
          <w:noProof/>
        </w:rPr>
        <w:t>20</w:t>
      </w:r>
      <w:r>
        <w:fldChar w:fldCharType="end"/>
      </w:r>
      <w:bookmarkEnd w:id="1074"/>
      <w:r>
        <w:t xml:space="preserve"> Scalability of Quantum Espresso on GPU for test case 2</w:t>
      </w:r>
      <w:bookmarkEnd w:id="1075"/>
    </w:p>
    <w:p w14:paraId="47787F3A" w14:textId="2482917F" w:rsidR="00D23716" w:rsidRDefault="00D23716" w:rsidP="00D23716">
      <w:pPr>
        <w:pStyle w:val="NormalPRACE"/>
        <w:rPr>
          <w:ins w:id="1076" w:author="Victor Cameo" w:date="2017-03-23T02:00:00Z"/>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t xml:space="preserve">Figure </w:t>
      </w:r>
      <w:r>
        <w:rPr>
          <w:noProof/>
        </w:rPr>
        <w:t>19</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t xml:space="preserve">Figure </w:t>
      </w:r>
      <w:r>
        <w:rPr>
          <w:noProof/>
        </w:rPr>
        <w:t>20</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504B42" w:rsidRDefault="00504B42" w:rsidP="00D23716">
      <w:pPr>
        <w:pStyle w:val="NormalPRACE"/>
        <w:rPr>
          <w:rStyle w:val="Emphasis"/>
          <w:rPrChange w:id="1077" w:author="Victor Cameo" w:date="2017-03-23T02:00:00Z">
            <w:rPr>
              <w:lang w:eastAsia="en-GB"/>
            </w:rPr>
          </w:rPrChange>
        </w:rPr>
      </w:pPr>
      <w:ins w:id="1078" w:author="Victor Cameo" w:date="2017-03-23T02:00:00Z">
        <w:r w:rsidRPr="00504B42">
          <w:rPr>
            <w:rStyle w:val="Emphasis"/>
            <w:rPrChange w:id="1079" w:author="Victor Cameo" w:date="2017-03-23T02:00:00Z">
              <w:rPr>
                <w:lang w:eastAsia="en-GB"/>
              </w:rPr>
            </w:rPrChange>
          </w:rPr>
          <w:t>Runs on KNL</w:t>
        </w:r>
      </w:ins>
    </w:p>
    <w:p w14:paraId="61234CE1" w14:textId="77777777" w:rsidR="00D23716" w:rsidRDefault="00D23716" w:rsidP="00D23716">
      <w:pPr>
        <w:pStyle w:val="NormalPRACE"/>
        <w:keepNext/>
      </w:pPr>
      <w:r>
        <w:rPr>
          <w:noProof/>
          <w:lang w:val="en-US" w:eastAsia="en-US"/>
        </w:rPr>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1080" w:name="_Ref477769092"/>
      <w:bookmarkStart w:id="1081" w:name="_Toc477999002"/>
      <w:r>
        <w:t xml:space="preserve">Figure </w:t>
      </w:r>
      <w:r>
        <w:fldChar w:fldCharType="begin"/>
      </w:r>
      <w:r>
        <w:instrText xml:space="preserve"> SEQ Figure \* ARABIC </w:instrText>
      </w:r>
      <w:r>
        <w:fldChar w:fldCharType="separate"/>
      </w:r>
      <w:r w:rsidR="00DE2429">
        <w:rPr>
          <w:noProof/>
        </w:rPr>
        <w:t>21</w:t>
      </w:r>
      <w:r>
        <w:fldChar w:fldCharType="end"/>
      </w:r>
      <w:bookmarkEnd w:id="1080"/>
      <w:r>
        <w:t xml:space="preserve"> Scalability of Quantum Espresso on KNL for test case 1</w:t>
      </w:r>
      <w:bookmarkEnd w:id="1081"/>
    </w:p>
    <w:p w14:paraId="23E71AE3" w14:textId="77777777" w:rsidR="00B700F3" w:rsidRDefault="00916DAD" w:rsidP="007808D4">
      <w:pPr>
        <w:pStyle w:val="NormalPRACE"/>
        <w:rPr>
          <w:ins w:id="1082" w:author="Victor Cameo" w:date="2017-03-23T02:01:00Z"/>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t xml:space="preserve">Figure </w:t>
      </w:r>
      <w:r>
        <w:rPr>
          <w:noProof/>
        </w:rPr>
        <w:t>21</w:t>
      </w:r>
      <w:r>
        <w:rPr>
          <w:lang w:eastAsia="en-GB"/>
        </w:rPr>
        <w:fldChar w:fldCharType="end"/>
      </w:r>
      <w:ins w:id="1083" w:author="Victor Cameo" w:date="2017-03-23T01:58:00Z">
        <w:r w:rsidR="007808D4" w:rsidRPr="007808D4">
          <w:t xml:space="preserve"> </w:t>
        </w:r>
      </w:ins>
      <w:ins w:id="1084" w:author="Victor Cameo" w:date="2017-03-23T01:59:00Z">
        <w:r w:rsidR="007808D4">
          <w:rPr>
            <w:lang w:eastAsia="en-GB"/>
          </w:rPr>
          <w:t>shows</w:t>
        </w:r>
      </w:ins>
      <w:ins w:id="1085" w:author="Victor Cameo" w:date="2017-03-23T01:58:00Z">
        <w:r w:rsidR="007808D4">
          <w:rPr>
            <w:lang w:eastAsia="en-GB"/>
          </w:rPr>
          <w:t xml:space="preserve"> the usual pw.x with the small test case A (AUSURF), comparing Marconi Broadwell (36 cores/node) with KNL (68 cores/node) - this test case is probably small for testing on KNl.</w:t>
        </w:r>
      </w:ins>
    </w:p>
    <w:p w14:paraId="2BE37994" w14:textId="77777777" w:rsidR="00DE2429" w:rsidRDefault="00DE6151" w:rsidP="00DE2429">
      <w:pPr>
        <w:pStyle w:val="NormalPRACE"/>
        <w:keepNext/>
        <w:rPr>
          <w:ins w:id="1086" w:author="Victor Cameo" w:date="2017-03-23T02:09:00Z"/>
        </w:rPr>
      </w:pPr>
      <w:ins w:id="1087" w:author="Victor Cameo" w:date="2017-03-23T02:08:00Z">
        <w:r>
          <w:rPr>
            <w:noProof/>
            <w:lang w:val="en-US" w:eastAsia="en-US"/>
          </w:rPr>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ins>
    </w:p>
    <w:p w14:paraId="57AA6F46" w14:textId="72D1D013" w:rsidR="00E374AB" w:rsidRDefault="00DE2429" w:rsidP="00DE2429">
      <w:pPr>
        <w:pStyle w:val="Caption"/>
        <w:rPr>
          <w:ins w:id="1088" w:author="Victor Cameo" w:date="2017-03-23T02:09:00Z"/>
        </w:rPr>
        <w:pPrChange w:id="1089" w:author="Victor Cameo" w:date="2017-03-23T02:09:00Z">
          <w:pPr>
            <w:pStyle w:val="NormalPRACE"/>
          </w:pPr>
        </w:pPrChange>
      </w:pPr>
      <w:bookmarkStart w:id="1090" w:name="_Ref477998355"/>
      <w:bookmarkStart w:id="1091" w:name="_Toc477999003"/>
      <w:ins w:id="1092" w:author="Victor Cameo" w:date="2017-03-23T02:09:00Z">
        <w:r>
          <w:t xml:space="preserve">Figure </w:t>
        </w:r>
        <w:r>
          <w:fldChar w:fldCharType="begin"/>
        </w:r>
        <w:r>
          <w:instrText xml:space="preserve"> SEQ Figure \* ARABIC </w:instrText>
        </w:r>
      </w:ins>
      <w:r>
        <w:fldChar w:fldCharType="separate"/>
      </w:r>
      <w:ins w:id="1093" w:author="Victor Cameo" w:date="2017-03-23T02:09:00Z">
        <w:r>
          <w:rPr>
            <w:noProof/>
          </w:rPr>
          <w:t>22</w:t>
        </w:r>
        <w:r>
          <w:fldChar w:fldCharType="end"/>
        </w:r>
        <w:bookmarkEnd w:id="1090"/>
        <w:r>
          <w:t xml:space="preserve"> </w:t>
        </w:r>
        <w:r w:rsidRPr="00D8759B">
          <w:t>Quantum Espresso - KNL vs BDW vs BGQ (at scale)</w:t>
        </w:r>
        <w:bookmarkEnd w:id="1091"/>
      </w:ins>
    </w:p>
    <w:p w14:paraId="1B9A7B49" w14:textId="391CAC70" w:rsidR="00E374AB" w:rsidRPr="00E374AB" w:rsidRDefault="00DE2429" w:rsidP="00E374AB">
      <w:pPr>
        <w:pStyle w:val="NormalPRACE"/>
        <w:rPr>
          <w:ins w:id="1094" w:author="Victor Cameo" w:date="2017-03-23T02:08:00Z"/>
          <w:lang w:val="en-US" w:eastAsia="en-GB"/>
          <w:rPrChange w:id="1095" w:author="Victor Cameo" w:date="2017-03-23T02:08:00Z">
            <w:rPr>
              <w:ins w:id="1096" w:author="Victor Cameo" w:date="2017-03-23T02:08:00Z"/>
              <w:lang w:eastAsia="en-GB"/>
            </w:rPr>
          </w:rPrChange>
        </w:rPr>
      </w:pPr>
      <w:ins w:id="1097" w:author="Victor Cameo" w:date="2017-03-23T02:10:00Z">
        <w:r>
          <w:rPr>
            <w:lang w:val="en-US" w:eastAsia="en-GB"/>
          </w:rPr>
          <w:fldChar w:fldCharType="begin"/>
        </w:r>
        <w:r>
          <w:rPr>
            <w:lang w:val="en-US" w:eastAsia="en-GB"/>
          </w:rPr>
          <w:instrText xml:space="preserve"> REF _Ref477998355 \h </w:instrText>
        </w:r>
        <w:r>
          <w:rPr>
            <w:lang w:val="en-US" w:eastAsia="en-GB"/>
          </w:rPr>
        </w:r>
      </w:ins>
      <w:r>
        <w:rPr>
          <w:lang w:val="en-US" w:eastAsia="en-GB"/>
        </w:rPr>
        <w:fldChar w:fldCharType="separate"/>
      </w:r>
      <w:ins w:id="1098" w:author="Victor Cameo" w:date="2017-03-23T02:10:00Z">
        <w:r>
          <w:t xml:space="preserve">Figure </w:t>
        </w:r>
        <w:r>
          <w:rPr>
            <w:noProof/>
          </w:rPr>
          <w:t>22</w:t>
        </w:r>
        <w:r>
          <w:rPr>
            <w:lang w:val="en-US" w:eastAsia="en-GB"/>
          </w:rPr>
          <w:fldChar w:fldCharType="end"/>
        </w:r>
        <w:r>
          <w:rPr>
            <w:lang w:val="en-US" w:eastAsia="en-GB"/>
          </w:rPr>
          <w:t xml:space="preserve"> presents </w:t>
        </w:r>
      </w:ins>
      <w:ins w:id="1099" w:author="Victor Cameo" w:date="2017-03-23T02:08:00Z">
        <w:r w:rsidR="00E374AB" w:rsidRPr="00E374AB">
          <w:rPr>
            <w:lang w:val="en-US" w:eastAsia="en-GB"/>
          </w:rPr>
          <w:t>CNT10POR8 which is the large test case, even though it is using the cp.x executable (i.</w:t>
        </w:r>
        <w:r w:rsidR="00E374AB">
          <w:rPr>
            <w:lang w:val="en-US" w:eastAsia="en-GB"/>
          </w:rPr>
          <w:t xml:space="preserve">e. Car-parinello)  rather than </w:t>
        </w:r>
        <w:r w:rsidR="00E374AB" w:rsidRPr="00E374AB">
          <w:rPr>
            <w:lang w:val="en-US" w:eastAsia="en-GB"/>
          </w:rPr>
          <w:t>the usual pw.x  (PW SCF calculation).</w:t>
        </w:r>
      </w:ins>
    </w:p>
    <w:p w14:paraId="1078626F" w14:textId="77777777" w:rsidR="00E374AB" w:rsidRDefault="00E374AB" w:rsidP="007808D4">
      <w:pPr>
        <w:pStyle w:val="NormalPRACE"/>
        <w:rPr>
          <w:ins w:id="1100" w:author="Victor Cameo" w:date="2017-03-23T02:08:00Z"/>
          <w:lang w:eastAsia="en-GB"/>
        </w:rPr>
      </w:pPr>
    </w:p>
    <w:p w14:paraId="5018D6BA" w14:textId="73FF30FB" w:rsidR="00116E7C" w:rsidRPr="00C32215" w:rsidRDefault="00916DAD" w:rsidP="007808D4">
      <w:pPr>
        <w:pStyle w:val="NormalPRACE"/>
        <w:rPr>
          <w:lang w:eastAsia="en-GB"/>
        </w:rPr>
      </w:pPr>
      <w:del w:id="1101" w:author="Victor Cameo" w:date="2017-03-23T01:58:00Z">
        <w:r w:rsidDel="007808D4">
          <w:rPr>
            <w:lang w:eastAsia="en-GB"/>
          </w:rPr>
          <w:delText xml:space="preserve"> shows </w:delText>
        </w:r>
        <w:r w:rsidR="00D23716" w:rsidDel="007808D4">
          <w:rPr>
            <w:lang w:eastAsia="en-GB"/>
          </w:rPr>
          <w:delText>first result for KNL</w:delText>
        </w:r>
        <w:r w:rsidDel="007808D4">
          <w:rPr>
            <w:lang w:eastAsia="en-GB"/>
          </w:rPr>
          <w:delText>.</w:delText>
        </w:r>
        <w:r w:rsidR="0045383C" w:rsidDel="007808D4">
          <w:rPr>
            <w:lang w:eastAsia="en-GB"/>
          </w:rPr>
          <w:delText xml:space="preserve"> As well as for GPU, this test case is very small and should be updated.</w:delText>
        </w:r>
      </w:del>
    </w:p>
    <w:p w14:paraId="6D4C8694" w14:textId="7903EAAA" w:rsidR="00116E7C" w:rsidRDefault="00116E7C" w:rsidP="00116E7C">
      <w:pPr>
        <w:pStyle w:val="Heading3"/>
      </w:pPr>
      <w:bookmarkStart w:id="1102" w:name="_Toc477999645"/>
      <w:r w:rsidRPr="00C32215">
        <w:t>Synthetic benchmarks (SHOC)</w:t>
      </w:r>
      <w:bookmarkEnd w:id="1102"/>
    </w:p>
    <w:p w14:paraId="41E25EE3" w14:textId="04180B07"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69361E">
        <w:t xml:space="preserve">Table </w:t>
      </w:r>
      <w:r w:rsidR="0069361E">
        <w:rPr>
          <w:noProof/>
        </w:rPr>
        <w:t>4</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C41EA88" w:rsidR="008E6BDB" w:rsidRPr="00C32215" w:rsidRDefault="00B02D86" w:rsidP="00B02D86">
      <w:pPr>
        <w:pStyle w:val="Caption"/>
      </w:pPr>
      <w:bookmarkStart w:id="1103" w:name="_Ref477773433"/>
      <w:bookmarkStart w:id="1104" w:name="_Toc477999009"/>
      <w:r>
        <w:t xml:space="preserve">Table </w:t>
      </w:r>
      <w:r w:rsidR="00427B4E">
        <w:fldChar w:fldCharType="begin"/>
      </w:r>
      <w:r w:rsidR="00427B4E">
        <w:instrText xml:space="preserve"> SEQ Table \* ARABIC </w:instrText>
      </w:r>
      <w:r w:rsidR="00427B4E">
        <w:fldChar w:fldCharType="separate"/>
      </w:r>
      <w:ins w:id="1105" w:author="Victor Cameo" w:date="2017-03-23T02:09:00Z">
        <w:r w:rsidR="00E374AB">
          <w:rPr>
            <w:noProof/>
          </w:rPr>
          <w:t>7</w:t>
        </w:r>
      </w:ins>
      <w:del w:id="1106" w:author="Victor Cameo" w:date="2017-03-23T01:27:00Z">
        <w:r w:rsidR="00427B4E" w:rsidDel="009259F3">
          <w:rPr>
            <w:noProof/>
          </w:rPr>
          <w:delText>4</w:delText>
        </w:r>
      </w:del>
      <w:r w:rsidR="00427B4E">
        <w:fldChar w:fldCharType="end"/>
      </w:r>
      <w:bookmarkEnd w:id="1103"/>
      <w:r>
        <w:t xml:space="preserve"> </w:t>
      </w:r>
      <w:r w:rsidRPr="001703E9">
        <w:t xml:space="preserve">Synthetic benchmarks results on </w:t>
      </w:r>
      <w:r w:rsidR="00730CDE">
        <w:t>GPU and Xeon Phi</w:t>
      </w:r>
      <w:bookmarkEnd w:id="1104"/>
    </w:p>
    <w:p w14:paraId="6A57671D" w14:textId="17D47B46" w:rsidR="00591606" w:rsidRDefault="00591606" w:rsidP="00947E32">
      <w:pPr>
        <w:pStyle w:val="NormalPRACE"/>
        <w:rPr>
          <w:ins w:id="1107" w:author="Victor Cameo" w:date="2017-03-23T02:16:00Z"/>
          <w:lang w:eastAsia="en-GB"/>
        </w:rPr>
      </w:pPr>
      <w:commentRangeStart w:id="1108"/>
      <w:r w:rsidRPr="00C32215">
        <w:rPr>
          <w:lang w:eastAsia="en-GB"/>
        </w:rPr>
        <w:t>Measures marked red are not relevant and should not be considered</w:t>
      </w:r>
      <w:del w:id="1109" w:author="Victor Cameo" w:date="2017-03-23T02:16:00Z">
        <w:r w:rsidRPr="00C32215" w:rsidDel="00863CFC">
          <w:rPr>
            <w:lang w:eastAsia="en-GB"/>
          </w:rPr>
          <w:delText>.</w:delText>
        </w:r>
        <w:commentRangeEnd w:id="1108"/>
        <w:r w:rsidR="00011841" w:rsidDel="00863CFC">
          <w:rPr>
            <w:rStyle w:val="CommentReference"/>
          </w:rPr>
          <w:commentReference w:id="1108"/>
        </w:r>
      </w:del>
      <w:ins w:id="1110" w:author="Victor Cameo" w:date="2017-03-23T02:16:00Z">
        <w:r w:rsidR="00863CFC">
          <w:rPr>
            <w:lang w:eastAsia="en-GB"/>
          </w:rPr>
          <w:t>:</w:t>
        </w:r>
      </w:ins>
    </w:p>
    <w:p w14:paraId="5F0209F5" w14:textId="49B6D8C5" w:rsidR="004A1F93" w:rsidRDefault="00CF031F" w:rsidP="004A1F93">
      <w:pPr>
        <w:pStyle w:val="NormalPRACE"/>
        <w:rPr>
          <w:ins w:id="1111" w:author="Victor Cameo" w:date="2017-03-23T02:20:00Z"/>
          <w:lang w:eastAsia="en-GB"/>
        </w:rPr>
      </w:pPr>
      <w:ins w:id="1112" w:author="Victor Cameo" w:date="2017-03-23T02:24:00Z">
        <w:r>
          <w:rPr>
            <w:lang w:eastAsia="en-GB"/>
          </w:rPr>
          <w:t>K</w:t>
        </w:r>
      </w:ins>
      <w:ins w:id="1113" w:author="Victor Cameo" w:date="2017-03-23T02:20:00Z">
        <w:r w:rsidR="004A1F93">
          <w:rPr>
            <w:lang w:eastAsia="en-GB"/>
          </w:rPr>
          <w:t xml:space="preserve">NC MaxFlops (both SP and DP): In this case the compiler optimizes away some of the computation (although it shouldn't) </w:t>
        </w:r>
      </w:ins>
      <w:ins w:id="1114" w:author="Victor Cameo" w:date="2017-03-23T02:24:00Z">
        <w:r>
          <w:rPr>
            <w:lang w:eastAsia="en-GB"/>
          </w:rPr>
          <w:fldChar w:fldCharType="begin"/>
        </w:r>
        <w:r>
          <w:rPr>
            <w:lang w:eastAsia="en-GB"/>
          </w:rPr>
          <w:instrText xml:space="preserve"> REF _Ref477999206 \r \h </w:instrText>
        </w:r>
        <w:r>
          <w:rPr>
            <w:lang w:eastAsia="en-GB"/>
          </w:rPr>
        </w:r>
      </w:ins>
      <w:r>
        <w:rPr>
          <w:lang w:eastAsia="en-GB"/>
        </w:rPr>
        <w:fldChar w:fldCharType="separate"/>
      </w:r>
      <w:ins w:id="1115" w:author="Victor Cameo" w:date="2017-03-23T02:24:00Z">
        <w:r>
          <w:rPr>
            <w:lang w:eastAsia="en-GB"/>
          </w:rPr>
          <w:t>[19]</w:t>
        </w:r>
        <w:r>
          <w:rPr>
            <w:lang w:eastAsia="en-GB"/>
          </w:rPr>
          <w:fldChar w:fldCharType="end"/>
        </w:r>
      </w:ins>
      <w:ins w:id="1116" w:author="Victor Cameo" w:date="2017-03-23T02:20:00Z">
        <w:r w:rsidR="004A1F93">
          <w:rPr>
            <w:lang w:eastAsia="en-GB"/>
          </w:rPr>
          <w:t>.</w:t>
        </w:r>
      </w:ins>
    </w:p>
    <w:p w14:paraId="6C44F1DD" w14:textId="17126D76" w:rsidR="004A1F93" w:rsidRDefault="004A1F93" w:rsidP="004A1F93">
      <w:pPr>
        <w:pStyle w:val="NormalPRACE"/>
        <w:rPr>
          <w:ins w:id="1117" w:author="Victor Cameo" w:date="2017-03-23T02:20:00Z"/>
          <w:lang w:eastAsia="en-GB"/>
        </w:rPr>
      </w:pPr>
      <w:ins w:id="1118" w:author="Victor Cameo" w:date="2017-03-23T02:20:00Z">
        <w:r>
          <w:rPr>
            <w:lang w:eastAsia="en-GB"/>
          </w:rPr>
          <w:t xml:space="preserve">KNC SpMV: For these benchmarks </w:t>
        </w:r>
      </w:ins>
      <w:ins w:id="1119" w:author="Victor Cameo" w:date="2017-03-23T02:25:00Z">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ins>
      <w:r w:rsidR="00CF031F">
        <w:rPr>
          <w:lang w:eastAsia="en-GB"/>
        </w:rPr>
        <w:fldChar w:fldCharType="separate"/>
      </w:r>
      <w:ins w:id="1120" w:author="Victor Cameo" w:date="2017-03-23T02:25:00Z">
        <w:r w:rsidR="00CF031F">
          <w:rPr>
            <w:lang w:eastAsia="en-GB"/>
          </w:rPr>
          <w:t>[20]</w:t>
        </w:r>
        <w:r w:rsidR="00CF031F">
          <w:rPr>
            <w:lang w:eastAsia="en-GB"/>
          </w:rPr>
          <w:fldChar w:fldCharType="end"/>
        </w:r>
        <w:r w:rsidR="00CF031F">
          <w:rPr>
            <w:lang w:eastAsia="en-GB"/>
          </w:rPr>
          <w:t>.</w:t>
        </w:r>
      </w:ins>
    </w:p>
    <w:p w14:paraId="2BFFA0C6" w14:textId="77777777" w:rsidR="004A1F93" w:rsidRDefault="004A1F93" w:rsidP="004A1F93">
      <w:pPr>
        <w:pStyle w:val="NormalPRACE"/>
        <w:rPr>
          <w:ins w:id="1121" w:author="Victor Cameo" w:date="2017-03-23T02:20:00Z"/>
          <w:lang w:eastAsia="en-GB"/>
        </w:rPr>
      </w:pPr>
      <w:ins w:id="1122" w:author="Victor Cameo" w:date="2017-03-23T02:20:00Z">
        <w:r>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ins>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1123" w:name="_Toc477999646"/>
      <w:r w:rsidRPr="00C32215">
        <w:t>SPECFEM3D</w:t>
      </w:r>
      <w:bookmarkEnd w:id="1123"/>
    </w:p>
    <w:p w14:paraId="251F2F2F" w14:textId="2AEF4274" w:rsidR="00CF031F" w:rsidRDefault="00CF031F" w:rsidP="00116E7C">
      <w:pPr>
        <w:pStyle w:val="NormalPRACE"/>
        <w:rPr>
          <w:ins w:id="1124" w:author="Victor Cameo" w:date="2017-03-23T02:25:00Z"/>
        </w:rPr>
      </w:pPr>
      <w:ins w:id="1125" w:author="Victor Cameo" w:date="2017-03-23T02:25:00Z">
        <w:r>
          <w:t xml:space="preserve">Tests have been </w:t>
        </w:r>
      </w:ins>
      <w:ins w:id="1126" w:author="Victor Cameo" w:date="2017-03-23T02:26:00Z">
        <w:r>
          <w:t>carried</w:t>
        </w:r>
      </w:ins>
      <w:ins w:id="1127" w:author="Victor Cameo" w:date="2017-03-23T02:25:00Z">
        <w:r>
          <w:t xml:space="preserve"> </w:t>
        </w:r>
      </w:ins>
      <w:ins w:id="1128" w:author="Victor Cameo" w:date="2017-03-23T02:26:00Z">
        <w:r>
          <w:t>on Ouessant and Firoul.</w:t>
        </w:r>
      </w:ins>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536C43A3" w:rsidR="009F1D19" w:rsidRPr="00C32215" w:rsidRDefault="000B533E" w:rsidP="003A0FEB">
      <w:pPr>
        <w:pStyle w:val="Caption"/>
        <w:jc w:val="center"/>
        <w:pPrChange w:id="1129" w:author="Victor Cameo" w:date="2017-03-23T02:26:00Z">
          <w:pPr>
            <w:pStyle w:val="Caption"/>
          </w:pPr>
        </w:pPrChange>
      </w:pPr>
      <w:bookmarkStart w:id="1130" w:name="_Toc477999010"/>
      <w:r w:rsidRPr="00C32215">
        <w:t xml:space="preserve">Table </w:t>
      </w:r>
      <w:r w:rsidR="00427B4E">
        <w:fldChar w:fldCharType="begin"/>
      </w:r>
      <w:r w:rsidR="00427B4E">
        <w:instrText xml:space="preserve"> SEQ Table \* ARABIC </w:instrText>
      </w:r>
      <w:r w:rsidR="00427B4E">
        <w:fldChar w:fldCharType="separate"/>
      </w:r>
      <w:ins w:id="1131" w:author="Victor Cameo" w:date="2017-03-23T02:09:00Z">
        <w:r w:rsidR="00E374AB">
          <w:rPr>
            <w:noProof/>
          </w:rPr>
          <w:t>8</w:t>
        </w:r>
      </w:ins>
      <w:del w:id="1132" w:author="Victor Cameo" w:date="2017-03-23T01:27:00Z">
        <w:r w:rsidR="00427B4E" w:rsidDel="009259F3">
          <w:rPr>
            <w:noProof/>
          </w:rPr>
          <w:delText>5</w:delText>
        </w:r>
      </w:del>
      <w:r w:rsidR="00427B4E">
        <w:fldChar w:fldCharType="end"/>
      </w:r>
      <w:r w:rsidRPr="00C32215">
        <w:t xml:space="preserve"> SPECFEM 3D GLOBE results</w:t>
      </w:r>
      <w:r w:rsidR="00073DB8">
        <w:t xml:space="preserve"> (</w:t>
      </w:r>
      <w:r w:rsidR="000C6875">
        <w:t>run</w:t>
      </w:r>
      <w:r w:rsidR="00073DB8">
        <w:t xml:space="preserve"> time in second)</w:t>
      </w:r>
      <w:bookmarkEnd w:id="1130"/>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1133" w:name="_Ref477340783"/>
      <w:bookmarkStart w:id="1134" w:name="_Toc477999647"/>
      <w:r w:rsidRPr="00C32215">
        <w:t>Conclusion and future work</w:t>
      </w:r>
      <w:bookmarkEnd w:id="1133"/>
      <w:bookmarkEnd w:id="1134"/>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8"/>
      <w:footerReference w:type="default" r:id="rId59"/>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48" w:author="Victor Cameo" w:date="2017-03-19T19:16:00Z" w:initials="VC">
    <w:p w14:paraId="266638CA" w14:textId="2311720C" w:rsidR="00632A1A" w:rsidRDefault="00632A1A">
      <w:pPr>
        <w:pStyle w:val="CommentText"/>
      </w:pPr>
      <w:r>
        <w:rPr>
          <w:rStyle w:val="CommentReference"/>
        </w:rPr>
        <w:annotationRef/>
      </w:r>
      <w:r>
        <w:t>To be updated</w:t>
      </w:r>
    </w:p>
  </w:comment>
  <w:comment w:id="870" w:author="Victor Cameo" w:date="2017-03-19T19:18:00Z" w:initials="VC">
    <w:p w14:paraId="17AECD9F" w14:textId="31C39F3A" w:rsidR="00632A1A" w:rsidRDefault="00632A1A">
      <w:pPr>
        <w:pStyle w:val="CommentText"/>
        <w:rPr>
          <w:rStyle w:val="CommentReference"/>
        </w:rPr>
      </w:pPr>
      <w:r>
        <w:rPr>
          <w:rStyle w:val="CommentReference"/>
        </w:rPr>
        <w:t>Missing GPAW and Alya comments</w:t>
      </w:r>
    </w:p>
    <w:p w14:paraId="480D3C2C" w14:textId="38261DEF" w:rsidR="00632A1A" w:rsidRDefault="00632A1A">
      <w:pPr>
        <w:pStyle w:val="CommentText"/>
        <w:rPr>
          <w:rStyle w:val="CommentReference"/>
        </w:rPr>
      </w:pPr>
      <w:r>
        <w:rPr>
          <w:rStyle w:val="CommentReference"/>
        </w:rPr>
        <w:annotationRef/>
      </w:r>
      <w:r>
        <w:rPr>
          <w:rStyle w:val="CommentReference"/>
        </w:rPr>
        <w:t>A relire correctement. Penser à:</w:t>
      </w:r>
    </w:p>
    <w:p w14:paraId="2F6F21DF" w14:textId="1FF5D5F9" w:rsidR="00632A1A" w:rsidRPr="00361F6C" w:rsidRDefault="00632A1A" w:rsidP="00361F6C">
      <w:pPr>
        <w:pStyle w:val="CommentText"/>
        <w:numPr>
          <w:ilvl w:val="0"/>
          <w:numId w:val="27"/>
        </w:numPr>
        <w:rPr>
          <w:rStyle w:val="CommentReference"/>
          <w:sz w:val="24"/>
          <w:szCs w:val="24"/>
        </w:rPr>
      </w:pPr>
      <w:r>
        <w:rPr>
          <w:rStyle w:val="CommentReference"/>
        </w:rPr>
        <w:t>Description des machines.</w:t>
      </w:r>
    </w:p>
    <w:p w14:paraId="0EEB85B3" w14:textId="3AABD87E" w:rsidR="00632A1A" w:rsidRDefault="00632A1A" w:rsidP="00361F6C">
      <w:pPr>
        <w:pStyle w:val="CommentText"/>
        <w:numPr>
          <w:ilvl w:val="0"/>
          <w:numId w:val="27"/>
        </w:numPr>
        <w:rPr>
          <w:rStyle w:val="CommentReference"/>
          <w:sz w:val="24"/>
          <w:szCs w:val="24"/>
        </w:rPr>
      </w:pPr>
      <w:r>
        <w:rPr>
          <w:rStyle w:val="CommentReference"/>
        </w:rPr>
        <w:t xml:space="preserve"> Faire un chercher remplacé pour les termes: GPU KNL CPU</w:t>
      </w:r>
    </w:p>
    <w:p w14:paraId="351E806F" w14:textId="6E31FE09" w:rsidR="00632A1A" w:rsidRDefault="00632A1A" w:rsidP="00361F6C">
      <w:pPr>
        <w:pStyle w:val="CommentText"/>
      </w:pPr>
      <w:r>
        <w:rPr>
          <w:rStyle w:val="CommentReference"/>
          <w:sz w:val="24"/>
          <w:szCs w:val="24"/>
        </w:rPr>
        <w:t>Faire un tableau récap</w:t>
      </w:r>
    </w:p>
  </w:comment>
  <w:comment w:id="872" w:author="Victor Cameo" w:date="2017-03-19T19:20:00Z" w:initials="VC">
    <w:p w14:paraId="7215A013" w14:textId="42AAF79B" w:rsidR="00632A1A" w:rsidRDefault="00632A1A">
      <w:pPr>
        <w:pStyle w:val="CommentText"/>
      </w:pPr>
      <w:r>
        <w:rPr>
          <w:rStyle w:val="CommentReference"/>
        </w:rPr>
        <w:annotationRef/>
      </w:r>
      <w:r>
        <w:rPr>
          <w:noProof/>
        </w:rPr>
        <w:t>d</w:t>
      </w:r>
    </w:p>
  </w:comment>
  <w:comment w:id="873" w:author="Victor Cameo" w:date="2017-03-19T19:21:00Z" w:initials="VC">
    <w:p w14:paraId="311AA763" w14:textId="4F0CABCD" w:rsidR="00632A1A" w:rsidRDefault="00632A1A">
      <w:pPr>
        <w:pStyle w:val="CommentText"/>
      </w:pPr>
      <w:r>
        <w:rPr>
          <w:rStyle w:val="CommentReference"/>
        </w:rPr>
        <w:annotationRef/>
      </w:r>
      <w:r>
        <w:t>WIP with the concerned BCO</w:t>
      </w:r>
    </w:p>
  </w:comment>
  <w:comment w:id="959" w:author="Victor Cameo" w:date="2017-03-20T01:06:00Z" w:initials="VC">
    <w:p w14:paraId="56C7580C" w14:textId="4FFC1A65" w:rsidR="00632A1A" w:rsidRDefault="00632A1A">
      <w:pPr>
        <w:pStyle w:val="CommentText"/>
      </w:pPr>
      <w:r>
        <w:rPr>
          <w:rStyle w:val="CommentReference"/>
        </w:rPr>
        <w:annotationRef/>
      </w:r>
      <w:r>
        <w:t>Updated</w:t>
      </w:r>
    </w:p>
  </w:comment>
  <w:comment w:id="986" w:author="Victor Cameo" w:date="2017-03-20T01:11:00Z" w:initials="VC">
    <w:p w14:paraId="3A053849" w14:textId="33EB17DC" w:rsidR="00632A1A" w:rsidRDefault="00632A1A">
      <w:pPr>
        <w:pStyle w:val="CommentText"/>
      </w:pPr>
      <w:r>
        <w:rPr>
          <w:rStyle w:val="CommentReference"/>
        </w:rPr>
        <w:annotationRef/>
      </w:r>
      <w:r>
        <w:t>Updated</w:t>
      </w:r>
    </w:p>
  </w:comment>
  <w:comment w:id="990" w:author="Victor Cameo" w:date="2017-03-20T01:11:00Z" w:initials="VC">
    <w:p w14:paraId="62A7CBFB" w14:textId="310CB649" w:rsidR="00632A1A" w:rsidRDefault="00632A1A">
      <w:pPr>
        <w:pStyle w:val="CommentText"/>
      </w:pPr>
      <w:r>
        <w:rPr>
          <w:rStyle w:val="CommentReference"/>
        </w:rPr>
        <w:annotationRef/>
      </w:r>
      <w:r>
        <w:t>Updated</w:t>
      </w:r>
    </w:p>
  </w:comment>
  <w:comment w:id="1018" w:author="Victor Cameo" w:date="2017-03-20T01:11:00Z" w:initials="VC">
    <w:p w14:paraId="70CD8359" w14:textId="6F25C8D8" w:rsidR="00632A1A" w:rsidRDefault="00632A1A">
      <w:pPr>
        <w:pStyle w:val="CommentText"/>
      </w:pPr>
      <w:r>
        <w:rPr>
          <w:rStyle w:val="CommentReference"/>
        </w:rPr>
        <w:annotationRef/>
      </w:r>
      <w:r>
        <w:t>Updated</w:t>
      </w:r>
    </w:p>
  </w:comment>
  <w:comment w:id="1045" w:author="Victor Cameo" w:date="2017-03-20T11:28:00Z" w:initials="VC">
    <w:p w14:paraId="4E8FD4F6" w14:textId="68272D45" w:rsidR="00632A1A" w:rsidRDefault="00632A1A">
      <w:pPr>
        <w:pStyle w:val="CommentText"/>
      </w:pPr>
      <w:r>
        <w:rPr>
          <w:rStyle w:val="CommentReference"/>
        </w:rPr>
        <w:annotationRef/>
      </w:r>
      <w:r>
        <w:t>Updated</w:t>
      </w:r>
    </w:p>
  </w:comment>
  <w:comment w:id="1047" w:author="Victor Cameo" w:date="2017-03-20T02:10:00Z" w:initials="VC">
    <w:p w14:paraId="387FCD4D" w14:textId="751E5F1B" w:rsidR="00632A1A" w:rsidRDefault="00632A1A">
      <w:pPr>
        <w:pStyle w:val="CommentText"/>
      </w:pPr>
      <w:r>
        <w:rPr>
          <w:rStyle w:val="CommentReference"/>
        </w:rPr>
        <w:annotationRef/>
      </w:r>
      <w:r>
        <w:t>updated</w:t>
      </w:r>
    </w:p>
  </w:comment>
  <w:comment w:id="1064" w:author="Victor Cameo" w:date="2017-03-20T02:37:00Z" w:initials="VC">
    <w:p w14:paraId="07912D17" w14:textId="399C3521" w:rsidR="00632A1A" w:rsidRDefault="00632A1A">
      <w:pPr>
        <w:pStyle w:val="CommentText"/>
      </w:pPr>
      <w:r>
        <w:rPr>
          <w:rStyle w:val="CommentReference"/>
        </w:rPr>
        <w:annotationRef/>
      </w:r>
      <w:r>
        <w:t>WIP with the BCO</w:t>
      </w:r>
    </w:p>
  </w:comment>
  <w:comment w:id="1108" w:author="Victor Cameo" w:date="2017-03-20T11:12:00Z" w:initials="VC">
    <w:p w14:paraId="708EF519" w14:textId="23007748" w:rsidR="00632A1A" w:rsidRDefault="00632A1A">
      <w:pPr>
        <w:pStyle w:val="CommentText"/>
      </w:pPr>
      <w:r>
        <w:rPr>
          <w:rStyle w:val="CommentReference"/>
        </w:rPr>
        <w:annotationRef/>
      </w:r>
      <w:r>
        <w:t>Explainations WIP with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351E806F" w15:done="0"/>
  <w15:commentEx w15:paraId="7215A013" w15:done="0"/>
  <w15:commentEx w15:paraId="311AA763" w15:done="0"/>
  <w15:commentEx w15:paraId="56C7580C"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632A1A" w:rsidRDefault="00632A1A">
      <w:r>
        <w:separator/>
      </w:r>
    </w:p>
  </w:endnote>
  <w:endnote w:type="continuationSeparator" w:id="0">
    <w:p w14:paraId="1AF9CBF2" w14:textId="77777777" w:rsidR="00632A1A" w:rsidRDefault="0063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632A1A" w:rsidRDefault="00632A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632A1A" w:rsidRPr="00D60D9B" w:rsidRDefault="00632A1A">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26E">
      <w:rPr>
        <w:rStyle w:val="PageNumber"/>
        <w:noProof/>
      </w:rPr>
      <w:t>iv</w:t>
    </w:r>
    <w:r>
      <w:rPr>
        <w:rStyle w:val="PageNumber"/>
      </w:rPr>
      <w:fldChar w:fldCharType="end"/>
    </w:r>
  </w:p>
  <w:p w14:paraId="28674C59" w14:textId="77777777" w:rsidR="00632A1A" w:rsidRPr="00370056" w:rsidRDefault="00632A1A">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26E">
      <w:rPr>
        <w:rStyle w:val="PageNumber"/>
        <w:noProof/>
      </w:rPr>
      <w:t>15</w:t>
    </w:r>
    <w:r>
      <w:rPr>
        <w:rStyle w:val="PageNumber"/>
      </w:rPr>
      <w:fldChar w:fldCharType="end"/>
    </w:r>
  </w:p>
  <w:p w14:paraId="04B8B36A" w14:textId="7D9E2A89" w:rsidR="00632A1A" w:rsidRPr="00370056" w:rsidRDefault="00632A1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26E">
      <w:rPr>
        <w:rStyle w:val="PageNumber"/>
        <w:noProof/>
      </w:rPr>
      <w:t>16</w:t>
    </w:r>
    <w:r>
      <w:rPr>
        <w:rStyle w:val="PageNumber"/>
      </w:rPr>
      <w:fldChar w:fldCharType="end"/>
    </w:r>
  </w:p>
  <w:p w14:paraId="64168D9A" w14:textId="77777777" w:rsidR="00632A1A" w:rsidRPr="00370056" w:rsidRDefault="00632A1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26E">
      <w:rPr>
        <w:rStyle w:val="PageNumber"/>
        <w:noProof/>
      </w:rPr>
      <w:t>39</w:t>
    </w:r>
    <w:r>
      <w:rPr>
        <w:rStyle w:val="PageNumber"/>
      </w:rPr>
      <w:fldChar w:fldCharType="end"/>
    </w:r>
  </w:p>
  <w:p w14:paraId="35E97CBD" w14:textId="77777777" w:rsidR="00632A1A" w:rsidRPr="00370056" w:rsidRDefault="00632A1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632A1A" w:rsidRDefault="00632A1A">
      <w:r>
        <w:separator/>
      </w:r>
    </w:p>
  </w:footnote>
  <w:footnote w:type="continuationSeparator" w:id="0">
    <w:p w14:paraId="1D1B1D22" w14:textId="77777777" w:rsidR="00632A1A" w:rsidRDefault="00632A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632A1A" w:rsidRPr="00004E06" w:rsidRDefault="00632A1A"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632A1A" w:rsidRPr="007B2E1A" w:rsidRDefault="00632A1A"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632A1A" w:rsidRPr="007B2E1A" w:rsidRDefault="00632A1A"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632A1A" w:rsidRPr="00F56882" w:rsidRDefault="00632A1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632A1A" w:rsidRPr="00595546" w:rsidRDefault="00632A1A"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632A1A" w:rsidRPr="00F56882" w:rsidRDefault="00632A1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632A1A" w:rsidRPr="00595546" w:rsidRDefault="00632A1A"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632A1A" w:rsidRPr="00F56882" w:rsidRDefault="00632A1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632A1A" w:rsidRPr="00595546" w:rsidRDefault="00632A1A"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5">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6"/>
  </w:num>
  <w:num w:numId="2">
    <w:abstractNumId w:val="5"/>
  </w:num>
  <w:num w:numId="3">
    <w:abstractNumId w:val="3"/>
  </w:num>
  <w:num w:numId="4">
    <w:abstractNumId w:val="0"/>
  </w:num>
  <w:num w:numId="5">
    <w:abstractNumId w:val="1"/>
  </w:num>
  <w:num w:numId="6">
    <w:abstractNumId w:val="4"/>
  </w:num>
  <w:num w:numId="7">
    <w:abstractNumId w:val="16"/>
  </w:num>
  <w:num w:numId="8">
    <w:abstractNumId w:val="11"/>
  </w:num>
  <w:num w:numId="9">
    <w:abstractNumId w:val="23"/>
  </w:num>
  <w:num w:numId="10">
    <w:abstractNumId w:val="25"/>
  </w:num>
  <w:num w:numId="11">
    <w:abstractNumId w:val="22"/>
  </w:num>
  <w:num w:numId="12">
    <w:abstractNumId w:val="13"/>
  </w:num>
  <w:num w:numId="13">
    <w:abstractNumId w:val="10"/>
  </w:num>
  <w:num w:numId="14">
    <w:abstractNumId w:val="12"/>
  </w:num>
  <w:num w:numId="15">
    <w:abstractNumId w:val="18"/>
  </w:num>
  <w:num w:numId="16">
    <w:abstractNumId w:val="14"/>
  </w:num>
  <w:num w:numId="17">
    <w:abstractNumId w:val="8"/>
  </w:num>
  <w:num w:numId="18">
    <w:abstractNumId w:val="21"/>
  </w:num>
  <w:num w:numId="19">
    <w:abstractNumId w:val="9"/>
  </w:num>
  <w:num w:numId="20">
    <w:abstractNumId w:val="15"/>
  </w:num>
  <w:num w:numId="21">
    <w:abstractNumId w:val="7"/>
  </w:num>
  <w:num w:numId="22">
    <w:abstractNumId w:val="17"/>
  </w:num>
  <w:num w:numId="23">
    <w:abstractNumId w:val="19"/>
  </w:num>
  <w:num w:numId="24">
    <w:abstractNumId w:val="20"/>
  </w:num>
  <w:num w:numId="25">
    <w:abstractNumId w:val="2"/>
  </w:num>
  <w:num w:numId="26">
    <w:abstractNumId w:val="6"/>
  </w:num>
  <w:num w:numId="2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3018"/>
    <w:rsid w:val="00013025"/>
    <w:rsid w:val="000132B5"/>
    <w:rsid w:val="0001485C"/>
    <w:rsid w:val="00016EDB"/>
    <w:rsid w:val="000234DB"/>
    <w:rsid w:val="000273FE"/>
    <w:rsid w:val="00032AED"/>
    <w:rsid w:val="00036105"/>
    <w:rsid w:val="000402C3"/>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226E"/>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79EC"/>
    <w:rsid w:val="00352C5B"/>
    <w:rsid w:val="0035383A"/>
    <w:rsid w:val="003614A4"/>
    <w:rsid w:val="00361CBB"/>
    <w:rsid w:val="00361F6C"/>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0C3B"/>
    <w:rsid w:val="0049328B"/>
    <w:rsid w:val="004941D4"/>
    <w:rsid w:val="00494CF5"/>
    <w:rsid w:val="004951D5"/>
    <w:rsid w:val="004966AD"/>
    <w:rsid w:val="004A1387"/>
    <w:rsid w:val="004A1F93"/>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04B42"/>
    <w:rsid w:val="005129FB"/>
    <w:rsid w:val="00512B22"/>
    <w:rsid w:val="005131AF"/>
    <w:rsid w:val="005159FF"/>
    <w:rsid w:val="0051799C"/>
    <w:rsid w:val="005221CD"/>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35EB"/>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2A1A"/>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61D40"/>
    <w:rsid w:val="00762E50"/>
    <w:rsid w:val="00780429"/>
    <w:rsid w:val="007808D4"/>
    <w:rsid w:val="0078327F"/>
    <w:rsid w:val="007836B8"/>
    <w:rsid w:val="007933A0"/>
    <w:rsid w:val="007935BC"/>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2FA9"/>
    <w:rsid w:val="009548E8"/>
    <w:rsid w:val="0095526C"/>
    <w:rsid w:val="00960037"/>
    <w:rsid w:val="00961CAB"/>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65C1"/>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4B3F"/>
    <w:rsid w:val="00AB4B9E"/>
    <w:rsid w:val="00AB5F56"/>
    <w:rsid w:val="00AB6FBD"/>
    <w:rsid w:val="00AC09A6"/>
    <w:rsid w:val="00AC312B"/>
    <w:rsid w:val="00AC6C16"/>
    <w:rsid w:val="00AC7B1D"/>
    <w:rsid w:val="00AD5AC7"/>
    <w:rsid w:val="00AD65DA"/>
    <w:rsid w:val="00AF03C9"/>
    <w:rsid w:val="00AF382F"/>
    <w:rsid w:val="00AF608A"/>
    <w:rsid w:val="00AF7070"/>
    <w:rsid w:val="00AF7674"/>
    <w:rsid w:val="00B02D86"/>
    <w:rsid w:val="00B0333A"/>
    <w:rsid w:val="00B15119"/>
    <w:rsid w:val="00B15B3B"/>
    <w:rsid w:val="00B20538"/>
    <w:rsid w:val="00B2060B"/>
    <w:rsid w:val="00B23ACB"/>
    <w:rsid w:val="00B272FE"/>
    <w:rsid w:val="00B308CD"/>
    <w:rsid w:val="00B30F9C"/>
    <w:rsid w:val="00B51FE2"/>
    <w:rsid w:val="00B52A10"/>
    <w:rsid w:val="00B5573B"/>
    <w:rsid w:val="00B5609A"/>
    <w:rsid w:val="00B700F3"/>
    <w:rsid w:val="00B716F6"/>
    <w:rsid w:val="00B72F90"/>
    <w:rsid w:val="00B7558A"/>
    <w:rsid w:val="00B75D4B"/>
    <w:rsid w:val="00B846CB"/>
    <w:rsid w:val="00B8615E"/>
    <w:rsid w:val="00BA489F"/>
    <w:rsid w:val="00BB1BC0"/>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71E1"/>
    <w:rsid w:val="00E01E79"/>
    <w:rsid w:val="00E02F20"/>
    <w:rsid w:val="00E06633"/>
    <w:rsid w:val="00E06D04"/>
    <w:rsid w:val="00E11E8B"/>
    <w:rsid w:val="00E12AF1"/>
    <w:rsid w:val="00E14D15"/>
    <w:rsid w:val="00E17D43"/>
    <w:rsid w:val="00E27A9A"/>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17F"/>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header" Target="header5.xml"/><Relationship Id="rId59" Type="http://schemas.openxmlformats.org/officeDocument/2006/relationships/footer" Target="footer6.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emf"/><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emf"/><Relationship Id="rId35" Type="http://schemas.openxmlformats.org/officeDocument/2006/relationships/package" Target="embeddings/Microsoft_Excel_Worksheet1.xlsx"/><Relationship Id="rId36" Type="http://schemas.openxmlformats.org/officeDocument/2006/relationships/image" Target="media/image5.emf"/><Relationship Id="rId37" Type="http://schemas.openxmlformats.org/officeDocument/2006/relationships/package" Target="embeddings/Microsoft_Excel_Worksheet2.xlsx"/><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4C855-E328-9E44-A64A-169B749C0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50</Pages>
  <Words>13448</Words>
  <Characters>76656</Characters>
  <Application>Microsoft Macintosh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89925</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367</cp:revision>
  <cp:lastPrinted>2017-03-10T17:05:00Z</cp:lastPrinted>
  <dcterms:created xsi:type="dcterms:W3CDTF">2017-03-10T19:54:00Z</dcterms:created>
  <dcterms:modified xsi:type="dcterms:W3CDTF">2017-03-23T08:41:00Z</dcterms:modified>
</cp:coreProperties>
</file>