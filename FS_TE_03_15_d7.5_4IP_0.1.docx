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rPr>
      </w:pPr>
      <w:r w:rsidRPr="000B533E">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rPr>
      </w:pPr>
    </w:p>
    <w:p w14:paraId="0470B979" w14:textId="77777777" w:rsidR="007C0CE9" w:rsidRPr="000B533E" w:rsidRDefault="007C0CE9" w:rsidP="007C0CE9">
      <w:pPr>
        <w:jc w:val="center"/>
        <w:rPr>
          <w:b/>
          <w:bCs/>
          <w:color w:val="000000"/>
          <w:sz w:val="36"/>
          <w:szCs w:val="36"/>
        </w:rPr>
      </w:pPr>
      <w:r w:rsidRPr="000B533E">
        <w:rPr>
          <w:b/>
          <w:bCs/>
          <w:color w:val="000000"/>
          <w:sz w:val="36"/>
          <w:szCs w:val="36"/>
        </w:rPr>
        <w:t>E-Infrastructures</w:t>
      </w:r>
    </w:p>
    <w:p w14:paraId="73880F9A" w14:textId="77777777" w:rsidR="00C72EEB" w:rsidRPr="000B533E" w:rsidRDefault="007C0CE9" w:rsidP="007C0CE9">
      <w:pPr>
        <w:jc w:val="center"/>
        <w:rPr>
          <w:rFonts w:ascii="Arial" w:hAnsi="Arial" w:cs="Arial"/>
          <w:b/>
          <w:sz w:val="32"/>
          <w:szCs w:val="32"/>
        </w:rPr>
      </w:pPr>
      <w:r w:rsidRPr="000B533E">
        <w:rPr>
          <w:b/>
          <w:bCs/>
          <w:color w:val="000000"/>
          <w:sz w:val="36"/>
          <w:szCs w:val="36"/>
        </w:rPr>
        <w:t>H2020-EINFRA-2014-2015</w:t>
      </w:r>
    </w:p>
    <w:p w14:paraId="45CB6D13" w14:textId="77777777" w:rsidR="00C72EEB" w:rsidRPr="000B533E" w:rsidRDefault="00C72EEB" w:rsidP="00EC1DD6">
      <w:pPr>
        <w:jc w:val="center"/>
        <w:rPr>
          <w:b/>
          <w:sz w:val="28"/>
        </w:rPr>
      </w:pPr>
    </w:p>
    <w:p w14:paraId="28243B8F" w14:textId="77777777" w:rsidR="007C0CE9" w:rsidRPr="000B533E" w:rsidRDefault="007C0CE9" w:rsidP="007C0CE9">
      <w:pPr>
        <w:spacing w:before="120"/>
        <w:jc w:val="center"/>
        <w:rPr>
          <w:b/>
          <w:bCs/>
          <w:sz w:val="32"/>
          <w:szCs w:val="32"/>
        </w:rPr>
      </w:pPr>
      <w:r w:rsidRPr="000B533E">
        <w:rPr>
          <w:b/>
          <w:bCs/>
          <w:sz w:val="32"/>
          <w:szCs w:val="32"/>
        </w:rPr>
        <w:t>EINFRA-4-2014: Pan-European High Performance Computing</w:t>
      </w:r>
    </w:p>
    <w:p w14:paraId="110DA5A2" w14:textId="77777777" w:rsidR="00C72EEB" w:rsidRPr="000B533E" w:rsidRDefault="007C0CE9" w:rsidP="007C0CE9">
      <w:pPr>
        <w:spacing w:before="120"/>
        <w:jc w:val="center"/>
        <w:rPr>
          <w:b/>
          <w:bCs/>
          <w:sz w:val="27"/>
          <w:szCs w:val="27"/>
        </w:rPr>
      </w:pPr>
      <w:r w:rsidRPr="000B533E">
        <w:rPr>
          <w:b/>
          <w:bCs/>
          <w:sz w:val="32"/>
          <w:szCs w:val="32"/>
        </w:rPr>
        <w:t>Infrastructure and Services</w:t>
      </w:r>
    </w:p>
    <w:p w14:paraId="5397F2AB" w14:textId="77777777" w:rsidR="00C72EEB" w:rsidRPr="000B533E" w:rsidRDefault="00C72EEB" w:rsidP="00EC1DD6">
      <w:pPr>
        <w:spacing w:before="120"/>
        <w:jc w:val="center"/>
        <w:rPr>
          <w:noProof/>
          <w:lang w:eastAsia="zh-CN"/>
        </w:rPr>
      </w:pPr>
    </w:p>
    <w:p w14:paraId="07457A84" w14:textId="77777777" w:rsidR="007C0CE9" w:rsidRPr="000B533E" w:rsidRDefault="007C0CE9" w:rsidP="00EC1DD6">
      <w:pPr>
        <w:spacing w:before="120"/>
        <w:jc w:val="center"/>
        <w:rPr>
          <w:noProof/>
          <w:lang w:eastAsia="zh-CN"/>
        </w:rPr>
      </w:pPr>
    </w:p>
    <w:p w14:paraId="0F79DF1D" w14:textId="77777777" w:rsidR="007C0CE9" w:rsidRPr="000B533E" w:rsidRDefault="007C0CE9" w:rsidP="00EC1DD6">
      <w:pPr>
        <w:spacing w:before="120"/>
        <w:jc w:val="center"/>
        <w:rPr>
          <w:b/>
        </w:rPr>
      </w:pPr>
    </w:p>
    <w:p w14:paraId="5171281C" w14:textId="77777777" w:rsidR="00C72EEB" w:rsidRPr="000B533E" w:rsidRDefault="00C72EEB" w:rsidP="00EC1DD6">
      <w:pPr>
        <w:spacing w:before="120"/>
        <w:jc w:val="center"/>
        <w:rPr>
          <w:b/>
        </w:rPr>
      </w:pPr>
    </w:p>
    <w:p w14:paraId="7D1CAC6F" w14:textId="77777777" w:rsidR="00C72EEB" w:rsidRPr="000B533E" w:rsidRDefault="00C72EEB" w:rsidP="00EC1DD6">
      <w:pPr>
        <w:jc w:val="center"/>
      </w:pPr>
    </w:p>
    <w:p w14:paraId="50101E9A" w14:textId="77777777" w:rsidR="00C72EEB" w:rsidRPr="000B533E" w:rsidRDefault="00C72EEB" w:rsidP="00EC1DD6">
      <w:pPr>
        <w:jc w:val="center"/>
      </w:pPr>
    </w:p>
    <w:p w14:paraId="1572D297" w14:textId="77777777" w:rsidR="00C72EEB" w:rsidRPr="000B533E" w:rsidRDefault="00C72EEB" w:rsidP="00EC1DD6">
      <w:pPr>
        <w:tabs>
          <w:tab w:val="left" w:pos="2835"/>
        </w:tabs>
        <w:jc w:val="center"/>
        <w:rPr>
          <w:b/>
          <w:bCs/>
          <w:sz w:val="32"/>
          <w:szCs w:val="32"/>
        </w:rPr>
      </w:pPr>
      <w:bookmarkStart w:id="0" w:name="Acronym"/>
      <w:r w:rsidRPr="000B533E">
        <w:rPr>
          <w:b/>
          <w:bCs/>
          <w:sz w:val="32"/>
          <w:szCs w:val="32"/>
        </w:rPr>
        <w:t>PRAC</w:t>
      </w:r>
      <w:r w:rsidR="007C0CE9" w:rsidRPr="000B533E">
        <w:rPr>
          <w:b/>
          <w:bCs/>
          <w:sz w:val="32"/>
          <w:szCs w:val="32"/>
        </w:rPr>
        <w:t>E-4</w:t>
      </w:r>
      <w:r w:rsidR="00406435" w:rsidRPr="000B533E">
        <w:rPr>
          <w:b/>
          <w:bCs/>
          <w:sz w:val="32"/>
          <w:szCs w:val="32"/>
        </w:rPr>
        <w:t>IP</w:t>
      </w:r>
      <w:bookmarkEnd w:id="0"/>
    </w:p>
    <w:p w14:paraId="710599C2" w14:textId="77777777" w:rsidR="00C72EEB" w:rsidRPr="000B533E" w:rsidRDefault="00C72EEB" w:rsidP="00EC1DD6">
      <w:pPr>
        <w:tabs>
          <w:tab w:val="left" w:pos="2835"/>
        </w:tabs>
        <w:jc w:val="center"/>
      </w:pPr>
    </w:p>
    <w:p w14:paraId="7EE89C70" w14:textId="77777777" w:rsidR="00C72EEB" w:rsidRPr="000B533E" w:rsidRDefault="00C72EEB" w:rsidP="00EC1DD6">
      <w:pPr>
        <w:tabs>
          <w:tab w:val="left" w:pos="2835"/>
        </w:tabs>
        <w:jc w:val="center"/>
        <w:rPr>
          <w:b/>
          <w:bCs/>
          <w:sz w:val="32"/>
          <w:szCs w:val="32"/>
        </w:rPr>
      </w:pPr>
      <w:bookmarkStart w:id="1" w:name="Title"/>
      <w:r w:rsidRPr="000B533E">
        <w:rPr>
          <w:b/>
          <w:bCs/>
          <w:sz w:val="32"/>
          <w:szCs w:val="32"/>
        </w:rPr>
        <w:t>P</w:t>
      </w:r>
      <w:r w:rsidR="00406435" w:rsidRPr="000B533E">
        <w:rPr>
          <w:b/>
          <w:bCs/>
          <w:sz w:val="32"/>
          <w:szCs w:val="32"/>
        </w:rPr>
        <w:t xml:space="preserve">RACE </w:t>
      </w:r>
      <w:r w:rsidR="007C0CE9" w:rsidRPr="000B533E">
        <w:rPr>
          <w:b/>
          <w:bCs/>
          <w:sz w:val="32"/>
          <w:szCs w:val="32"/>
        </w:rPr>
        <w:t>Fourth</w:t>
      </w:r>
      <w:r w:rsidR="00406435" w:rsidRPr="000B533E">
        <w:rPr>
          <w:b/>
          <w:bCs/>
          <w:sz w:val="32"/>
          <w:szCs w:val="32"/>
        </w:rPr>
        <w:t xml:space="preserve"> Implementation </w:t>
      </w:r>
      <w:r w:rsidR="00824A52" w:rsidRPr="000B533E">
        <w:rPr>
          <w:b/>
          <w:bCs/>
          <w:sz w:val="32"/>
          <w:szCs w:val="32"/>
        </w:rPr>
        <w:t xml:space="preserve">Phase </w:t>
      </w:r>
      <w:r w:rsidR="00406435" w:rsidRPr="000B533E">
        <w:rPr>
          <w:b/>
          <w:bCs/>
          <w:sz w:val="32"/>
          <w:szCs w:val="32"/>
        </w:rPr>
        <w:t>Project</w:t>
      </w:r>
      <w:bookmarkEnd w:id="1"/>
    </w:p>
    <w:p w14:paraId="3CC6635B" w14:textId="77777777" w:rsidR="00C72EEB" w:rsidRPr="000B533E" w:rsidRDefault="00C72EEB" w:rsidP="00EC1DD6">
      <w:pPr>
        <w:tabs>
          <w:tab w:val="left" w:pos="2835"/>
        </w:tabs>
        <w:jc w:val="center"/>
        <w:rPr>
          <w:b/>
          <w:bCs/>
          <w:sz w:val="32"/>
          <w:szCs w:val="32"/>
        </w:rPr>
      </w:pPr>
    </w:p>
    <w:p w14:paraId="21DE7ED7" w14:textId="77777777" w:rsidR="00C72EEB" w:rsidRPr="000B533E" w:rsidRDefault="00C72EEB" w:rsidP="00EC1DD6">
      <w:pPr>
        <w:jc w:val="center"/>
        <w:rPr>
          <w:b/>
        </w:rPr>
      </w:pPr>
      <w:r w:rsidRPr="000B533E">
        <w:rPr>
          <w:b/>
        </w:rPr>
        <w:t xml:space="preserve">Grant Agreement Number: </w:t>
      </w:r>
      <w:bookmarkStart w:id="2" w:name="ReferenceNo"/>
      <w:r w:rsidR="007C0CE9" w:rsidRPr="000B533E">
        <w:rPr>
          <w:b/>
        </w:rPr>
        <w:t>E</w:t>
      </w:r>
      <w:r w:rsidR="00465709" w:rsidRPr="000B533E">
        <w:rPr>
          <w:b/>
        </w:rPr>
        <w:t>I</w:t>
      </w:r>
      <w:r w:rsidR="007C0CE9" w:rsidRPr="000B533E">
        <w:rPr>
          <w:b/>
        </w:rPr>
        <w:t>NFRA</w:t>
      </w:r>
      <w:r w:rsidR="00465709" w:rsidRPr="000B533E">
        <w:rPr>
          <w:b/>
        </w:rPr>
        <w:t>-</w:t>
      </w:r>
      <w:r w:rsidR="007C0CE9" w:rsidRPr="000B533E">
        <w:rPr>
          <w:b/>
        </w:rPr>
        <w:t>653838</w:t>
      </w:r>
      <w:bookmarkEnd w:id="2"/>
    </w:p>
    <w:p w14:paraId="6FB4BD58" w14:textId="77777777" w:rsidR="00C72EEB" w:rsidRPr="000B533E" w:rsidRDefault="00C72EEB" w:rsidP="00EC1DD6">
      <w:pPr>
        <w:tabs>
          <w:tab w:val="left" w:pos="2835"/>
        </w:tabs>
        <w:rPr>
          <w:szCs w:val="22"/>
        </w:rPr>
      </w:pPr>
    </w:p>
    <w:p w14:paraId="03D0BE80" w14:textId="77777777" w:rsidR="00C72EEB" w:rsidRPr="000B533E" w:rsidRDefault="00C72EEB" w:rsidP="00EC1DD6">
      <w:pPr>
        <w:tabs>
          <w:tab w:val="left" w:pos="2835"/>
        </w:tabs>
        <w:jc w:val="center"/>
        <w:rPr>
          <w:sz w:val="32"/>
          <w:szCs w:val="32"/>
        </w:rPr>
      </w:pPr>
    </w:p>
    <w:p w14:paraId="7A28ECC5" w14:textId="395FB6E0" w:rsidR="00C72EEB" w:rsidRPr="000B533E" w:rsidRDefault="006C6718" w:rsidP="00EC1DD6">
      <w:pPr>
        <w:tabs>
          <w:tab w:val="left" w:pos="2835"/>
        </w:tabs>
        <w:jc w:val="center"/>
        <w:rPr>
          <w:b/>
          <w:sz w:val="32"/>
          <w:szCs w:val="32"/>
        </w:rPr>
      </w:pPr>
      <w:bookmarkStart w:id="3" w:name="DeliverableNumber"/>
      <w:r w:rsidRPr="000B533E">
        <w:rPr>
          <w:b/>
          <w:sz w:val="32"/>
          <w:szCs w:val="32"/>
        </w:rPr>
        <w:t>D</w:t>
      </w:r>
      <w:r w:rsidR="00AA5F01" w:rsidRPr="000B533E">
        <w:rPr>
          <w:b/>
          <w:sz w:val="32"/>
          <w:szCs w:val="32"/>
        </w:rPr>
        <w:t>7.5</w:t>
      </w:r>
      <w:bookmarkEnd w:id="3"/>
    </w:p>
    <w:p w14:paraId="0F102B38" w14:textId="12AF0E89" w:rsidR="00C72EEB" w:rsidRPr="000B533E" w:rsidRDefault="006C6718" w:rsidP="00EC1DD6">
      <w:pPr>
        <w:tabs>
          <w:tab w:val="left" w:pos="2835"/>
        </w:tabs>
        <w:jc w:val="center"/>
        <w:rPr>
          <w:b/>
          <w:sz w:val="32"/>
          <w:szCs w:val="32"/>
        </w:rPr>
      </w:pPr>
      <w:bookmarkStart w:id="4" w:name="DeliverableTitle"/>
      <w:r w:rsidRPr="000B533E">
        <w:rPr>
          <w:b/>
          <w:sz w:val="32"/>
          <w:szCs w:val="32"/>
        </w:rPr>
        <w:t>Application performance on accelerators</w:t>
      </w:r>
      <w:bookmarkEnd w:id="4"/>
    </w:p>
    <w:p w14:paraId="7A56BB50" w14:textId="77777777" w:rsidR="00C72EEB" w:rsidRPr="000B533E" w:rsidRDefault="00C72EEB" w:rsidP="00EC1DD6">
      <w:pPr>
        <w:jc w:val="center"/>
      </w:pPr>
    </w:p>
    <w:p w14:paraId="6C5CE033" w14:textId="5DBDB611" w:rsidR="00C72EEB" w:rsidRPr="000B533E" w:rsidRDefault="006C6718" w:rsidP="00EC1DD6">
      <w:pPr>
        <w:jc w:val="center"/>
        <w:rPr>
          <w:b/>
          <w:i/>
          <w:sz w:val="32"/>
          <w:szCs w:val="32"/>
        </w:rPr>
      </w:pPr>
      <w:bookmarkStart w:id="5" w:name="Status"/>
      <w:r w:rsidRPr="000B533E">
        <w:rPr>
          <w:b/>
          <w:i/>
          <w:sz w:val="32"/>
          <w:szCs w:val="32"/>
        </w:rPr>
        <w:t>Draft</w:t>
      </w:r>
      <w:bookmarkEnd w:id="5"/>
      <w:r w:rsidR="00C72EEB" w:rsidRPr="000B533E">
        <w:rPr>
          <w:b/>
          <w:i/>
          <w:sz w:val="32"/>
          <w:szCs w:val="32"/>
        </w:rPr>
        <w:t xml:space="preserve"> </w:t>
      </w:r>
    </w:p>
    <w:p w14:paraId="4211F359" w14:textId="77777777" w:rsidR="00C72EEB" w:rsidRPr="000B533E" w:rsidRDefault="00C72EEB" w:rsidP="00EC1DD6">
      <w:pPr>
        <w:jc w:val="center"/>
      </w:pPr>
    </w:p>
    <w:p w14:paraId="45B169AF" w14:textId="77777777" w:rsidR="00A82F88" w:rsidRPr="000B533E" w:rsidRDefault="00A82F88" w:rsidP="00EC1DD6">
      <w:pPr>
        <w:jc w:val="center"/>
      </w:pPr>
    </w:p>
    <w:p w14:paraId="42303BEF" w14:textId="77777777" w:rsidR="00A82F88" w:rsidRPr="000B533E" w:rsidRDefault="00A82F88" w:rsidP="00EC1DD6">
      <w:pPr>
        <w:jc w:val="center"/>
      </w:pPr>
    </w:p>
    <w:p w14:paraId="4F78261A" w14:textId="77777777" w:rsidR="00C72EEB" w:rsidRPr="000B533E" w:rsidRDefault="00C72EEB" w:rsidP="00EC1DD6">
      <w:pPr>
        <w:jc w:val="center"/>
      </w:pPr>
    </w:p>
    <w:p w14:paraId="4F5A8AF6" w14:textId="04E8EA22" w:rsidR="00C72EEB" w:rsidRPr="000B533E" w:rsidRDefault="00C72EEB" w:rsidP="00EC1DD6">
      <w:pPr>
        <w:tabs>
          <w:tab w:val="left" w:pos="1701"/>
        </w:tabs>
      </w:pPr>
      <w:r w:rsidRPr="000B533E">
        <w:t xml:space="preserve">Version: </w:t>
      </w:r>
      <w:r w:rsidRPr="000B533E">
        <w:tab/>
      </w:r>
      <w:bookmarkStart w:id="6" w:name="Version"/>
      <w:r w:rsidR="00394938" w:rsidRPr="000B533E">
        <w:t>0.1</w:t>
      </w:r>
      <w:bookmarkEnd w:id="6"/>
    </w:p>
    <w:p w14:paraId="5F91DF33" w14:textId="000415C7" w:rsidR="00C72EEB" w:rsidRPr="000B533E" w:rsidRDefault="00C72EEB" w:rsidP="00EC1DD6">
      <w:pPr>
        <w:tabs>
          <w:tab w:val="left" w:pos="1701"/>
        </w:tabs>
      </w:pPr>
      <w:r w:rsidRPr="000B533E">
        <w:t xml:space="preserve">Author(s): </w:t>
      </w:r>
      <w:r w:rsidRPr="000B533E">
        <w:tab/>
      </w:r>
      <w:bookmarkStart w:id="7" w:name="Author"/>
      <w:r w:rsidR="00701290" w:rsidRPr="000B533E">
        <w:t>Victor Cameo Ponz</w:t>
      </w:r>
      <w:r w:rsidRPr="000B533E">
        <w:t xml:space="preserve">, </w:t>
      </w:r>
      <w:bookmarkEnd w:id="7"/>
      <w:r w:rsidR="00701290" w:rsidRPr="000B533E">
        <w:t>CINES</w:t>
      </w:r>
    </w:p>
    <w:p w14:paraId="7A2C8D94" w14:textId="77777777" w:rsidR="00C72EEB" w:rsidRPr="000B533E" w:rsidRDefault="00C72EEB" w:rsidP="00EC1DD6">
      <w:pPr>
        <w:tabs>
          <w:tab w:val="left" w:pos="1701"/>
        </w:tabs>
      </w:pPr>
      <w:r w:rsidRPr="000B533E">
        <w:t>Date:</w:t>
      </w:r>
      <w:r w:rsidRPr="000B533E">
        <w:tab/>
      </w:r>
      <w:bookmarkStart w:id="8" w:name="PrepDate"/>
      <w:r w:rsidR="005532B9" w:rsidRPr="000B533E">
        <w:t>0</w:t>
      </w:r>
      <w:r w:rsidR="001B6FAD" w:rsidRPr="000B533E">
        <w:t>1</w:t>
      </w:r>
      <w:r w:rsidR="00C0362C" w:rsidRPr="000B533E">
        <w:t>.</w:t>
      </w:r>
      <w:r w:rsidR="001B6FAD" w:rsidRPr="000B533E">
        <w:t>03</w:t>
      </w:r>
      <w:r w:rsidRPr="000B533E">
        <w:t>.20</w:t>
      </w:r>
      <w:r w:rsidR="00F12DB6" w:rsidRPr="000B533E">
        <w:t>1</w:t>
      </w:r>
      <w:r w:rsidR="001B6FAD" w:rsidRPr="000B533E">
        <w:t>6</w:t>
      </w:r>
      <w:bookmarkEnd w:id="8"/>
    </w:p>
    <w:p w14:paraId="1A404FBE" w14:textId="77777777" w:rsidR="00C72EEB" w:rsidRPr="000B533E" w:rsidRDefault="00C72EEB" w:rsidP="00EC1DD6">
      <w:pPr>
        <w:jc w:val="center"/>
      </w:pPr>
    </w:p>
    <w:p w14:paraId="303FF1EF" w14:textId="77777777" w:rsidR="00C72EEB" w:rsidRPr="000B533E" w:rsidRDefault="00C72EEB" w:rsidP="00EC1DD6">
      <w:pPr>
        <w:jc w:val="center"/>
      </w:pPr>
    </w:p>
    <w:p w14:paraId="2031235C" w14:textId="77777777" w:rsidR="00C72EEB" w:rsidRPr="000B533E" w:rsidRDefault="00C72EEB"/>
    <w:p w14:paraId="1826497B" w14:textId="77777777" w:rsidR="00C72EEB" w:rsidRPr="000B533E" w:rsidRDefault="00C72EEB" w:rsidP="00EC1DD6"/>
    <w:p w14:paraId="0FDDAAFC" w14:textId="77777777" w:rsidR="00C72EEB" w:rsidRPr="000B533E" w:rsidRDefault="00C72EEB">
      <w:p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rPr>
            </w:pPr>
            <w:r w:rsidRPr="000B533E">
              <w:rPr>
                <w:b/>
              </w:rPr>
              <w:t>PRACE Project</w:t>
            </w:r>
          </w:p>
        </w:tc>
        <w:tc>
          <w:tcPr>
            <w:tcW w:w="7104" w:type="dxa"/>
            <w:gridSpan w:val="2"/>
          </w:tcPr>
          <w:p w14:paraId="66362E10" w14:textId="77777777" w:rsidR="00C72EEB" w:rsidRPr="000B533E" w:rsidRDefault="00C72EEB" w:rsidP="00EC1DD6">
            <w:pPr>
              <w:rPr>
                <w:b/>
                <w:bCs/>
              </w:rPr>
            </w:pPr>
            <w:r w:rsidRPr="000B533E">
              <w:rPr>
                <w:b/>
                <w:bCs/>
              </w:rPr>
              <w:t xml:space="preserve">Project Ref. №:   </w:t>
            </w:r>
            <w:r w:rsidR="00D269BA" w:rsidRPr="000B533E">
              <w:fldChar w:fldCharType="begin"/>
            </w:r>
            <w:r w:rsidR="00D269BA" w:rsidRPr="000B533E">
              <w:instrText xml:space="preserve"> REF ReferenceNo \h  \* MERGEFORMAT </w:instrText>
            </w:r>
            <w:r w:rsidR="00D269BA" w:rsidRPr="000B533E">
              <w:fldChar w:fldCharType="separate"/>
            </w:r>
            <w:r w:rsidR="00073C7B" w:rsidRPr="000B533E">
              <w:rPr>
                <w:b/>
              </w:rPr>
              <w:t>EINFRA-653838</w:t>
            </w:r>
            <w:r w:rsidR="00D269BA" w:rsidRPr="000B533E">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tc>
        <w:tc>
          <w:tcPr>
            <w:tcW w:w="7104" w:type="dxa"/>
            <w:gridSpan w:val="2"/>
          </w:tcPr>
          <w:p w14:paraId="2AA04E0D" w14:textId="77777777" w:rsidR="00C72EEB" w:rsidRPr="000B533E" w:rsidRDefault="00C72EEB" w:rsidP="00EC1DD6">
            <w:r w:rsidRPr="000B533E">
              <w:rPr>
                <w:b/>
                <w:bCs/>
              </w:rPr>
              <w:t xml:space="preserve">Project Title: </w:t>
            </w:r>
            <w:r w:rsidR="00D269BA" w:rsidRPr="000B533E">
              <w:fldChar w:fldCharType="begin"/>
            </w:r>
            <w:r w:rsidR="00D269BA" w:rsidRPr="000B533E">
              <w:instrText xml:space="preserve"> REF Title \h  \* MERGEFORMAT </w:instrText>
            </w:r>
            <w:r w:rsidR="00D269BA" w:rsidRPr="000B533E">
              <w:fldChar w:fldCharType="separate"/>
            </w:r>
            <w:r w:rsidR="00073C7B" w:rsidRPr="00073C7B">
              <w:rPr>
                <w:b/>
                <w:bCs/>
              </w:rPr>
              <w:t>PRACE Fourth Implementation Phase</w:t>
            </w:r>
            <w:r w:rsidR="00073C7B" w:rsidRPr="000B533E">
              <w:rPr>
                <w:b/>
                <w:bCs/>
                <w:sz w:val="32"/>
                <w:szCs w:val="32"/>
              </w:rPr>
              <w:t xml:space="preserve"> </w:t>
            </w:r>
            <w:r w:rsidR="00073C7B" w:rsidRPr="00073C7B">
              <w:rPr>
                <w:b/>
                <w:bCs/>
                <w:szCs w:val="32"/>
              </w:rPr>
              <w:t>Project</w:t>
            </w:r>
            <w:r w:rsidR="00D269BA" w:rsidRPr="000B533E">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tc>
        <w:tc>
          <w:tcPr>
            <w:tcW w:w="7104" w:type="dxa"/>
            <w:gridSpan w:val="2"/>
          </w:tcPr>
          <w:p w14:paraId="1DE0411F" w14:textId="77777777" w:rsidR="00C72EEB" w:rsidRPr="000B533E" w:rsidRDefault="00C72EEB" w:rsidP="00EC1DD6">
            <w:pPr>
              <w:rPr>
                <w:b/>
                <w:bCs/>
              </w:rPr>
            </w:pPr>
            <w:r w:rsidRPr="000B533E">
              <w:rPr>
                <w:b/>
                <w:bCs/>
              </w:rPr>
              <w:t>Project Web Site:</w:t>
            </w:r>
            <w:r w:rsidRPr="000B533E">
              <w:t xml:space="preserve">      </w:t>
            </w:r>
            <w:hyperlink r:id="rId12" w:history="1">
              <w:r w:rsidR="007E4E5D" w:rsidRPr="000B533E">
                <w:rPr>
                  <w:rStyle w:val="Hyperlink"/>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tc>
        <w:tc>
          <w:tcPr>
            <w:tcW w:w="7104" w:type="dxa"/>
            <w:gridSpan w:val="2"/>
          </w:tcPr>
          <w:p w14:paraId="0FA2C02E" w14:textId="77777777" w:rsidR="00C72EEB" w:rsidRPr="000B533E" w:rsidRDefault="00C72EEB" w:rsidP="00230F23">
            <w:pPr>
              <w:rPr>
                <w:b/>
                <w:bCs/>
              </w:rPr>
            </w:pPr>
            <w:r w:rsidRPr="000B533E">
              <w:rPr>
                <w:b/>
                <w:bCs/>
              </w:rPr>
              <w:t xml:space="preserve">Deliverable ID:          </w:t>
            </w:r>
            <w:r w:rsidRPr="000B533E">
              <w:rPr>
                <w:bCs/>
              </w:rPr>
              <w:t>&lt;</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tc>
        <w:tc>
          <w:tcPr>
            <w:tcW w:w="7104" w:type="dxa"/>
            <w:gridSpan w:val="2"/>
          </w:tcPr>
          <w:p w14:paraId="571D99F8" w14:textId="77777777" w:rsidR="00C72EEB" w:rsidRPr="000B533E" w:rsidRDefault="00C72EEB" w:rsidP="00EC1DD6">
            <w:pPr>
              <w:rPr>
                <w:b/>
              </w:rPr>
            </w:pPr>
            <w:r w:rsidRPr="000B533E">
              <w:rPr>
                <w:b/>
                <w:bCs/>
              </w:rPr>
              <w:t xml:space="preserve">Deliverable Nature:  </w:t>
            </w:r>
            <w:r w:rsidRPr="000B533E">
              <w:rPr>
                <w:bCs/>
              </w:rPr>
              <w:t>&lt;</w:t>
            </w:r>
            <w:r w:rsidRPr="000B533E">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tc>
        <w:tc>
          <w:tcPr>
            <w:tcW w:w="2674" w:type="dxa"/>
            <w:vMerge w:val="restart"/>
          </w:tcPr>
          <w:p w14:paraId="568ED383" w14:textId="77777777" w:rsidR="00C72EEB" w:rsidRPr="000B533E" w:rsidRDefault="00230F23" w:rsidP="00EC1DD6">
            <w:pPr>
              <w:rPr>
                <w:b/>
              </w:rPr>
            </w:pPr>
            <w:r w:rsidRPr="000B533E">
              <w:rPr>
                <w:b/>
              </w:rPr>
              <w:t xml:space="preserve">Dissemination </w:t>
            </w:r>
            <w:r w:rsidR="00C72EEB" w:rsidRPr="000B533E">
              <w:rPr>
                <w:b/>
              </w:rPr>
              <w:t>Level:</w:t>
            </w:r>
          </w:p>
          <w:p w14:paraId="40552B6C" w14:textId="7E27568B" w:rsidR="00C72EEB" w:rsidRPr="000B533E" w:rsidRDefault="00701290" w:rsidP="00230F23">
            <w:r w:rsidRPr="000B533E">
              <w:t>PU</w:t>
            </w:r>
          </w:p>
        </w:tc>
        <w:tc>
          <w:tcPr>
            <w:tcW w:w="4430" w:type="dxa"/>
            <w:tcBorders>
              <w:bottom w:val="single" w:sz="4" w:space="0" w:color="auto"/>
            </w:tcBorders>
          </w:tcPr>
          <w:p w14:paraId="1E6F981E" w14:textId="77777777" w:rsidR="00C72EEB" w:rsidRPr="000B533E" w:rsidRDefault="00C72EEB" w:rsidP="00EC1DD6">
            <w:r w:rsidRPr="000B533E">
              <w:rPr>
                <w:b/>
              </w:rPr>
              <w:t>Contractual Date of Delivery</w:t>
            </w:r>
            <w:r w:rsidRPr="000B533E">
              <w:rPr>
                <w:b/>
                <w:bCs/>
              </w:rPr>
              <w:t>:</w:t>
            </w:r>
          </w:p>
          <w:p w14:paraId="3A2B6E1F" w14:textId="1F39DA2F" w:rsidR="00C72EEB" w:rsidRPr="000B533E" w:rsidRDefault="00534B5A" w:rsidP="00534B5A">
            <w:r w:rsidRPr="000B533E">
              <w:t>31</w:t>
            </w:r>
            <w:r w:rsidR="00C72EEB" w:rsidRPr="000B533E">
              <w:t xml:space="preserve"> / </w:t>
            </w:r>
            <w:r w:rsidRPr="000B533E">
              <w:t>03</w:t>
            </w:r>
            <w:r w:rsidR="00C72EEB" w:rsidRPr="000B533E">
              <w:t xml:space="preserve"> / </w:t>
            </w:r>
            <w:r w:rsidRPr="000B533E">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tc>
        <w:tc>
          <w:tcPr>
            <w:tcW w:w="2674" w:type="dxa"/>
            <w:vMerge/>
            <w:tcBorders>
              <w:bottom w:val="single" w:sz="4" w:space="0" w:color="auto"/>
            </w:tcBorders>
          </w:tcPr>
          <w:p w14:paraId="3628F99D" w14:textId="77777777" w:rsidR="00C72EEB" w:rsidRPr="000B533E" w:rsidRDefault="00C72EEB" w:rsidP="00EC1DD6"/>
        </w:tc>
        <w:tc>
          <w:tcPr>
            <w:tcW w:w="4430" w:type="dxa"/>
            <w:tcBorders>
              <w:bottom w:val="single" w:sz="4" w:space="0" w:color="auto"/>
            </w:tcBorders>
          </w:tcPr>
          <w:p w14:paraId="5CFCD785" w14:textId="77777777" w:rsidR="00C72EEB" w:rsidRPr="000B533E" w:rsidRDefault="00C72EEB" w:rsidP="00EC1DD6">
            <w:r w:rsidRPr="000B533E">
              <w:rPr>
                <w:b/>
              </w:rPr>
              <w:t>Actual Date of Delivery</w:t>
            </w:r>
            <w:r w:rsidRPr="000B533E">
              <w:rPr>
                <w:b/>
                <w:bCs/>
              </w:rPr>
              <w:t>:</w:t>
            </w:r>
          </w:p>
          <w:p w14:paraId="6AE50133" w14:textId="77777777" w:rsidR="00C72EEB" w:rsidRPr="000B533E" w:rsidRDefault="00C72EEB" w:rsidP="00EC1DD6">
            <w:r w:rsidRPr="000B533E">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tc>
        <w:tc>
          <w:tcPr>
            <w:tcW w:w="7104" w:type="dxa"/>
            <w:gridSpan w:val="2"/>
            <w:tcBorders>
              <w:bottom w:val="single" w:sz="4" w:space="0" w:color="auto"/>
            </w:tcBorders>
          </w:tcPr>
          <w:p w14:paraId="02A16CA4" w14:textId="77777777" w:rsidR="00C72EEB" w:rsidRPr="000B533E" w:rsidRDefault="00C72EEB" w:rsidP="00D3247B">
            <w:r w:rsidRPr="000B533E">
              <w:rPr>
                <w:b/>
              </w:rPr>
              <w:t xml:space="preserve">EC Project Officer: </w:t>
            </w:r>
            <w:r w:rsidR="00D3247B" w:rsidRPr="000B533E">
              <w:rPr>
                <w:rStyle w:val="Emphasis"/>
                <w:b/>
                <w:bCs/>
                <w:i w:val="0"/>
              </w:rPr>
              <w:t>Leonardo Flores Añover</w:t>
            </w:r>
          </w:p>
        </w:tc>
      </w:tr>
    </w:tbl>
    <w:p w14:paraId="5105289D" w14:textId="77777777" w:rsidR="00C72EEB" w:rsidRPr="000B533E" w:rsidRDefault="00C72EEB" w:rsidP="00EC1DD6"/>
    <w:p w14:paraId="4DF3F3A7" w14:textId="77777777" w:rsidR="00C72EEB" w:rsidRPr="000B533E" w:rsidRDefault="00C72EEB" w:rsidP="00EC1DD6">
      <w:pPr>
        <w:rPr>
          <w:sz w:val="20"/>
        </w:rPr>
      </w:pPr>
      <w:r w:rsidRPr="000B533E">
        <w:t xml:space="preserve">* </w:t>
      </w:r>
      <w:r w:rsidRPr="000B533E">
        <w:rPr>
          <w:sz w:val="20"/>
        </w:rPr>
        <w:t xml:space="preserve">- The dissemination level are indicated as follows: </w:t>
      </w:r>
      <w:r w:rsidRPr="000B533E">
        <w:rPr>
          <w:b/>
          <w:sz w:val="20"/>
        </w:rPr>
        <w:t>PU</w:t>
      </w:r>
      <w:r w:rsidRPr="000B533E">
        <w:rPr>
          <w:sz w:val="20"/>
        </w:rPr>
        <w:t xml:space="preserve"> – Public, </w:t>
      </w:r>
      <w:r w:rsidRPr="000B533E">
        <w:rPr>
          <w:b/>
          <w:sz w:val="20"/>
        </w:rPr>
        <w:t xml:space="preserve">CO </w:t>
      </w:r>
      <w:r w:rsidRPr="000B533E">
        <w:rPr>
          <w:sz w:val="20"/>
        </w:rPr>
        <w:t>– Confidential, only for members of the consortium (including the Commission Services)</w:t>
      </w:r>
      <w:r w:rsidR="00230F23" w:rsidRPr="000B533E">
        <w:rPr>
          <w:sz w:val="20"/>
        </w:rPr>
        <w:t xml:space="preserve"> </w:t>
      </w:r>
      <w:r w:rsidR="00230F23" w:rsidRPr="000B533E">
        <w:rPr>
          <w:b/>
          <w:sz w:val="20"/>
        </w:rPr>
        <w:t>CL</w:t>
      </w:r>
      <w:r w:rsidR="00230F23" w:rsidRPr="000B533E">
        <w:rPr>
          <w:sz w:val="20"/>
        </w:rPr>
        <w:t xml:space="preserve"> – Classified, as referred to in Commission Decision 2991/844/EC</w:t>
      </w:r>
      <w:r w:rsidRPr="000B533E">
        <w:rPr>
          <w:sz w:val="20"/>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rPr>
            </w:pPr>
          </w:p>
          <w:p w14:paraId="5B8FF9B6" w14:textId="77777777" w:rsidR="00C72EEB" w:rsidRPr="000B533E" w:rsidRDefault="00C72EEB" w:rsidP="00EC1DD6">
            <w:pPr>
              <w:rPr>
                <w:b/>
              </w:rPr>
            </w:pPr>
            <w:r w:rsidRPr="000B533E">
              <w:rPr>
                <w:b/>
              </w:rPr>
              <w:t>Document</w:t>
            </w:r>
          </w:p>
        </w:tc>
        <w:tc>
          <w:tcPr>
            <w:tcW w:w="7105" w:type="dxa"/>
            <w:gridSpan w:val="2"/>
          </w:tcPr>
          <w:p w14:paraId="3D6B95C8" w14:textId="77777777" w:rsidR="00C72EEB" w:rsidRPr="000B533E" w:rsidRDefault="00C72EEB" w:rsidP="0046323B">
            <w:r w:rsidRPr="000B533E">
              <w:rPr>
                <w:b/>
                <w:bCs/>
              </w:rPr>
              <w:t xml:space="preserve">Title: </w:t>
            </w:r>
            <w:r w:rsidR="00D269BA" w:rsidRPr="000B533E">
              <w:rPr>
                <w:szCs w:val="22"/>
              </w:rPr>
              <w:fldChar w:fldCharType="begin"/>
            </w:r>
            <w:r w:rsidR="00D269BA" w:rsidRPr="000B533E">
              <w:rPr>
                <w:szCs w:val="22"/>
              </w:rPr>
              <w:instrText xml:space="preserve"> REF DeliverableTitle  \* MERGEFORMAT </w:instrText>
            </w:r>
            <w:r w:rsidR="00D269BA" w:rsidRPr="000B533E">
              <w:rPr>
                <w:szCs w:val="22"/>
              </w:rPr>
              <w:fldChar w:fldCharType="separate"/>
            </w:r>
            <w:r w:rsidR="00073C7B" w:rsidRPr="00073C7B">
              <w:rPr>
                <w:b/>
                <w:szCs w:val="22"/>
              </w:rPr>
              <w:t>Application performance on accelerators</w:t>
            </w:r>
            <w:r w:rsidR="00D269BA" w:rsidRPr="000B533E">
              <w:rPr>
                <w:b/>
                <w:szCs w:val="22"/>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tc>
        <w:tc>
          <w:tcPr>
            <w:tcW w:w="7105" w:type="dxa"/>
            <w:gridSpan w:val="2"/>
          </w:tcPr>
          <w:p w14:paraId="7BDCFE9D" w14:textId="77777777" w:rsidR="00C72EEB" w:rsidRPr="000B533E" w:rsidRDefault="00C72EEB" w:rsidP="00230F23">
            <w:r w:rsidRPr="000B533E">
              <w:rPr>
                <w:b/>
                <w:bCs/>
              </w:rPr>
              <w:t>ID:</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tc>
        <w:tc>
          <w:tcPr>
            <w:tcW w:w="2674" w:type="dxa"/>
            <w:tcBorders>
              <w:bottom w:val="single" w:sz="4" w:space="0" w:color="auto"/>
            </w:tcBorders>
          </w:tcPr>
          <w:p w14:paraId="7D8EA59C" w14:textId="77777777" w:rsidR="00C72EEB" w:rsidRPr="000B533E" w:rsidRDefault="00C72EEB" w:rsidP="00230F23">
            <w:r w:rsidRPr="000B533E">
              <w:rPr>
                <w:b/>
                <w:bCs/>
              </w:rPr>
              <w:t>Version:</w:t>
            </w:r>
            <w:r w:rsidRPr="000B533E">
              <w:t xml:space="preserve"> &lt;</w:t>
            </w:r>
            <w:r w:rsidR="00A72824" w:rsidRPr="000B533E">
              <w:fldChar w:fldCharType="begin"/>
            </w:r>
            <w:r w:rsidR="00BB1BC0" w:rsidRPr="000B533E">
              <w:instrText xml:space="preserve"> REF Version  \* MERGEFORMAT </w:instrText>
            </w:r>
            <w:r w:rsidR="00A72824" w:rsidRPr="000B533E">
              <w:fldChar w:fldCharType="separate"/>
            </w:r>
            <w:r w:rsidR="00073C7B" w:rsidRPr="000B533E">
              <w:t>0.1</w:t>
            </w:r>
            <w:r w:rsidR="00A72824" w:rsidRPr="000B533E">
              <w:fldChar w:fldCharType="end"/>
            </w:r>
            <w:r w:rsidRPr="000B533E">
              <w:t>&gt;</w:t>
            </w:r>
          </w:p>
        </w:tc>
        <w:tc>
          <w:tcPr>
            <w:tcW w:w="4431" w:type="dxa"/>
            <w:tcBorders>
              <w:bottom w:val="single" w:sz="4" w:space="0" w:color="auto"/>
            </w:tcBorders>
          </w:tcPr>
          <w:p w14:paraId="64744270" w14:textId="77777777" w:rsidR="00C72EEB" w:rsidRPr="000B533E" w:rsidRDefault="00C72EEB" w:rsidP="0046323B">
            <w:r w:rsidRPr="000B533E">
              <w:rPr>
                <w:b/>
                <w:bCs/>
              </w:rPr>
              <w:t>Status:</w:t>
            </w:r>
            <w:r w:rsidRPr="000B533E">
              <w:t xml:space="preserve"> </w:t>
            </w:r>
            <w:fldSimple w:instr=" REF Status  \* MERGEFORMAT ">
              <w:r w:rsidR="00073C7B" w:rsidRPr="00073C7B">
                <w:rPr>
                  <w:b/>
                  <w:i/>
                  <w:sz w:val="22"/>
                  <w:szCs w:val="22"/>
                </w:rPr>
                <w:t>Draft</w:t>
              </w:r>
            </w:fldSimple>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tc>
        <w:tc>
          <w:tcPr>
            <w:tcW w:w="7105" w:type="dxa"/>
            <w:gridSpan w:val="2"/>
          </w:tcPr>
          <w:p w14:paraId="6EE7B518" w14:textId="77777777" w:rsidR="00C72EEB" w:rsidRPr="000B533E" w:rsidRDefault="00C72EEB" w:rsidP="00EC1DD6">
            <w:r w:rsidRPr="000B533E">
              <w:rPr>
                <w:b/>
                <w:bCs/>
              </w:rPr>
              <w:t xml:space="preserve">Available at:     </w:t>
            </w:r>
            <w:hyperlink r:id="rId13" w:history="1">
              <w:r w:rsidRPr="000B533E">
                <w:rPr>
                  <w:rStyle w:val="Hyperlink"/>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tc>
        <w:tc>
          <w:tcPr>
            <w:tcW w:w="7105" w:type="dxa"/>
            <w:gridSpan w:val="2"/>
            <w:tcBorders>
              <w:bottom w:val="single" w:sz="4" w:space="0" w:color="auto"/>
            </w:tcBorders>
          </w:tcPr>
          <w:p w14:paraId="44CE69F3" w14:textId="77777777" w:rsidR="00C72EEB" w:rsidRPr="000B533E" w:rsidRDefault="00C72EEB" w:rsidP="00FE39DB">
            <w:pPr>
              <w:rPr>
                <w:b/>
              </w:rPr>
            </w:pPr>
            <w:r w:rsidRPr="000B533E">
              <w:rPr>
                <w:b/>
              </w:rPr>
              <w:t xml:space="preserve">Software Tool:  </w:t>
            </w:r>
            <w:r w:rsidRPr="000B533E">
              <w:t>Microsoft Word 20</w:t>
            </w:r>
            <w:r w:rsidR="00FE39DB" w:rsidRPr="000B533E">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tc>
        <w:tc>
          <w:tcPr>
            <w:tcW w:w="7105" w:type="dxa"/>
            <w:gridSpan w:val="2"/>
          </w:tcPr>
          <w:p w14:paraId="62E759A6" w14:textId="77777777" w:rsidR="00C72EEB" w:rsidRPr="000B533E" w:rsidRDefault="00C72EEB" w:rsidP="00EC1DD6">
            <w:pPr>
              <w:rPr>
                <w:b/>
              </w:rPr>
            </w:pPr>
            <w:r w:rsidRPr="000B533E">
              <w:rPr>
                <w:b/>
              </w:rPr>
              <w:t xml:space="preserve">File(s):               </w:t>
            </w:r>
            <w:r w:rsidR="00A72824" w:rsidRPr="000B533E">
              <w:fldChar w:fldCharType="begin"/>
            </w:r>
            <w:r w:rsidRPr="000B533E">
              <w:instrText xml:space="preserve"> FILENAME </w:instrText>
            </w:r>
            <w:r w:rsidR="00A72824" w:rsidRPr="000B533E">
              <w:fldChar w:fldCharType="separate"/>
            </w:r>
            <w:r w:rsidR="00073C7B">
              <w:rPr>
                <w:noProof/>
              </w:rPr>
              <w:t>d7.5_4IP.docx</w:t>
            </w:r>
            <w:r w:rsidR="00A72824" w:rsidRPr="000B533E">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rPr>
            </w:pPr>
          </w:p>
          <w:p w14:paraId="3F2F3BFD" w14:textId="77777777" w:rsidR="00C72EEB" w:rsidRPr="000B533E" w:rsidRDefault="00C72EEB" w:rsidP="00EC1DD6">
            <w:r w:rsidRPr="000B533E">
              <w:rPr>
                <w:b/>
                <w:bCs/>
              </w:rPr>
              <w:t>Authorship</w:t>
            </w:r>
          </w:p>
        </w:tc>
        <w:tc>
          <w:tcPr>
            <w:tcW w:w="2674" w:type="dxa"/>
          </w:tcPr>
          <w:p w14:paraId="121D3FA4" w14:textId="77777777" w:rsidR="00C72EEB" w:rsidRPr="000B533E" w:rsidRDefault="00C72EEB" w:rsidP="00EC1DD6">
            <w:r w:rsidRPr="000B533E">
              <w:rPr>
                <w:b/>
                <w:bCs/>
              </w:rPr>
              <w:t>Written by:</w:t>
            </w:r>
          </w:p>
        </w:tc>
        <w:tc>
          <w:tcPr>
            <w:tcW w:w="4431" w:type="dxa"/>
          </w:tcPr>
          <w:p w14:paraId="071F2B2E" w14:textId="49C205E6" w:rsidR="00C72EEB" w:rsidRPr="000B533E" w:rsidRDefault="00A72824" w:rsidP="00406435">
            <w:r w:rsidRPr="000B533E">
              <w:fldChar w:fldCharType="begin"/>
            </w:r>
            <w:r w:rsidR="0046323B" w:rsidRPr="000B533E">
              <w:instrText xml:space="preserve"> REF Author </w:instrText>
            </w:r>
            <w:r w:rsidRPr="000B533E">
              <w:fldChar w:fldCharType="separate"/>
            </w:r>
            <w:r w:rsidR="00073C7B" w:rsidRPr="000B533E">
              <w:t xml:space="preserve">Victor Cameo Ponz, </w:t>
            </w:r>
            <w:r w:rsidRPr="000B533E">
              <w:fldChar w:fldCharType="end"/>
            </w:r>
            <w:r w:rsidR="00DC537E" w:rsidRPr="000B533E">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tc>
        <w:tc>
          <w:tcPr>
            <w:tcW w:w="2674" w:type="dxa"/>
          </w:tcPr>
          <w:p w14:paraId="55A6B0EA" w14:textId="77777777" w:rsidR="00C72EEB" w:rsidRPr="000B533E" w:rsidRDefault="00C72EEB" w:rsidP="00EC1DD6">
            <w:r w:rsidRPr="000B533E">
              <w:rPr>
                <w:b/>
                <w:bCs/>
              </w:rPr>
              <w:t>Contributors:</w:t>
            </w:r>
          </w:p>
        </w:tc>
        <w:tc>
          <w:tcPr>
            <w:tcW w:w="4431" w:type="dxa"/>
          </w:tcPr>
          <w:p w14:paraId="46608213" w14:textId="45FD6377" w:rsidR="004B71EB" w:rsidRPr="000B533E" w:rsidRDefault="004B71EB" w:rsidP="004B71EB">
            <w:r w:rsidRPr="000B533E">
              <w:t>Andrew Sunderland, STFC</w:t>
            </w:r>
          </w:p>
          <w:p w14:paraId="702FE4EF" w14:textId="77777777" w:rsidR="00C72EEB" w:rsidRPr="000B533E" w:rsidRDefault="004B71EB" w:rsidP="004B71EB">
            <w:r w:rsidRPr="000B533E">
              <w:t>Arno Proeme, EPCC</w:t>
            </w:r>
          </w:p>
          <w:p w14:paraId="454C9DAB" w14:textId="77777777" w:rsidR="004B71EB" w:rsidRPr="009548E8" w:rsidRDefault="004B71EB" w:rsidP="004B71EB">
            <w:pPr>
              <w:rPr>
                <w:lang w:val="fr-FR"/>
              </w:rPr>
            </w:pPr>
            <w:r w:rsidRPr="009548E8">
              <w:rPr>
                <w:lang w:val="fr-FR"/>
              </w:rPr>
              <w:t>Charles Moulinec, STFC</w:t>
            </w:r>
          </w:p>
          <w:p w14:paraId="5AA20A44" w14:textId="77777777" w:rsidR="004B71EB" w:rsidRPr="009548E8" w:rsidRDefault="004B71EB" w:rsidP="004B71EB">
            <w:pPr>
              <w:rPr>
                <w:lang w:val="fr-FR"/>
              </w:rPr>
            </w:pPr>
            <w:r w:rsidRPr="009548E8">
              <w:rPr>
                <w:lang w:val="fr-FR"/>
              </w:rPr>
              <w:t>Martti Louhivuori, CSC</w:t>
            </w:r>
          </w:p>
          <w:p w14:paraId="0AFBB683" w14:textId="46D1F134" w:rsidR="004B71EB" w:rsidRPr="000B533E" w:rsidRDefault="004B71EB" w:rsidP="00F73D6E">
            <w:pPr>
              <w:tabs>
                <w:tab w:val="center" w:pos="2107"/>
              </w:tabs>
            </w:pPr>
            <w:r w:rsidRPr="000B533E">
              <w:t>Alan Grey,</w:t>
            </w:r>
            <w:r w:rsidR="00F73D6E" w:rsidRPr="000B533E">
              <w:t xml:space="preserve"> EPCC</w:t>
            </w:r>
          </w:p>
          <w:p w14:paraId="4DC8890C" w14:textId="77777777" w:rsidR="004B71EB" w:rsidRPr="000B533E" w:rsidRDefault="004B71EB" w:rsidP="004B71EB">
            <w:r w:rsidRPr="000B533E">
              <w:t>Andrew emerson, CINECA</w:t>
            </w:r>
          </w:p>
          <w:p w14:paraId="4119918D" w14:textId="77777777" w:rsidR="004B71EB" w:rsidRPr="009548E8" w:rsidRDefault="004B71EB" w:rsidP="004B71EB">
            <w:pPr>
              <w:rPr>
                <w:lang w:val="fr-FR"/>
              </w:rPr>
            </w:pPr>
            <w:r w:rsidRPr="009548E8">
              <w:rPr>
                <w:lang w:val="fr-FR"/>
              </w:rPr>
              <w:t>Dimitris Dellis, GRNET</w:t>
            </w:r>
          </w:p>
          <w:p w14:paraId="3CD791E1" w14:textId="77777777" w:rsidR="004B71EB" w:rsidRPr="009548E8" w:rsidRDefault="004B71EB" w:rsidP="004B71EB">
            <w:pPr>
              <w:rPr>
                <w:lang w:val="fr-FR"/>
              </w:rPr>
            </w:pPr>
            <w:r w:rsidRPr="009548E8">
              <w:rPr>
                <w:lang w:val="fr-FR"/>
              </w:rPr>
              <w:t>Valeriu Codreanu, SURFSARA</w:t>
            </w:r>
          </w:p>
          <w:p w14:paraId="32284E39" w14:textId="77777777" w:rsidR="004B71EB" w:rsidRPr="000B533E" w:rsidRDefault="004B71EB" w:rsidP="004B71EB">
            <w:r w:rsidRPr="000B533E">
              <w:t>Jacob Finkenrath, CyI</w:t>
            </w:r>
          </w:p>
          <w:p w14:paraId="408D692E" w14:textId="77777777" w:rsidR="004B71EB" w:rsidRPr="000B533E" w:rsidRDefault="004B71EB" w:rsidP="004B71EB">
            <w:r w:rsidRPr="000B533E">
              <w:t>Janko Strassburg, BSC</w:t>
            </w:r>
          </w:p>
          <w:p w14:paraId="76DDE4A9" w14:textId="72E1D92F" w:rsidR="004B71EB" w:rsidRPr="000B533E" w:rsidRDefault="004B71EB" w:rsidP="004B71EB">
            <w:r w:rsidRPr="000B533E">
              <w:t>Adem Tekin,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tc>
        <w:tc>
          <w:tcPr>
            <w:tcW w:w="2674" w:type="dxa"/>
          </w:tcPr>
          <w:p w14:paraId="3866F446" w14:textId="77777777" w:rsidR="00C72EEB" w:rsidRPr="000B533E" w:rsidRDefault="00C72EEB" w:rsidP="00EC1DD6">
            <w:r w:rsidRPr="000B533E">
              <w:rPr>
                <w:b/>
                <w:bCs/>
              </w:rPr>
              <w:t>Reviewed by:</w:t>
            </w:r>
          </w:p>
        </w:tc>
        <w:tc>
          <w:tcPr>
            <w:tcW w:w="4431" w:type="dxa"/>
          </w:tcPr>
          <w:p w14:paraId="45A7E679" w14:textId="77777777" w:rsidR="006F0F47" w:rsidRPr="000B533E" w:rsidRDefault="006F0F47" w:rsidP="00EC1DD6">
            <w:r w:rsidRPr="000B533E">
              <w:t>Filip Stanek, IT4I</w:t>
            </w:r>
          </w:p>
          <w:p w14:paraId="60B5E816" w14:textId="4BAF870B" w:rsidR="00C72EEB" w:rsidRPr="000B533E" w:rsidRDefault="006F0F47" w:rsidP="00EC1DD6">
            <w:r w:rsidRPr="000B533E">
              <w:t>Thomas Eickermann,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tc>
        <w:tc>
          <w:tcPr>
            <w:tcW w:w="2674" w:type="dxa"/>
            <w:tcBorders>
              <w:bottom w:val="single" w:sz="4" w:space="0" w:color="auto"/>
            </w:tcBorders>
          </w:tcPr>
          <w:p w14:paraId="6F97D809" w14:textId="77777777" w:rsidR="00C72EEB" w:rsidRPr="000B533E" w:rsidRDefault="00C72EEB" w:rsidP="00EC1DD6">
            <w:r w:rsidRPr="000B533E">
              <w:rPr>
                <w:b/>
                <w:bCs/>
              </w:rPr>
              <w:t>Approved by:</w:t>
            </w:r>
          </w:p>
        </w:tc>
        <w:tc>
          <w:tcPr>
            <w:tcW w:w="4431" w:type="dxa"/>
            <w:tcBorders>
              <w:bottom w:val="single" w:sz="4" w:space="0" w:color="auto"/>
            </w:tcBorders>
          </w:tcPr>
          <w:p w14:paraId="2F47D691" w14:textId="77777777" w:rsidR="00C72EEB" w:rsidRPr="000B533E" w:rsidRDefault="00406435" w:rsidP="00EC1DD6">
            <w:r w:rsidRPr="000B533E">
              <w:t>MB/TB</w:t>
            </w:r>
          </w:p>
        </w:tc>
      </w:tr>
    </w:tbl>
    <w:p w14:paraId="6BDC5A50" w14:textId="77777777" w:rsidR="00C72EEB" w:rsidRPr="000B533E" w:rsidRDefault="00C72EEB" w:rsidP="00EC1DD6">
      <w:pPr>
        <w:rPr>
          <w:sz w:val="20"/>
        </w:rPr>
      </w:pPr>
    </w:p>
    <w:p w14:paraId="7F8192CA" w14:textId="77777777" w:rsidR="00F7284B" w:rsidRPr="000B533E" w:rsidRDefault="00F7284B" w:rsidP="00EC1DD6">
      <w:pPr>
        <w:rPr>
          <w:sz w:val="20"/>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r w:rsidRPr="000B533E">
              <w:rPr>
                <w:b/>
                <w:bCs/>
              </w:rPr>
              <w:t>Version</w:t>
            </w:r>
          </w:p>
        </w:tc>
        <w:tc>
          <w:tcPr>
            <w:tcW w:w="2208" w:type="dxa"/>
          </w:tcPr>
          <w:p w14:paraId="6C0BCB16" w14:textId="77777777" w:rsidR="00C72EEB" w:rsidRPr="000B533E" w:rsidRDefault="00C72EEB" w:rsidP="00EC1DD6">
            <w:r w:rsidRPr="000B533E">
              <w:rPr>
                <w:b/>
                <w:bCs/>
              </w:rPr>
              <w:t>Date</w:t>
            </w:r>
          </w:p>
        </w:tc>
        <w:tc>
          <w:tcPr>
            <w:tcW w:w="2212" w:type="dxa"/>
          </w:tcPr>
          <w:p w14:paraId="1B7AFE16" w14:textId="77777777" w:rsidR="00C72EEB" w:rsidRPr="000B533E" w:rsidRDefault="00C72EEB" w:rsidP="00EC1DD6">
            <w:r w:rsidRPr="000B533E">
              <w:rPr>
                <w:b/>
                <w:bCs/>
              </w:rPr>
              <w:t>Status</w:t>
            </w:r>
          </w:p>
        </w:tc>
        <w:tc>
          <w:tcPr>
            <w:tcW w:w="2651" w:type="dxa"/>
          </w:tcPr>
          <w:p w14:paraId="58724577" w14:textId="77777777" w:rsidR="00C72EEB" w:rsidRPr="000B533E" w:rsidRDefault="00C72EEB" w:rsidP="00EC1DD6">
            <w:pPr>
              <w:rPr>
                <w:b/>
              </w:rPr>
            </w:pPr>
            <w:r w:rsidRPr="000B533E">
              <w:rPr>
                <w:b/>
              </w:rPr>
              <w:t>Comments</w:t>
            </w:r>
          </w:p>
        </w:tc>
      </w:tr>
      <w:tr w:rsidR="00C72EEB" w:rsidRPr="000B533E" w14:paraId="5EC5511D" w14:textId="77777777" w:rsidTr="00C554FD">
        <w:tc>
          <w:tcPr>
            <w:tcW w:w="2217" w:type="dxa"/>
          </w:tcPr>
          <w:p w14:paraId="515EB018" w14:textId="77777777" w:rsidR="00C72EEB" w:rsidRPr="000B533E" w:rsidRDefault="00C72EEB" w:rsidP="00EC1DD6">
            <w:r w:rsidRPr="000B533E">
              <w:t>0.1</w:t>
            </w:r>
          </w:p>
        </w:tc>
        <w:tc>
          <w:tcPr>
            <w:tcW w:w="2208" w:type="dxa"/>
          </w:tcPr>
          <w:p w14:paraId="389656F2" w14:textId="4AECA280" w:rsidR="00C72EEB" w:rsidRPr="000B533E" w:rsidRDefault="00C15B44" w:rsidP="004B71EB">
            <w:r>
              <w:t>13</w:t>
            </w:r>
            <w:r w:rsidR="00C72EEB" w:rsidRPr="000B533E">
              <w:t>/</w:t>
            </w:r>
            <w:r w:rsidR="004B71EB" w:rsidRPr="000B533E">
              <w:t>03</w:t>
            </w:r>
            <w:r w:rsidR="00C72EEB" w:rsidRPr="000B533E">
              <w:t>/</w:t>
            </w:r>
            <w:r w:rsidR="004B71EB" w:rsidRPr="000B533E">
              <w:t>2017</w:t>
            </w:r>
          </w:p>
        </w:tc>
        <w:tc>
          <w:tcPr>
            <w:tcW w:w="2212" w:type="dxa"/>
          </w:tcPr>
          <w:p w14:paraId="7A924DAA" w14:textId="77777777" w:rsidR="00C72EEB" w:rsidRPr="000B533E" w:rsidRDefault="00C72EEB" w:rsidP="00EC1DD6">
            <w:r w:rsidRPr="000B533E">
              <w:t>Draft</w:t>
            </w:r>
          </w:p>
        </w:tc>
        <w:tc>
          <w:tcPr>
            <w:tcW w:w="2651" w:type="dxa"/>
          </w:tcPr>
          <w:p w14:paraId="59BA6519" w14:textId="77777777" w:rsidR="00C72EEB" w:rsidRPr="000B533E" w:rsidRDefault="00C72EEB" w:rsidP="00EC1DD6"/>
        </w:tc>
      </w:tr>
      <w:tr w:rsidR="00C72EEB" w:rsidRPr="000B533E" w14:paraId="4D0BCB82" w14:textId="77777777" w:rsidTr="00C554FD">
        <w:tc>
          <w:tcPr>
            <w:tcW w:w="2217" w:type="dxa"/>
          </w:tcPr>
          <w:p w14:paraId="52C5A7FD" w14:textId="77777777" w:rsidR="00C72EEB" w:rsidRPr="000B533E" w:rsidRDefault="00C72EEB" w:rsidP="00EC1DD6">
            <w:r w:rsidRPr="000B533E">
              <w:t>0.2</w:t>
            </w:r>
          </w:p>
        </w:tc>
        <w:tc>
          <w:tcPr>
            <w:tcW w:w="2208" w:type="dxa"/>
          </w:tcPr>
          <w:p w14:paraId="03CA88AE" w14:textId="77777777" w:rsidR="00C72EEB" w:rsidRPr="000B533E" w:rsidRDefault="00C72EEB" w:rsidP="00EC1DD6">
            <w:r w:rsidRPr="000B533E">
              <w:t>DD/Month/YYYY</w:t>
            </w:r>
          </w:p>
        </w:tc>
        <w:tc>
          <w:tcPr>
            <w:tcW w:w="2212" w:type="dxa"/>
          </w:tcPr>
          <w:p w14:paraId="0BEA20AE" w14:textId="77777777" w:rsidR="00C72EEB" w:rsidRPr="000B533E" w:rsidRDefault="00C72EEB" w:rsidP="00EC1DD6"/>
        </w:tc>
        <w:tc>
          <w:tcPr>
            <w:tcW w:w="2651" w:type="dxa"/>
          </w:tcPr>
          <w:p w14:paraId="2FF45FCB" w14:textId="77777777" w:rsidR="00C72EEB" w:rsidRPr="000B533E" w:rsidRDefault="00C72EEB" w:rsidP="00EC1DD6"/>
        </w:tc>
      </w:tr>
      <w:tr w:rsidR="00C72EEB" w:rsidRPr="000B533E" w14:paraId="4C1B0139" w14:textId="77777777" w:rsidTr="00C554FD">
        <w:tc>
          <w:tcPr>
            <w:tcW w:w="2217" w:type="dxa"/>
          </w:tcPr>
          <w:p w14:paraId="588B0F1F" w14:textId="77777777" w:rsidR="00C72EEB" w:rsidRPr="000B533E" w:rsidRDefault="00C72EEB" w:rsidP="00EC1DD6">
            <w:r w:rsidRPr="000B533E">
              <w:t>1.0</w:t>
            </w:r>
          </w:p>
        </w:tc>
        <w:tc>
          <w:tcPr>
            <w:tcW w:w="2208" w:type="dxa"/>
          </w:tcPr>
          <w:p w14:paraId="69CFEA62" w14:textId="77777777" w:rsidR="00C72EEB" w:rsidRPr="000B533E" w:rsidRDefault="00C72EEB" w:rsidP="00EC1DD6">
            <w:r w:rsidRPr="000B533E">
              <w:t>DD/Month/YYYY</w:t>
            </w:r>
          </w:p>
        </w:tc>
        <w:tc>
          <w:tcPr>
            <w:tcW w:w="2212" w:type="dxa"/>
          </w:tcPr>
          <w:p w14:paraId="685F8E70" w14:textId="77777777" w:rsidR="00C72EEB" w:rsidRPr="000B533E" w:rsidRDefault="00C72EEB" w:rsidP="00EC1DD6">
            <w:r w:rsidRPr="000B533E">
              <w:t>Final version</w:t>
            </w:r>
          </w:p>
        </w:tc>
        <w:tc>
          <w:tcPr>
            <w:tcW w:w="2651" w:type="dxa"/>
          </w:tcPr>
          <w:p w14:paraId="34E83A8D" w14:textId="77777777" w:rsidR="00C72EEB" w:rsidRPr="000B533E" w:rsidRDefault="00C72EEB" w:rsidP="00EC1DD6"/>
        </w:tc>
      </w:tr>
    </w:tbl>
    <w:p w14:paraId="37667C76" w14:textId="77777777" w:rsidR="00640498" w:rsidRPr="000B533E" w:rsidRDefault="00640498" w:rsidP="00780429">
      <w:pPr>
        <w:rPr>
          <w:lang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477155365"/>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r w:rsidRPr="000B533E">
              <w:rPr>
                <w:b/>
                <w:bCs/>
              </w:rPr>
              <w:t>Keywords:</w:t>
            </w:r>
          </w:p>
        </w:tc>
        <w:tc>
          <w:tcPr>
            <w:tcW w:w="7071" w:type="dxa"/>
            <w:vAlign w:val="center"/>
          </w:tcPr>
          <w:p w14:paraId="37BDD9BE" w14:textId="4DB3FAE2" w:rsidR="00C72EEB" w:rsidRPr="000B533E" w:rsidRDefault="00C72EEB" w:rsidP="004A7692">
            <w:pPr>
              <w:rPr>
                <w:b/>
              </w:rPr>
            </w:pPr>
            <w:r w:rsidRPr="000B533E">
              <w:t>PRACE, HPC, Research Infrastructure</w:t>
            </w:r>
            <w:r w:rsidR="00230F23" w:rsidRPr="000B533E">
              <w:t xml:space="preserve">, </w:t>
            </w:r>
            <w:r w:rsidR="004A7692" w:rsidRPr="000B533E">
              <w:t>Accelerators, GPU, Xeon Phi, Benchmark suite</w:t>
            </w:r>
          </w:p>
        </w:tc>
      </w:tr>
    </w:tbl>
    <w:p w14:paraId="6FFFF6B0" w14:textId="77777777" w:rsidR="00C72EEB" w:rsidRPr="000B533E" w:rsidRDefault="00C72EEB" w:rsidP="00EC1DD6"/>
    <w:p w14:paraId="49A7A8C9" w14:textId="77777777" w:rsidR="00F12DB6" w:rsidRPr="000B533E" w:rsidRDefault="00F12DB6" w:rsidP="00EC1DD6"/>
    <w:p w14:paraId="400301C2" w14:textId="77777777" w:rsidR="00F12DB6" w:rsidRPr="000B533E" w:rsidRDefault="00F12DB6" w:rsidP="00EC1DD6"/>
    <w:p w14:paraId="4E67480B" w14:textId="77777777" w:rsidR="00F12DB6" w:rsidRPr="000B533E" w:rsidRDefault="00F12DB6" w:rsidP="00EC1DD6"/>
    <w:p w14:paraId="6B439C4B" w14:textId="77777777" w:rsidR="003E59C2" w:rsidRPr="000B533E" w:rsidRDefault="003E59C2" w:rsidP="00EC1DD6"/>
    <w:p w14:paraId="1BCFE255" w14:textId="77777777" w:rsidR="003E59C2" w:rsidRPr="000B533E" w:rsidRDefault="003E59C2" w:rsidP="00EC1DD6"/>
    <w:p w14:paraId="112A9EBD" w14:textId="77777777" w:rsidR="003E59C2" w:rsidRPr="000B533E" w:rsidRDefault="003E59C2" w:rsidP="00EC1DD6"/>
    <w:p w14:paraId="2B18738E" w14:textId="77777777" w:rsidR="003E59C2" w:rsidRPr="000B533E" w:rsidRDefault="003E59C2" w:rsidP="00EC1DD6"/>
    <w:p w14:paraId="6415DF95" w14:textId="77777777" w:rsidR="003E59C2" w:rsidRPr="000B533E" w:rsidRDefault="003E59C2" w:rsidP="00EC1DD6"/>
    <w:p w14:paraId="362F3E88" w14:textId="77777777" w:rsidR="003E59C2" w:rsidRPr="000B533E" w:rsidRDefault="003E59C2" w:rsidP="00EC1DD6"/>
    <w:p w14:paraId="4D7EB45B" w14:textId="77777777" w:rsidR="003E59C2" w:rsidRPr="000B533E" w:rsidRDefault="003E59C2" w:rsidP="00EC1DD6"/>
    <w:p w14:paraId="10D9F5CE" w14:textId="77777777" w:rsidR="003E59C2" w:rsidRPr="000B533E" w:rsidRDefault="003E59C2" w:rsidP="00EC1DD6"/>
    <w:p w14:paraId="14B7A526" w14:textId="77777777" w:rsidR="003E59C2" w:rsidRPr="000B533E" w:rsidRDefault="003E59C2" w:rsidP="00EC1DD6"/>
    <w:p w14:paraId="644756F4" w14:textId="77777777" w:rsidR="005A5EEF" w:rsidRPr="000B533E" w:rsidRDefault="005A5EEF" w:rsidP="00EC1DD6"/>
    <w:p w14:paraId="1FDFB8AB" w14:textId="77777777" w:rsidR="005A5EEF" w:rsidRPr="000B533E" w:rsidRDefault="005A5EEF" w:rsidP="00EC1DD6"/>
    <w:p w14:paraId="64BC2C6B" w14:textId="77777777" w:rsidR="005A5EEF" w:rsidRPr="000B533E" w:rsidRDefault="005A5EEF" w:rsidP="00EC1DD6"/>
    <w:p w14:paraId="2200FCD5" w14:textId="77777777" w:rsidR="00F12DB6" w:rsidRPr="000B533E" w:rsidRDefault="00F12DB6" w:rsidP="00EC1DD6"/>
    <w:p w14:paraId="1AF049CD" w14:textId="77777777" w:rsidR="00F12DB6" w:rsidRPr="000B533E" w:rsidRDefault="00F12DB6" w:rsidP="00EC1DD6"/>
    <w:p w14:paraId="0F4C0FD2" w14:textId="77777777" w:rsidR="00F12DB6" w:rsidRPr="000B533E" w:rsidRDefault="00F12DB6" w:rsidP="00EC1DD6"/>
    <w:p w14:paraId="7407B6AA" w14:textId="77777777" w:rsidR="005A5EEF" w:rsidRPr="000B533E" w:rsidRDefault="005A5EEF" w:rsidP="00EC1DD6"/>
    <w:p w14:paraId="66F78D9E" w14:textId="77777777" w:rsidR="005A5EEF" w:rsidRPr="000B533E" w:rsidRDefault="005A5EEF" w:rsidP="00EC1DD6"/>
    <w:p w14:paraId="4200DBF6" w14:textId="77777777" w:rsidR="003E59C2" w:rsidRPr="000B533E" w:rsidRDefault="003E59C2" w:rsidP="00EC1DD6"/>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rPr>
      </w:pPr>
      <w:r w:rsidRPr="000B533E">
        <w:rPr>
          <w: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r w:rsidRPr="000B533E">
        <w:t>This deliverable has been prepared by the responsible Work Package of the Project in accordance with the Consortium Agreement and the Grant Agreement n°</w:t>
      </w:r>
      <w:r w:rsidR="007B2E1A" w:rsidRPr="000B533E">
        <w:t xml:space="preserve"> </w:t>
      </w:r>
      <w:fldSimple w:instr=" REF ReferenceNo  \* MERGEFORMAT ">
        <w:r w:rsidR="00073C7B" w:rsidRPr="00073C7B">
          <w:t>EINFRA-653838</w:t>
        </w:r>
      </w:fldSimple>
      <w:r w:rsidRPr="000B533E">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rPr>
            </w:pPr>
            <w:r w:rsidRPr="000B533E">
              <w:rPr>
                <w:b/>
              </w:rPr>
              <w:t>Copyright notices</w:t>
            </w:r>
          </w:p>
          <w:p w14:paraId="19C6175B" w14:textId="77777777" w:rsidR="00C72EEB" w:rsidRPr="000B533E" w:rsidRDefault="00C72EEB" w:rsidP="00EC1DD6">
            <w:pPr>
              <w:rPr>
                <w:b/>
              </w:rPr>
            </w:pPr>
          </w:p>
          <w:p w14:paraId="5F7AB2F5" w14:textId="77777777" w:rsidR="00C72EEB" w:rsidRPr="000B533E" w:rsidRDefault="00C72EEB" w:rsidP="007B2E1A">
            <w:pPr>
              <w:spacing w:after="120"/>
              <w:jc w:val="both"/>
            </w:pPr>
            <w:r w:rsidRPr="000B533E">
              <w:sym w:font="Symbol" w:char="F0E3"/>
            </w:r>
            <w:r w:rsidRPr="000B533E">
              <w:t xml:space="preserve"> 20</w:t>
            </w:r>
            <w:r w:rsidR="00F12DB6" w:rsidRPr="000B533E">
              <w:t>1</w:t>
            </w:r>
            <w:r w:rsidR="00EE7F2D" w:rsidRPr="000B533E">
              <w:t>6</w:t>
            </w:r>
            <w:r w:rsidRPr="000B533E">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fldSimple w:instr=" REF ReferenceNo  \* MERGEFORMAT ">
              <w:r w:rsidR="00073C7B" w:rsidRPr="00073C7B">
                <w:t>EINFRA-653838</w:t>
              </w:r>
            </w:fldSimple>
            <w:r w:rsidRPr="000B533E">
              <w:t xml:space="preserve"> for reviewing and dissemination purposes. </w:t>
            </w:r>
          </w:p>
          <w:p w14:paraId="013043FD" w14:textId="77777777" w:rsidR="00C72EEB" w:rsidRPr="000B533E" w:rsidRDefault="00C72EEB" w:rsidP="00314756">
            <w:pPr>
              <w:spacing w:after="120"/>
              <w:jc w:val="both"/>
              <w:rPr>
                <w:sz w:val="20"/>
              </w:rPr>
            </w:pPr>
            <w:r w:rsidRPr="000B533E">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5366"/>
      <w:r w:rsidRPr="000B533E">
        <w:lastRenderedPageBreak/>
        <w:t>Table of Contents</w:t>
      </w:r>
      <w:bookmarkEnd w:id="28"/>
      <w:bookmarkEnd w:id="29"/>
      <w:bookmarkEnd w:id="30"/>
    </w:p>
    <w:p w14:paraId="6A2440C3" w14:textId="77777777" w:rsidR="00C15B44"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TOC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TOC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_Toc477155401 \h </w:instrText>
      </w:r>
      <w:r>
        <w:rPr>
          <w:noProof/>
        </w:rPr>
      </w:r>
      <w:r>
        <w:rPr>
          <w:noProof/>
        </w:rPr>
        <w:fldChar w:fldCharType="separate"/>
      </w:r>
      <w:r w:rsidRPr="00CC7656">
        <w:rPr>
          <w:noProof/>
          <w:lang w:val="fr-FR"/>
        </w:rPr>
        <w:t>9</w:t>
      </w:r>
      <w:r>
        <w:rPr>
          <w:noProof/>
        </w:rPr>
        <w:fldChar w:fldCharType="end"/>
      </w:r>
    </w:p>
    <w:p w14:paraId="2DA7C85A"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3.7.2</w:t>
      </w:r>
      <w:r w:rsidRPr="00CC7656">
        <w:rPr>
          <w:rFonts w:asciiTheme="minorHAnsi" w:eastAsiaTheme="minorEastAsia" w:hAnsiTheme="minorHAnsi" w:cstheme="minorBidi"/>
          <w:i w:val="0"/>
          <w:noProof/>
          <w:sz w:val="24"/>
          <w:szCs w:val="24"/>
          <w:lang w:val="fr-FR" w:eastAsia="en-US"/>
        </w:rPr>
        <w:tab/>
      </w:r>
      <w:r w:rsidRPr="00CC7656">
        <w:rPr>
          <w:noProof/>
          <w:lang w:val="fr-FR"/>
        </w:rPr>
        <w:t>Test cases desctiption</w:t>
      </w:r>
      <w:r w:rsidRPr="00CC7656">
        <w:rPr>
          <w:noProof/>
          <w:lang w:val="fr-FR"/>
        </w:rPr>
        <w:tab/>
      </w:r>
      <w:r>
        <w:rPr>
          <w:noProof/>
        </w:rPr>
        <w:fldChar w:fldCharType="begin"/>
      </w:r>
      <w:r w:rsidRPr="00CC7656">
        <w:rPr>
          <w:noProof/>
          <w:lang w:val="fr-FR"/>
        </w:rPr>
        <w:instrText xml:space="preserve"> PAGEREF _Toc477155402 \h </w:instrText>
      </w:r>
      <w:r>
        <w:rPr>
          <w:noProof/>
        </w:rPr>
      </w:r>
      <w:r>
        <w:rPr>
          <w:noProof/>
        </w:rPr>
        <w:fldChar w:fldCharType="separate"/>
      </w:r>
      <w:r w:rsidRPr="00CC7656">
        <w:rPr>
          <w:noProof/>
          <w:lang w:val="fr-FR"/>
        </w:rPr>
        <w:t>9</w:t>
      </w:r>
      <w:r>
        <w:rPr>
          <w:noProof/>
        </w:rPr>
        <w:fldChar w:fldCharType="end"/>
      </w:r>
    </w:p>
    <w:p w14:paraId="18BDE4D6" w14:textId="77777777" w:rsidR="00C15B44" w:rsidRPr="00CC7656" w:rsidRDefault="00C15B44">
      <w:pPr>
        <w:pStyle w:val="TOC2"/>
        <w:rPr>
          <w:rFonts w:asciiTheme="minorHAnsi" w:eastAsiaTheme="minorEastAsia" w:hAnsiTheme="minorHAnsi" w:cstheme="minorBidi"/>
          <w:b w:val="0"/>
          <w:bCs w:val="0"/>
          <w:sz w:val="24"/>
          <w:szCs w:val="24"/>
          <w:lang w:val="fr-FR" w:eastAsia="en-US"/>
        </w:rPr>
      </w:pPr>
      <w:r w:rsidRPr="00CC7656">
        <w:rPr>
          <w:lang w:val="fr-FR"/>
        </w:rPr>
        <w:t>3.8</w:t>
      </w:r>
      <w:r w:rsidRPr="00CC7656">
        <w:rPr>
          <w:rFonts w:asciiTheme="minorHAnsi" w:eastAsiaTheme="minorEastAsia" w:hAnsiTheme="minorHAnsi" w:cstheme="minorBidi"/>
          <w:b w:val="0"/>
          <w:bCs w:val="0"/>
          <w:sz w:val="24"/>
          <w:szCs w:val="24"/>
          <w:lang w:val="fr-FR" w:eastAsia="en-US"/>
        </w:rPr>
        <w:tab/>
      </w:r>
      <w:r w:rsidRPr="00CC7656">
        <w:rPr>
          <w:lang w:val="fr-FR"/>
        </w:rPr>
        <w:t>QCD</w:t>
      </w:r>
      <w:r w:rsidRPr="00CC7656">
        <w:rPr>
          <w:lang w:val="fr-FR"/>
        </w:rPr>
        <w:tab/>
      </w:r>
      <w:r>
        <w:fldChar w:fldCharType="begin"/>
      </w:r>
      <w:r w:rsidRPr="00CC7656">
        <w:rPr>
          <w:lang w:val="fr-FR"/>
        </w:rPr>
        <w:instrText xml:space="preserve"> PAGEREF _Toc477155403 \h </w:instrText>
      </w:r>
      <w:r>
        <w:fldChar w:fldCharType="separate"/>
      </w:r>
      <w:r w:rsidRPr="00CC7656">
        <w:rPr>
          <w:lang w:val="fr-FR"/>
        </w:rPr>
        <w:t>10</w:t>
      </w:r>
      <w:r>
        <w:fldChar w:fldCharType="end"/>
      </w:r>
    </w:p>
    <w:p w14:paraId="4800ABCD" w14:textId="77777777" w:rsidR="00C15B44" w:rsidRPr="00CC7656" w:rsidRDefault="00C15B44">
      <w:pPr>
        <w:pStyle w:val="TOC3"/>
        <w:rPr>
          <w:rFonts w:asciiTheme="minorHAnsi" w:eastAsiaTheme="minorEastAsia" w:hAnsiTheme="minorHAnsi" w:cstheme="minorBidi"/>
          <w:i w:val="0"/>
          <w:noProof/>
          <w:sz w:val="24"/>
          <w:szCs w:val="24"/>
          <w:lang w:val="fr-FR" w:eastAsia="en-US"/>
        </w:rPr>
      </w:pPr>
      <w:r w:rsidRPr="00CC7656">
        <w:rPr>
          <w:i w:val="0"/>
          <w:noProof/>
          <w:color w:val="000000"/>
          <w:lang w:val="fr-FR"/>
        </w:rPr>
        <w:t>3.8.1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_Toc477155404 \h </w:instrText>
      </w:r>
      <w:r>
        <w:rPr>
          <w:noProof/>
        </w:rPr>
      </w:r>
      <w:r>
        <w:rPr>
          <w:noProof/>
        </w:rPr>
        <w:fldChar w:fldCharType="separate"/>
      </w:r>
      <w:r w:rsidRPr="00CC7656">
        <w:rPr>
          <w:noProof/>
          <w:lang w:val="fr-FR"/>
        </w:rPr>
        <w:t>10</w:t>
      </w:r>
      <w:r>
        <w:rPr>
          <w:noProof/>
        </w:rPr>
        <w:fldChar w:fldCharType="end"/>
      </w:r>
    </w:p>
    <w:p w14:paraId="5CCBAAF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TOC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TOC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TOC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TOC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TOC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rPr>
      </w:pPr>
      <w:r w:rsidRPr="000B533E">
        <w:rPr>
          <w:b/>
          <w:sz w:val="22"/>
          <w:szCs w:val="22"/>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3"/>
      <w:bookmarkEnd w:id="34"/>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0033249B" w:rsidRPr="00E32508">
          <w:rPr>
            <w:rStyle w:val="Hyperlink"/>
            <w:noProof/>
          </w:rPr>
          <w:t>Figure 2 Code_Saturne's performance on KNLs. AMG is used as a solver in V4.2.2.</w:t>
        </w:r>
        <w:r w:rsidR="0033249B">
          <w:rPr>
            <w:noProof/>
            <w:webHidden/>
          </w:rPr>
          <w:tab/>
        </w:r>
        <w:r w:rsidR="0033249B">
          <w:rPr>
            <w:noProof/>
            <w:webHidden/>
          </w:rPr>
          <w:fldChar w:fldCharType="begin"/>
        </w:r>
        <w:r w:rsidR="0033249B">
          <w:rPr>
            <w:noProof/>
            <w:webHidden/>
          </w:rPr>
          <w:instrText xml:space="preserve"> PAGEREF _Toc477154939 \h </w:instrText>
        </w:r>
        <w:r w:rsidR="0033249B">
          <w:rPr>
            <w:noProof/>
            <w:webHidden/>
          </w:rPr>
        </w:r>
        <w:r w:rsidR="0033249B">
          <w:rPr>
            <w:noProof/>
            <w:webHidden/>
          </w:rPr>
          <w:fldChar w:fldCharType="separate"/>
        </w:r>
        <w:r w:rsidR="00073C7B">
          <w:rPr>
            <w:noProof/>
            <w:webHidden/>
          </w:rPr>
          <w:t>16</w:t>
        </w:r>
        <w:r w:rsidR="0033249B">
          <w:rPr>
            <w:noProof/>
            <w:webHidden/>
          </w:rPr>
          <w:fldChar w:fldCharType="end"/>
        </w:r>
      </w:hyperlink>
    </w:p>
    <w:p w14:paraId="367C0E8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0033249B" w:rsidRPr="00E32508">
          <w:rPr>
            <w:rStyle w:val="Hyperlink"/>
            <w:noProof/>
          </w:rPr>
          <w:t>Figure 3 Parallel scaling of GPAW</w:t>
        </w:r>
        <w:r w:rsidR="0033249B">
          <w:rPr>
            <w:noProof/>
            <w:webHidden/>
          </w:rPr>
          <w:tab/>
        </w:r>
        <w:r w:rsidR="0033249B">
          <w:rPr>
            <w:noProof/>
            <w:webHidden/>
          </w:rPr>
          <w:fldChar w:fldCharType="begin"/>
        </w:r>
        <w:r w:rsidR="0033249B">
          <w:rPr>
            <w:noProof/>
            <w:webHidden/>
          </w:rPr>
          <w:instrText xml:space="preserve"> PAGEREF _Toc477154940 \h </w:instrText>
        </w:r>
        <w:r w:rsidR="0033249B">
          <w:rPr>
            <w:noProof/>
            <w:webHidden/>
          </w:rPr>
        </w:r>
        <w:r w:rsidR="0033249B">
          <w:rPr>
            <w:noProof/>
            <w:webHidden/>
          </w:rPr>
          <w:fldChar w:fldCharType="separate"/>
        </w:r>
        <w:r w:rsidR="00073C7B">
          <w:rPr>
            <w:noProof/>
            <w:webHidden/>
          </w:rPr>
          <w:t>17</w:t>
        </w:r>
        <w:r w:rsidR="0033249B">
          <w:rPr>
            <w:noProof/>
            <w:webHidden/>
          </w:rPr>
          <w:fldChar w:fldCharType="end"/>
        </w:r>
      </w:hyperlink>
    </w:p>
    <w:p w14:paraId="5045909B"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0033249B" w:rsidRPr="00E32508">
          <w:rPr>
            <w:rStyle w:val="Hyperlink"/>
            <w:noProof/>
          </w:rPr>
          <w:t>Figure 4 Parallel Scaling for GROMACS GPU</w:t>
        </w:r>
        <w:r w:rsidR="0033249B">
          <w:rPr>
            <w:noProof/>
            <w:webHidden/>
          </w:rPr>
          <w:tab/>
        </w:r>
        <w:r w:rsidR="0033249B">
          <w:rPr>
            <w:noProof/>
            <w:webHidden/>
          </w:rPr>
          <w:fldChar w:fldCharType="begin"/>
        </w:r>
        <w:r w:rsidR="0033249B">
          <w:rPr>
            <w:noProof/>
            <w:webHidden/>
          </w:rPr>
          <w:instrText xml:space="preserve"> PAGEREF _Toc477154941 \h </w:instrText>
        </w:r>
        <w:r w:rsidR="0033249B">
          <w:rPr>
            <w:noProof/>
            <w:webHidden/>
          </w:rPr>
        </w:r>
        <w:r w:rsidR="0033249B">
          <w:rPr>
            <w:noProof/>
            <w:webHidden/>
          </w:rPr>
          <w:fldChar w:fldCharType="separate"/>
        </w:r>
        <w:r w:rsidR="00073C7B">
          <w:rPr>
            <w:noProof/>
            <w:webHidden/>
          </w:rPr>
          <w:t>18</w:t>
        </w:r>
        <w:r w:rsidR="0033249B">
          <w:rPr>
            <w:noProof/>
            <w:webHidden/>
          </w:rPr>
          <w:fldChar w:fldCharType="end"/>
        </w:r>
      </w:hyperlink>
    </w:p>
    <w:p w14:paraId="17C95C0F"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0033249B" w:rsidRPr="00E32508">
          <w:rPr>
            <w:rStyle w:val="Hyperlink"/>
            <w:noProof/>
          </w:rPr>
          <w:t>Figure 5 Results and scalability for NAMD test case A</w:t>
        </w:r>
        <w:r w:rsidR="0033249B">
          <w:rPr>
            <w:noProof/>
            <w:webHidden/>
          </w:rPr>
          <w:tab/>
        </w:r>
        <w:r w:rsidR="0033249B">
          <w:rPr>
            <w:noProof/>
            <w:webHidden/>
          </w:rPr>
          <w:fldChar w:fldCharType="begin"/>
        </w:r>
        <w:r w:rsidR="0033249B">
          <w:rPr>
            <w:noProof/>
            <w:webHidden/>
          </w:rPr>
          <w:instrText xml:space="preserve"> PAGEREF _Toc477154942 \h </w:instrText>
        </w:r>
        <w:r w:rsidR="0033249B">
          <w:rPr>
            <w:noProof/>
            <w:webHidden/>
          </w:rPr>
        </w:r>
        <w:r w:rsidR="0033249B">
          <w:rPr>
            <w:noProof/>
            <w:webHidden/>
          </w:rPr>
          <w:fldChar w:fldCharType="separate"/>
        </w:r>
        <w:r w:rsidR="00073C7B">
          <w:rPr>
            <w:noProof/>
            <w:webHidden/>
          </w:rPr>
          <w:t>19</w:t>
        </w:r>
        <w:r w:rsidR="0033249B">
          <w:rPr>
            <w:noProof/>
            <w:webHidden/>
          </w:rPr>
          <w:fldChar w:fldCharType="end"/>
        </w:r>
      </w:hyperlink>
    </w:p>
    <w:p w14:paraId="22DD65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0033249B" w:rsidRPr="00E32508">
          <w:rPr>
            <w:rStyle w:val="Hyperlink"/>
            <w:noProof/>
          </w:rPr>
          <w:t>Figure 6  Results and scalability for NAMD test case B</w:t>
        </w:r>
        <w:r w:rsidR="0033249B">
          <w:rPr>
            <w:noProof/>
            <w:webHidden/>
          </w:rPr>
          <w:tab/>
        </w:r>
        <w:r w:rsidR="0033249B">
          <w:rPr>
            <w:noProof/>
            <w:webHidden/>
          </w:rPr>
          <w:fldChar w:fldCharType="begin"/>
        </w:r>
        <w:r w:rsidR="0033249B">
          <w:rPr>
            <w:noProof/>
            <w:webHidden/>
          </w:rPr>
          <w:instrText xml:space="preserve"> PAGEREF _Toc477154943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22899085"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0033249B" w:rsidRPr="00E32508">
          <w:rPr>
            <w:rStyle w:val="Hyperlink"/>
            <w:noProof/>
          </w:rPr>
          <w:t>Figure 7 PFARM results on Xeon Phi KNC</w:t>
        </w:r>
        <w:r w:rsidR="0033249B">
          <w:rPr>
            <w:noProof/>
            <w:webHidden/>
          </w:rPr>
          <w:tab/>
        </w:r>
        <w:r w:rsidR="0033249B">
          <w:rPr>
            <w:noProof/>
            <w:webHidden/>
          </w:rPr>
          <w:fldChar w:fldCharType="begin"/>
        </w:r>
        <w:r w:rsidR="0033249B">
          <w:rPr>
            <w:noProof/>
            <w:webHidden/>
          </w:rPr>
          <w:instrText xml:space="preserve"> PAGEREF _Toc477154944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127A0A72"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0033249B" w:rsidRPr="00E32508">
          <w:rPr>
            <w:rStyle w:val="Hyperlink"/>
            <w:noProof/>
          </w:rPr>
          <w:t>Figure 8 PFARM results on GPUs</w:t>
        </w:r>
        <w:r w:rsidR="0033249B">
          <w:rPr>
            <w:noProof/>
            <w:webHidden/>
          </w:rPr>
          <w:tab/>
        </w:r>
        <w:r w:rsidR="0033249B">
          <w:rPr>
            <w:noProof/>
            <w:webHidden/>
          </w:rPr>
          <w:fldChar w:fldCharType="begin"/>
        </w:r>
        <w:r w:rsidR="0033249B">
          <w:rPr>
            <w:noProof/>
            <w:webHidden/>
          </w:rPr>
          <w:instrText xml:space="preserve"> PAGEREF _Toc477154945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6EEF7FD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0033249B" w:rsidRPr="00E32508">
          <w:rPr>
            <w:rStyle w:val="Hyperlink"/>
            <w:noProof/>
          </w:rPr>
          <w:t>Figure 9 Results on Titan</w:t>
        </w:r>
        <w:r w:rsidR="0033249B">
          <w:rPr>
            <w:noProof/>
            <w:webHidden/>
          </w:rPr>
          <w:tab/>
        </w:r>
        <w:r w:rsidR="0033249B">
          <w:rPr>
            <w:noProof/>
            <w:webHidden/>
          </w:rPr>
          <w:fldChar w:fldCharType="begin"/>
        </w:r>
        <w:r w:rsidR="0033249B">
          <w:rPr>
            <w:noProof/>
            <w:webHidden/>
          </w:rPr>
          <w:instrText xml:space="preserve"> PAGEREF _Toc477154946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75095A49"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0033249B" w:rsidRPr="00E32508">
          <w:rPr>
            <w:rStyle w:val="Hyperlink"/>
            <w:noProof/>
          </w:rPr>
          <w:t>Figure 10 New architecture results</w:t>
        </w:r>
        <w:r w:rsidR="0033249B">
          <w:rPr>
            <w:noProof/>
            <w:webHidden/>
          </w:rPr>
          <w:tab/>
        </w:r>
        <w:r w:rsidR="0033249B">
          <w:rPr>
            <w:noProof/>
            <w:webHidden/>
          </w:rPr>
          <w:fldChar w:fldCharType="begin"/>
        </w:r>
        <w:r w:rsidR="0033249B">
          <w:rPr>
            <w:noProof/>
            <w:webHidden/>
          </w:rPr>
          <w:instrText xml:space="preserve"> PAGEREF _Toc477154947 \h </w:instrText>
        </w:r>
        <w:r w:rsidR="0033249B">
          <w:rPr>
            <w:noProof/>
            <w:webHidden/>
          </w:rPr>
        </w:r>
        <w:r w:rsidR="0033249B">
          <w:rPr>
            <w:noProof/>
            <w:webHidden/>
          </w:rPr>
          <w:fldChar w:fldCharType="separate"/>
        </w:r>
        <w:r w:rsidR="00073C7B">
          <w:rPr>
            <w:noProof/>
            <w:webHidden/>
          </w:rPr>
          <w:t>22</w:t>
        </w:r>
        <w:r w:rsidR="0033249B">
          <w:rPr>
            <w:noProof/>
            <w:webHidden/>
          </w:rPr>
          <w:fldChar w:fldCharType="end"/>
        </w:r>
      </w:hyperlink>
    </w:p>
    <w:p w14:paraId="02D99F6E"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0033249B" w:rsidRPr="00E32508">
          <w:rPr>
            <w:rStyle w:val="Hyperlink"/>
            <w:noProof/>
          </w:rPr>
          <w:t>Figure 11 Result of second implementation of QCD on K40m GPU</w:t>
        </w:r>
        <w:r w:rsidR="0033249B">
          <w:rPr>
            <w:noProof/>
            <w:webHidden/>
          </w:rPr>
          <w:tab/>
        </w:r>
        <w:r w:rsidR="0033249B">
          <w:rPr>
            <w:noProof/>
            <w:webHidden/>
          </w:rPr>
          <w:fldChar w:fldCharType="begin"/>
        </w:r>
        <w:r w:rsidR="0033249B">
          <w:rPr>
            <w:noProof/>
            <w:webHidden/>
          </w:rPr>
          <w:instrText xml:space="preserve"> PAGEREF _Toc477154948 \h </w:instrText>
        </w:r>
        <w:r w:rsidR="0033249B">
          <w:rPr>
            <w:noProof/>
            <w:webHidden/>
          </w:rPr>
        </w:r>
        <w:r w:rsidR="0033249B">
          <w:rPr>
            <w:noProof/>
            <w:webHidden/>
          </w:rPr>
          <w:fldChar w:fldCharType="separate"/>
        </w:r>
        <w:r w:rsidR="00073C7B">
          <w:rPr>
            <w:noProof/>
            <w:webHidden/>
          </w:rPr>
          <w:t>23</w:t>
        </w:r>
        <w:r w:rsidR="0033249B">
          <w:rPr>
            <w:noProof/>
            <w:webHidden/>
          </w:rPr>
          <w:fldChar w:fldCharType="end"/>
        </w:r>
      </w:hyperlink>
    </w:p>
    <w:p w14:paraId="71C5EA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0033249B" w:rsidRPr="00E32508">
          <w:rPr>
            <w:rStyle w:val="Hyperlink"/>
            <w:noProof/>
          </w:rPr>
          <w:t>Figure 12 Result of second implementation of QCD on P100 GPU</w:t>
        </w:r>
        <w:r w:rsidR="0033249B">
          <w:rPr>
            <w:noProof/>
            <w:webHidden/>
          </w:rPr>
          <w:tab/>
        </w:r>
        <w:r w:rsidR="0033249B">
          <w:rPr>
            <w:noProof/>
            <w:webHidden/>
          </w:rPr>
          <w:fldChar w:fldCharType="begin"/>
        </w:r>
        <w:r w:rsidR="0033249B">
          <w:rPr>
            <w:noProof/>
            <w:webHidden/>
          </w:rPr>
          <w:instrText xml:space="preserve"> PAGEREF _Toc477154949 \h </w:instrText>
        </w:r>
        <w:r w:rsidR="0033249B">
          <w:rPr>
            <w:noProof/>
            <w:webHidden/>
          </w:rPr>
        </w:r>
        <w:r w:rsidR="0033249B">
          <w:rPr>
            <w:noProof/>
            <w:webHidden/>
          </w:rPr>
          <w:fldChar w:fldCharType="separate"/>
        </w:r>
        <w:r w:rsidR="00073C7B">
          <w:rPr>
            <w:noProof/>
            <w:webHidden/>
          </w:rPr>
          <w:t>24</w:t>
        </w:r>
        <w:r w:rsidR="0033249B">
          <w:rPr>
            <w:noProof/>
            <w:webHidden/>
          </w:rPr>
          <w:fldChar w:fldCharType="end"/>
        </w:r>
      </w:hyperlink>
    </w:p>
    <w:p w14:paraId="50C791D0"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0033249B" w:rsidRPr="00E32508">
          <w:rPr>
            <w:rStyle w:val="Hyperlink"/>
            <w:noProof/>
          </w:rPr>
          <w:t>Figure 13 Result of second implementation of QCD on P100 GPU on larger test case</w:t>
        </w:r>
        <w:r w:rsidR="0033249B">
          <w:rPr>
            <w:noProof/>
            <w:webHidden/>
          </w:rPr>
          <w:tab/>
        </w:r>
        <w:r w:rsidR="0033249B">
          <w:rPr>
            <w:noProof/>
            <w:webHidden/>
          </w:rPr>
          <w:fldChar w:fldCharType="begin"/>
        </w:r>
        <w:r w:rsidR="0033249B">
          <w:rPr>
            <w:noProof/>
            <w:webHidden/>
          </w:rPr>
          <w:instrText xml:space="preserve"> PAGEREF _Toc477154950 \h </w:instrText>
        </w:r>
        <w:r w:rsidR="0033249B">
          <w:rPr>
            <w:noProof/>
            <w:webHidden/>
          </w:rPr>
        </w:r>
        <w:r w:rsidR="0033249B">
          <w:rPr>
            <w:noProof/>
            <w:webHidden/>
          </w:rPr>
          <w:fldChar w:fldCharType="separate"/>
        </w:r>
        <w:r w:rsidR="00073C7B">
          <w:rPr>
            <w:noProof/>
            <w:webHidden/>
          </w:rPr>
          <w:t>25</w:t>
        </w:r>
        <w:r w:rsidR="0033249B">
          <w:rPr>
            <w:noProof/>
            <w:webHidden/>
          </w:rPr>
          <w:fldChar w:fldCharType="end"/>
        </w:r>
      </w:hyperlink>
    </w:p>
    <w:p w14:paraId="1331A94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0033249B" w:rsidRPr="00E32508">
          <w:rPr>
            <w:rStyle w:val="Hyperlink"/>
            <w:noProof/>
          </w:rPr>
          <w:t>Figure 14 Result of second implementation of QCD on KNC</w:t>
        </w:r>
        <w:r w:rsidR="0033249B">
          <w:rPr>
            <w:noProof/>
            <w:webHidden/>
          </w:rPr>
          <w:tab/>
        </w:r>
        <w:r w:rsidR="0033249B">
          <w:rPr>
            <w:noProof/>
            <w:webHidden/>
          </w:rPr>
          <w:fldChar w:fldCharType="begin"/>
        </w:r>
        <w:r w:rsidR="0033249B">
          <w:rPr>
            <w:noProof/>
            <w:webHidden/>
          </w:rPr>
          <w:instrText xml:space="preserve"> PAGEREF _Toc477154951 \h </w:instrText>
        </w:r>
        <w:r w:rsidR="0033249B">
          <w:rPr>
            <w:noProof/>
            <w:webHidden/>
          </w:rPr>
        </w:r>
        <w:r w:rsidR="0033249B">
          <w:rPr>
            <w:noProof/>
            <w:webHidden/>
          </w:rPr>
          <w:fldChar w:fldCharType="separate"/>
        </w:r>
        <w:r w:rsidR="00073C7B">
          <w:rPr>
            <w:noProof/>
            <w:webHidden/>
          </w:rPr>
          <w:t>26</w:t>
        </w:r>
        <w:r w:rsidR="0033249B">
          <w:rPr>
            <w:noProof/>
            <w:webHidden/>
          </w:rPr>
          <w:fldChar w:fldCharType="end"/>
        </w:r>
      </w:hyperlink>
    </w:p>
    <w:p w14:paraId="73373ADD"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0033249B" w:rsidRPr="00E32508">
          <w:rPr>
            <w:rStyle w:val="Hyperlink"/>
            <w:noProof/>
          </w:rPr>
          <w:t>Figure 15 Result of second implementation of QCD on KNL</w:t>
        </w:r>
        <w:r w:rsidR="0033249B">
          <w:rPr>
            <w:noProof/>
            <w:webHidden/>
          </w:rPr>
          <w:tab/>
        </w:r>
        <w:r w:rsidR="0033249B">
          <w:rPr>
            <w:noProof/>
            <w:webHidden/>
          </w:rPr>
          <w:fldChar w:fldCharType="begin"/>
        </w:r>
        <w:r w:rsidR="0033249B">
          <w:rPr>
            <w:noProof/>
            <w:webHidden/>
          </w:rPr>
          <w:instrText xml:space="preserve"> PAGEREF _Toc477154952 \h </w:instrText>
        </w:r>
        <w:r w:rsidR="0033249B">
          <w:rPr>
            <w:noProof/>
            <w:webHidden/>
          </w:rPr>
        </w:r>
        <w:r w:rsidR="0033249B">
          <w:rPr>
            <w:noProof/>
            <w:webHidden/>
          </w:rPr>
          <w:fldChar w:fldCharType="separate"/>
        </w:r>
        <w:r w:rsidR="00073C7B">
          <w:rPr>
            <w:noProof/>
            <w:webHidden/>
          </w:rPr>
          <w:t>27</w:t>
        </w:r>
        <w:r w:rsidR="0033249B">
          <w:rPr>
            <w:noProof/>
            <w:webHidden/>
          </w:rPr>
          <w:fldChar w:fldCharType="end"/>
        </w:r>
      </w:hyperlink>
    </w:p>
    <w:p w14:paraId="28DA3416"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0033249B" w:rsidRPr="00E32508">
          <w:rPr>
            <w:rStyle w:val="Hyperlink"/>
            <w:noProof/>
          </w:rPr>
          <w:t>Figure 16 Result of second implementation of QCD on KNL on a larger test case</w:t>
        </w:r>
        <w:r w:rsidR="0033249B">
          <w:rPr>
            <w:noProof/>
            <w:webHidden/>
          </w:rPr>
          <w:tab/>
        </w:r>
        <w:r w:rsidR="0033249B">
          <w:rPr>
            <w:noProof/>
            <w:webHidden/>
          </w:rPr>
          <w:fldChar w:fldCharType="begin"/>
        </w:r>
        <w:r w:rsidR="0033249B">
          <w:rPr>
            <w:noProof/>
            <w:webHidden/>
          </w:rPr>
          <w:instrText xml:space="preserve"> PAGEREF _Toc477154953 \h </w:instrText>
        </w:r>
        <w:r w:rsidR="0033249B">
          <w:rPr>
            <w:noProof/>
            <w:webHidden/>
          </w:rPr>
        </w:r>
        <w:r w:rsidR="0033249B">
          <w:rPr>
            <w:noProof/>
            <w:webHidden/>
          </w:rPr>
          <w:fldChar w:fldCharType="separate"/>
        </w:r>
        <w:r w:rsidR="00073C7B">
          <w:rPr>
            <w:noProof/>
            <w:webHidden/>
          </w:rPr>
          <w:t>28</w:t>
        </w:r>
        <w:r w:rsidR="0033249B">
          <w:rPr>
            <w:noProof/>
            <w:webHidden/>
          </w:rPr>
          <w:fldChar w:fldCharType="end"/>
        </w:r>
      </w:hyperlink>
    </w:p>
    <w:p w14:paraId="560CF6F3"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0033249B" w:rsidRPr="00E32508">
          <w:rPr>
            <w:rStyle w:val="Hyperlink"/>
            <w:noProof/>
          </w:rPr>
          <w:t>Figure 17 AUSURF performances on GPU</w:t>
        </w:r>
        <w:r w:rsidR="0033249B">
          <w:rPr>
            <w:noProof/>
            <w:webHidden/>
          </w:rPr>
          <w:tab/>
        </w:r>
        <w:r w:rsidR="0033249B">
          <w:rPr>
            <w:noProof/>
            <w:webHidden/>
          </w:rPr>
          <w:fldChar w:fldCharType="begin"/>
        </w:r>
        <w:r w:rsidR="0033249B">
          <w:rPr>
            <w:noProof/>
            <w:webHidden/>
          </w:rPr>
          <w:instrText xml:space="preserve"> PAGEREF _Toc477154954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4A6AA2A4" w14:textId="77777777" w:rsidR="0033249B" w:rsidRDefault="00E43835">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0033249B" w:rsidRPr="00E32508">
          <w:rPr>
            <w:rStyle w:val="Hyperlink"/>
            <w:noProof/>
          </w:rPr>
          <w:t>Figure 18 CNT performances on GPU</w:t>
        </w:r>
        <w:r w:rsidR="0033249B">
          <w:rPr>
            <w:noProof/>
            <w:webHidden/>
          </w:rPr>
          <w:tab/>
        </w:r>
        <w:r w:rsidR="0033249B">
          <w:rPr>
            <w:noProof/>
            <w:webHidden/>
          </w:rPr>
          <w:fldChar w:fldCharType="begin"/>
        </w:r>
        <w:r w:rsidR="0033249B">
          <w:rPr>
            <w:noProof/>
            <w:webHidden/>
          </w:rPr>
          <w:instrText xml:space="preserve"> PAGEREF _Toc477154955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050E20E3" w14:textId="7B907499" w:rsidR="00C72EEB" w:rsidRPr="000B533E" w:rsidRDefault="00A72824" w:rsidP="00EC1DD6">
      <w:r w:rsidRPr="000B533E">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r w:rsidRPr="000B533E">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5369"/>
      <w:r w:rsidRPr="000B533E">
        <w:lastRenderedPageBreak/>
        <w:t>References and Applicable Documents</w:t>
      </w:r>
      <w:bookmarkEnd w:id="39"/>
      <w:bookmarkEnd w:id="40"/>
      <w:bookmarkEnd w:id="41"/>
      <w:bookmarkEnd w:id="42"/>
      <w:bookmarkEnd w:id="43"/>
    </w:p>
    <w:p w14:paraId="4F44422C" w14:textId="75560B9A" w:rsidR="00C72EEB" w:rsidRPr="000B533E" w:rsidRDefault="00E43835" w:rsidP="005A29DB">
      <w:pPr>
        <w:numPr>
          <w:ilvl w:val="0"/>
          <w:numId w:val="2"/>
        </w:numPr>
        <w:spacing w:after="60"/>
        <w:ind w:left="567" w:hanging="567"/>
        <w:rPr>
          <w:snapToGrid w:val="0"/>
        </w:rPr>
      </w:pPr>
      <w:hyperlink r:id="rId14" w:history="1">
        <w:bookmarkStart w:id="44" w:name="_Ref477156108"/>
        <w:r w:rsidR="00CC7656" w:rsidRPr="00E551ED">
          <w:rPr>
            <w:rStyle w:val="Hyperlink"/>
          </w:rPr>
          <w:t>http://www.prace-ri.eu</w:t>
        </w:r>
        <w:bookmarkEnd w:id="44"/>
      </w:hyperlink>
      <w:r w:rsidR="007933A0" w:rsidRPr="000B533E">
        <w:rPr>
          <w:snapToGrid w:val="0"/>
        </w:rPr>
        <w:t xml:space="preserve"> </w:t>
      </w:r>
    </w:p>
    <w:p w14:paraId="08AB7D83" w14:textId="3C6BCE1D" w:rsidR="00C72EEB" w:rsidRPr="000B533E" w:rsidRDefault="002432A7" w:rsidP="002432A7">
      <w:pPr>
        <w:numPr>
          <w:ilvl w:val="0"/>
          <w:numId w:val="2"/>
        </w:numPr>
        <w:spacing w:after="60"/>
        <w:ind w:left="567" w:hanging="567"/>
        <w:rPr>
          <w:snapToGrid w:val="0"/>
        </w:rPr>
      </w:pPr>
      <w:bookmarkStart w:id="45" w:name="_Ref476982133"/>
      <w:r w:rsidRPr="000B533E">
        <w:rPr>
          <w:snapToGrid w:val="0"/>
        </w:rPr>
        <w:t xml:space="preserve">The Unified European Application Benchmark Suite – </w:t>
      </w:r>
      <w:hyperlink r:id="rId15" w:history="1">
        <w:r w:rsidR="007D6309" w:rsidRPr="000B533E">
          <w:rPr>
            <w:rStyle w:val="Hyperlink"/>
            <w:snapToGrid w:val="0"/>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rPr>
      </w:pPr>
      <w:bookmarkStart w:id="46" w:name="_Ref476982292"/>
      <w:r w:rsidRPr="000B533E">
        <w:rPr>
          <w:snapToGrid w:val="0"/>
        </w:rPr>
        <w:t>D7.4 Unified European Applications Benchmark Suite – Mark Bull et al. – 2013</w:t>
      </w:r>
      <w:bookmarkEnd w:id="46"/>
    </w:p>
    <w:p w14:paraId="35FAB0CE" w14:textId="1D116DCC" w:rsidR="00C72EEB" w:rsidRPr="000B533E" w:rsidRDefault="00E43835" w:rsidP="005A29DB">
      <w:pPr>
        <w:numPr>
          <w:ilvl w:val="0"/>
          <w:numId w:val="2"/>
        </w:numPr>
        <w:spacing w:after="60"/>
        <w:ind w:left="567" w:hanging="567"/>
        <w:rPr>
          <w:snapToGrid w:val="0"/>
        </w:rPr>
      </w:pPr>
      <w:hyperlink r:id="rId16" w:history="1">
        <w:bookmarkStart w:id="47" w:name="_Ref476982100"/>
        <w:r w:rsidR="000D6EC7" w:rsidRPr="000B533E">
          <w:rPr>
            <w:rStyle w:val="Hyperlink"/>
            <w:szCs w:val="22"/>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"https://userinfo.surfsara.nl/systems/cartesius/description" </w:instrText>
      </w:r>
      <w:r w:rsidRPr="000B533E">
        <w:rPr>
          <w:snapToGrid w:val="0"/>
        </w:rPr>
        <w:fldChar w:fldCharType="separate"/>
      </w:r>
      <w:r w:rsidRPr="000B533E">
        <w:rPr>
          <w:rStyle w:val="Hyperlink"/>
          <w:snapToGrid w:val="0"/>
        </w:rPr>
        <w:t>https://userinfo.surfsara.nl/systems/cartesius/description</w:t>
      </w:r>
      <w:bookmarkEnd w:id="48"/>
      <w:r w:rsidRPr="000B533E">
        <w:rPr>
          <w:snapToGrid w:val="0"/>
        </w:rPr>
        <w:fldChar w:fldCharType="end"/>
      </w:r>
    </w:p>
    <w:p w14:paraId="462583F1" w14:textId="5AC9FE8E" w:rsidR="001F3ADD" w:rsidRPr="000B533E" w:rsidRDefault="00FB765C" w:rsidP="001F3ADD">
      <w:pPr>
        <w:numPr>
          <w:ilvl w:val="0"/>
          <w:numId w:val="2"/>
        </w:numPr>
        <w:spacing w:after="60"/>
        <w:ind w:left="567" w:hanging="567"/>
        <w:rPr>
          <w:snapToGrid w:val="0"/>
        </w:rPr>
      </w:pPr>
      <w:bookmarkStart w:id="49" w:name="_Ref476984580"/>
      <w:r w:rsidRPr="000B533E">
        <w:rPr>
          <w:snapToGrid w:val="0"/>
        </w:rPr>
        <w:t xml:space="preserve">MareNostrum III User’s Guide Barcelona Supercomputing Center – </w:t>
      </w:r>
      <w:hyperlink r:id="rId17" w:history="1">
        <w:r w:rsidR="001F3ADD" w:rsidRPr="000B533E">
          <w:rPr>
            <w:rStyle w:val="Hyperlink"/>
            <w:snapToGrid w:val="0"/>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"http://www.idris.fr/eng/ouessant/" </w:instrText>
      </w:r>
      <w:r w:rsidRPr="000B533E">
        <w:rPr>
          <w:snapToGrid w:val="0"/>
        </w:rPr>
        <w:fldChar w:fldCharType="separate"/>
      </w:r>
      <w:r w:rsidRPr="000B533E">
        <w:rPr>
          <w:rStyle w:val="Hyperlink"/>
          <w:snapToGrid w:val="0"/>
        </w:rPr>
        <w:t>http://www.idris.fr/eng/ouessant/</w:t>
      </w:r>
      <w:bookmarkEnd w:id="50"/>
      <w:r w:rsidRPr="000B533E">
        <w:rPr>
          <w:snapToGrid w:val="0"/>
        </w:rPr>
        <w:fldChar w:fldCharType="end"/>
      </w:r>
    </w:p>
    <w:p w14:paraId="59169FFC" w14:textId="4789CFA1" w:rsidR="008410AC" w:rsidRPr="000B533E" w:rsidRDefault="00065F79" w:rsidP="001F3ADD">
      <w:pPr>
        <w:numPr>
          <w:ilvl w:val="0"/>
          <w:numId w:val="2"/>
        </w:numPr>
        <w:spacing w:after="60"/>
        <w:ind w:left="567" w:hanging="567"/>
        <w:rPr>
          <w:snapToGrid w:val="0"/>
        </w:rPr>
      </w:pPr>
      <w:bookmarkStart w:id="51" w:name="_Ref476987482"/>
      <w:r w:rsidRPr="000B533E">
        <w:rPr>
          <w:snapToGrid w:val="0"/>
        </w:rPr>
        <w:t xml:space="preserve">PFARM reference – </w:t>
      </w:r>
      <w:hyperlink r:id="rId18" w:history="1">
        <w:r w:rsidR="00396AB1" w:rsidRPr="000B533E">
          <w:rPr>
            <w:rStyle w:val="Hyperlink"/>
            <w:snapToGrid w:val="0"/>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rPr>
      </w:pPr>
      <w:bookmarkStart w:id="52" w:name="_Ref476989175"/>
      <w:r w:rsidRPr="000B533E">
        <w:rPr>
          <w:snapToGrid w:val="0"/>
        </w:rPr>
        <w:t>Solvent-Driven Preferential Association of Lignin with Regions of Crystalline Cellulose in Molecular Dynamics Simulation – Benjamin Lindner et al. – Biomacromolecules, 2013</w:t>
      </w:r>
      <w:bookmarkEnd w:id="52"/>
    </w:p>
    <w:p w14:paraId="7F4DA7CF" w14:textId="2451A4E9" w:rsidR="006D0AE9" w:rsidRPr="000B533E" w:rsidRDefault="006D0AE9" w:rsidP="00FB765C">
      <w:pPr>
        <w:numPr>
          <w:ilvl w:val="0"/>
          <w:numId w:val="2"/>
        </w:numPr>
        <w:spacing w:after="60"/>
        <w:ind w:left="567" w:hanging="567"/>
        <w:rPr>
          <w:snapToGrid w:val="0"/>
        </w:rPr>
      </w:pPr>
      <w:bookmarkStart w:id="53" w:name="_Ref476989447"/>
      <w:r w:rsidRPr="000B533E">
        <w:rPr>
          <w:snapToGrid w:val="0"/>
        </w:rPr>
        <w:t xml:space="preserve">NAMD website – </w:t>
      </w:r>
      <w:hyperlink r:id="rId19" w:history="1">
        <w:r w:rsidRPr="000B533E">
          <w:rPr>
            <w:rStyle w:val="Hyperlink"/>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rPr>
      </w:pPr>
      <w:r w:rsidRPr="000B533E">
        <w:t xml:space="preserve">SHOC source repository </w:t>
      </w:r>
      <w:r w:rsidRPr="000B533E">
        <w:rPr>
          <w:snapToGrid w:val="0"/>
        </w:rPr>
        <w:t xml:space="preserve">– </w:t>
      </w:r>
      <w:hyperlink r:id="rId20" w:history="1">
        <w:r w:rsidR="00F16A65" w:rsidRPr="000B533E">
          <w:rPr>
            <w:rStyle w:val="Hyperlink"/>
          </w:rPr>
          <w:t>https://github.com/vetter/shoc</w:t>
        </w:r>
      </w:hyperlink>
    </w:p>
    <w:p w14:paraId="61DF9584" w14:textId="5BDCB9BC" w:rsidR="00F16A65" w:rsidRPr="000B533E" w:rsidRDefault="00F16A65" w:rsidP="00F16A65">
      <w:pPr>
        <w:numPr>
          <w:ilvl w:val="0"/>
          <w:numId w:val="2"/>
        </w:numPr>
        <w:spacing w:after="60"/>
        <w:ind w:left="567" w:hanging="567"/>
        <w:rPr>
          <w:snapToGrid w:val="0"/>
        </w:rPr>
      </w:pPr>
      <w:bookmarkStart w:id="54" w:name="_Ref477103549"/>
      <w:r w:rsidRPr="000B533E">
        <w:rPr>
          <w:snapToGrid w:val="0"/>
        </w:rPr>
        <w:t>Parallelizing the QUDA Library for Multi-GPU Calculations in Lattice Quantum Chromodynamics – R. Babbich, M. Clark and B. Joo – SC 10 (Supercomputing 2010</w:t>
      </w:r>
      <w:r w:rsidR="001B0213" w:rsidRPr="000B533E">
        <w:rPr>
          <w:snapToGrid w:val="0"/>
        </w:rPr>
        <w:t>)</w:t>
      </w:r>
      <w:bookmarkEnd w:id="54"/>
    </w:p>
    <w:p w14:paraId="4A5044A6" w14:textId="245A1B4E" w:rsidR="001B0213" w:rsidRPr="000B533E" w:rsidRDefault="001B0213" w:rsidP="006A47D4">
      <w:pPr>
        <w:numPr>
          <w:ilvl w:val="0"/>
          <w:numId w:val="2"/>
        </w:numPr>
        <w:spacing w:after="60"/>
        <w:ind w:left="567" w:hanging="567"/>
        <w:rPr>
          <w:snapToGrid w:val="0"/>
        </w:rPr>
      </w:pPr>
      <w:bookmarkStart w:id="55" w:name="_Ref477103568"/>
      <w:r w:rsidRPr="000B533E">
        <w:rPr>
          <w:snapToGrid w:val="0"/>
        </w:rPr>
        <w:t>Lattice QCD on Intel Xeon Phi –</w:t>
      </w:r>
      <w:r w:rsidR="006A47D4" w:rsidRPr="000B533E">
        <w:rPr>
          <w:snapToGrid w:val="0"/>
        </w:rPr>
        <w:t xml:space="preserve"> B. Joo, D. D. Kalamkar, K. Vaidyanathan, M. Smelyanskiy, K. Pamnany, V. W. Lee, P. Dubey, W. Watson III</w:t>
      </w:r>
      <w:r w:rsidRPr="000B533E">
        <w:rPr>
          <w:snapToGrid w:val="0"/>
        </w:rPr>
        <w:t xml:space="preserve"> – International Supercomputing Conference (ISC’13), 2013</w:t>
      </w:r>
      <w:bookmarkEnd w:id="55"/>
    </w:p>
    <w:p w14:paraId="6D5D9ABC" w14:textId="77777777" w:rsidR="00C72EEB" w:rsidRPr="000B533E" w:rsidRDefault="00C72EEB" w:rsidP="00EC1DD6">
      <w:pPr>
        <w:rPr>
          <w:snapToGrid w:val="0"/>
        </w:rPr>
      </w:pPr>
    </w:p>
    <w:p w14:paraId="61ED6943" w14:textId="09D35D96" w:rsidR="008A173E" w:rsidRPr="000B533E" w:rsidRDefault="00C72EEB" w:rsidP="001B328D">
      <w:pPr>
        <w:pStyle w:val="Heading10"/>
        <w:tabs>
          <w:tab w:val="clear" w:pos="432"/>
        </w:tabs>
      </w:pPr>
      <w:bookmarkStart w:id="56" w:name="_Toc75287379"/>
      <w:bookmarkStart w:id="57" w:name="_Toc194478746"/>
      <w:bookmarkStart w:id="58" w:name="_Toc376680008"/>
      <w:bookmarkStart w:id="59" w:name="_Toc47715537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rPr>
      </w:pPr>
      <w:r w:rsidRPr="000B533E">
        <w:rPr>
          <w:rFonts w:ascii="Arial" w:hAnsi="Arial" w:cs="Arial"/>
        </w:rPr>
        <w:t>aisbl</w:t>
      </w:r>
      <w:r w:rsidRPr="000B533E">
        <w:rPr>
          <w:rFonts w:ascii="Arial" w:hAnsi="Arial" w:cs="Arial"/>
        </w:rPr>
        <w:tab/>
      </w:r>
      <w:r w:rsidRPr="000B533E">
        <w:rPr>
          <w:rFonts w:ascii="Arial" w:hAnsi="Arial" w:cs="Arial"/>
        </w:rPr>
        <w:tab/>
        <w:t>Association International Sans But Lucratif</w:t>
      </w:r>
      <w:r w:rsidRPr="000B533E">
        <w:rPr>
          <w:rFonts w:ascii="Courier New" w:hAnsi="Courier New" w:cs="Courier New"/>
          <w:sz w:val="20"/>
          <w:szCs w:val="20"/>
        </w:rPr>
        <w:t xml:space="preserve"> </w:t>
      </w:r>
      <w:r w:rsidRPr="000B533E">
        <w:rPr>
          <w:rFonts w:ascii="Courier New" w:hAnsi="Courier New" w:cs="Courier New"/>
          <w:sz w:val="20"/>
          <w:szCs w:val="20"/>
        </w:rPr>
        <w:br/>
        <w:t xml:space="preserve"> </w:t>
      </w:r>
      <w:r w:rsidRPr="000B533E">
        <w:rPr>
          <w:rFonts w:ascii="Courier New" w:hAnsi="Courier New" w:cs="Courier New"/>
          <w:sz w:val="20"/>
          <w:szCs w:val="20"/>
        </w:rPr>
        <w:tab/>
      </w:r>
      <w:r w:rsidRPr="000B533E">
        <w:rPr>
          <w:rFonts w:ascii="Courier New" w:hAnsi="Courier New" w:cs="Courier New"/>
          <w:sz w:val="20"/>
          <w:szCs w:val="20"/>
        </w:rPr>
        <w:tab/>
      </w:r>
      <w:r w:rsidRPr="000B533E">
        <w:rPr>
          <w:rFonts w:ascii="Arial" w:hAnsi="Arial" w:cs="Arial"/>
        </w:rPr>
        <w:t>(legal form of the PRACE-RI)</w:t>
      </w:r>
    </w:p>
    <w:p w14:paraId="5D3F4C4F" w14:textId="77777777" w:rsidR="000673BA" w:rsidRPr="000B533E" w:rsidRDefault="000673BA" w:rsidP="000673BA">
      <w:pPr>
        <w:rPr>
          <w:rFonts w:ascii="Arial" w:hAnsi="Arial" w:cs="Arial"/>
        </w:rPr>
      </w:pPr>
      <w:r w:rsidRPr="000B533E">
        <w:rPr>
          <w:rFonts w:ascii="Arial" w:hAnsi="Arial" w:cs="Arial"/>
        </w:rPr>
        <w:t>BCO</w:t>
      </w:r>
      <w:r w:rsidRPr="000B533E">
        <w:rPr>
          <w:rFonts w:ascii="Arial" w:hAnsi="Arial" w:cs="Arial"/>
        </w:rPr>
        <w:tab/>
      </w:r>
      <w:r w:rsidRPr="000B533E">
        <w:rPr>
          <w:rFonts w:ascii="Arial" w:hAnsi="Arial" w:cs="Arial"/>
        </w:rPr>
        <w:tab/>
        <w:t xml:space="preserve">Benchmark Code Owner </w:t>
      </w:r>
    </w:p>
    <w:p w14:paraId="605F4857" w14:textId="77777777" w:rsidR="000673BA" w:rsidRPr="000B533E" w:rsidRDefault="000673BA" w:rsidP="000673BA">
      <w:pPr>
        <w:rPr>
          <w:rFonts w:ascii="Arial" w:hAnsi="Arial" w:cs="Arial"/>
        </w:rPr>
      </w:pPr>
      <w:r w:rsidRPr="000B533E">
        <w:rPr>
          <w:rFonts w:ascii="Arial" w:hAnsi="Arial" w:cs="Arial"/>
        </w:rPr>
        <w:t>CoE</w:t>
      </w:r>
      <w:r w:rsidRPr="000B533E">
        <w:rPr>
          <w:rFonts w:ascii="Arial" w:hAnsi="Arial" w:cs="Arial"/>
        </w:rPr>
        <w:tab/>
      </w:r>
      <w:r w:rsidRPr="000B533E">
        <w:rPr>
          <w:rFonts w:ascii="Arial" w:hAnsi="Arial" w:cs="Arial"/>
        </w:rPr>
        <w:tab/>
        <w:t xml:space="preserve">Center of Excellence </w:t>
      </w:r>
    </w:p>
    <w:p w14:paraId="4267230C" w14:textId="77777777" w:rsidR="000673BA" w:rsidRPr="000B533E" w:rsidRDefault="000673BA" w:rsidP="000673BA">
      <w:pPr>
        <w:rPr>
          <w:rFonts w:ascii="Arial" w:hAnsi="Arial" w:cs="Arial"/>
        </w:rPr>
      </w:pPr>
      <w:r w:rsidRPr="000B533E">
        <w:rPr>
          <w:rFonts w:ascii="Arial" w:hAnsi="Arial" w:cs="Arial"/>
        </w:rPr>
        <w:t>CPU</w:t>
      </w:r>
      <w:r w:rsidRPr="000B533E">
        <w:rPr>
          <w:rFonts w:ascii="Arial" w:hAnsi="Arial" w:cs="Arial"/>
        </w:rPr>
        <w:tab/>
      </w:r>
      <w:r w:rsidRPr="000B533E">
        <w:rPr>
          <w:rFonts w:ascii="Arial" w:hAnsi="Arial" w:cs="Arial"/>
        </w:rPr>
        <w:tab/>
        <w:t>Central Processing Unit</w:t>
      </w:r>
    </w:p>
    <w:p w14:paraId="09B85D5A" w14:textId="77777777" w:rsidR="000673BA" w:rsidRPr="000B533E" w:rsidRDefault="000673BA" w:rsidP="000673BA">
      <w:pPr>
        <w:rPr>
          <w:rFonts w:ascii="Arial" w:hAnsi="Arial" w:cs="Arial"/>
        </w:rPr>
      </w:pPr>
      <w:r w:rsidRPr="000B533E">
        <w:rPr>
          <w:rFonts w:ascii="Arial" w:hAnsi="Arial" w:cs="Arial"/>
        </w:rPr>
        <w:t>CUDA</w:t>
      </w:r>
      <w:r w:rsidRPr="000B533E">
        <w:rPr>
          <w:rFonts w:ascii="Arial" w:hAnsi="Arial" w:cs="Arial"/>
        </w:rPr>
        <w:tab/>
      </w:r>
      <w:r w:rsidRPr="000B533E">
        <w:rPr>
          <w:rFonts w:ascii="Arial" w:hAnsi="Arial" w:cs="Arial"/>
        </w:rPr>
        <w:tab/>
        <w:t>Compute Unified Device Architecture (NVIDIA)</w:t>
      </w:r>
    </w:p>
    <w:p w14:paraId="00E1FEF2" w14:textId="77777777" w:rsidR="000673BA" w:rsidRPr="000B533E" w:rsidRDefault="000673BA" w:rsidP="000673BA">
      <w:pPr>
        <w:rPr>
          <w:rFonts w:ascii="Arial" w:hAnsi="Arial" w:cs="Arial"/>
        </w:rPr>
      </w:pPr>
      <w:r w:rsidRPr="000B533E">
        <w:rPr>
          <w:rFonts w:ascii="Arial" w:hAnsi="Arial" w:cs="Arial"/>
        </w:rPr>
        <w:t>DARPA</w:t>
      </w:r>
      <w:r w:rsidRPr="000B533E">
        <w:rPr>
          <w:rFonts w:ascii="Arial" w:hAnsi="Arial" w:cs="Arial"/>
        </w:rPr>
        <w:tab/>
        <w:t>Defense Advanced Research Projects Agency</w:t>
      </w:r>
    </w:p>
    <w:p w14:paraId="78FE34B2" w14:textId="77777777" w:rsidR="000673BA" w:rsidRPr="000B533E" w:rsidRDefault="000673BA" w:rsidP="000673BA">
      <w:pPr>
        <w:ind w:left="1418" w:hanging="1418"/>
        <w:rPr>
          <w:rFonts w:ascii="Arial" w:hAnsi="Arial" w:cs="Arial"/>
        </w:rPr>
      </w:pPr>
      <w:r w:rsidRPr="000B533E">
        <w:rPr>
          <w:rFonts w:ascii="Arial" w:hAnsi="Arial" w:cs="Arial"/>
        </w:rPr>
        <w:t>DEISA</w:t>
      </w:r>
      <w:r w:rsidRPr="000B533E">
        <w:rPr>
          <w:rFonts w:ascii="Arial" w:hAnsi="Arial" w:cs="Arial"/>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rPr>
      </w:pPr>
      <w:r w:rsidRPr="000B533E">
        <w:rPr>
          <w:rFonts w:ascii="Arial" w:hAnsi="Arial" w:cs="Arial"/>
        </w:rPr>
        <w:t>DoA</w:t>
      </w:r>
      <w:r w:rsidRPr="000B533E">
        <w:rPr>
          <w:rFonts w:ascii="Arial" w:hAnsi="Arial" w:cs="Arial"/>
        </w:rPr>
        <w:tab/>
      </w:r>
      <w:r w:rsidRPr="000B533E">
        <w:rPr>
          <w:rFonts w:ascii="Arial" w:hAnsi="Arial" w:cs="Arial"/>
        </w:rPr>
        <w:tab/>
        <w:t>Description of Action (formerly known as DoW)</w:t>
      </w:r>
    </w:p>
    <w:p w14:paraId="5279A49C" w14:textId="77777777" w:rsidR="000673BA" w:rsidRPr="000B533E" w:rsidRDefault="000673BA" w:rsidP="000673BA">
      <w:pPr>
        <w:rPr>
          <w:rFonts w:ascii="Arial" w:hAnsi="Arial" w:cs="Arial"/>
        </w:rPr>
      </w:pPr>
      <w:r w:rsidRPr="000B533E">
        <w:rPr>
          <w:rFonts w:ascii="Arial" w:hAnsi="Arial" w:cs="Arial"/>
        </w:rPr>
        <w:t>EC</w:t>
      </w:r>
      <w:r w:rsidRPr="000B533E">
        <w:rPr>
          <w:rFonts w:ascii="Arial" w:hAnsi="Arial" w:cs="Arial"/>
        </w:rPr>
        <w:tab/>
      </w:r>
      <w:r w:rsidRPr="000B533E">
        <w:rPr>
          <w:rFonts w:ascii="Arial" w:hAnsi="Arial" w:cs="Arial"/>
        </w:rPr>
        <w:tab/>
        <w:t>European Commission</w:t>
      </w:r>
    </w:p>
    <w:p w14:paraId="1FACE31E" w14:textId="77777777" w:rsidR="000673BA" w:rsidRPr="000B533E" w:rsidRDefault="000673BA" w:rsidP="000673BA">
      <w:pPr>
        <w:rPr>
          <w:rFonts w:ascii="Arial" w:hAnsi="Arial" w:cs="Arial"/>
        </w:rPr>
      </w:pPr>
      <w:r w:rsidRPr="000B533E">
        <w:rPr>
          <w:rFonts w:ascii="Arial" w:hAnsi="Arial" w:cs="Arial"/>
        </w:rPr>
        <w:t>EESI</w:t>
      </w:r>
      <w:r w:rsidRPr="000B533E">
        <w:rPr>
          <w:rFonts w:ascii="Arial" w:hAnsi="Arial" w:cs="Arial"/>
        </w:rPr>
        <w:tab/>
      </w:r>
      <w:r w:rsidRPr="000B533E">
        <w:rPr>
          <w:rFonts w:ascii="Arial" w:hAnsi="Arial" w:cs="Arial"/>
        </w:rPr>
        <w:tab/>
        <w:t>European Exascale Software Initiative</w:t>
      </w:r>
    </w:p>
    <w:p w14:paraId="4691C5B2" w14:textId="77777777" w:rsidR="000673BA" w:rsidRPr="000B533E" w:rsidRDefault="000673BA" w:rsidP="000673BA">
      <w:pPr>
        <w:rPr>
          <w:rFonts w:ascii="Arial" w:hAnsi="Arial" w:cs="Arial"/>
        </w:rPr>
      </w:pPr>
      <w:r w:rsidRPr="000B533E">
        <w:rPr>
          <w:rFonts w:ascii="Arial" w:hAnsi="Arial" w:cs="Arial"/>
        </w:rPr>
        <w:t>EoI</w:t>
      </w:r>
      <w:r w:rsidRPr="000B533E">
        <w:rPr>
          <w:rFonts w:ascii="Arial" w:hAnsi="Arial" w:cs="Arial"/>
        </w:rPr>
        <w:tab/>
      </w:r>
      <w:r w:rsidRPr="000B533E">
        <w:rPr>
          <w:rFonts w:ascii="Arial" w:hAnsi="Arial" w:cs="Arial"/>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ESFRI</w:t>
      </w:r>
      <w:r w:rsidRPr="000B533E">
        <w:rPr>
          <w:rFonts w:ascii="Arial" w:hAnsi="Arial" w:cs="Arial"/>
          <w:szCs w:val="22"/>
        </w:rPr>
        <w:tab/>
        <w:t xml:space="preserve">European Strategy Forum on Research Infrastructures </w:t>
      </w:r>
    </w:p>
    <w:p w14:paraId="5AD6C3EB" w14:textId="77777777" w:rsidR="000673BA" w:rsidRPr="000B533E" w:rsidRDefault="000673BA" w:rsidP="000673BA">
      <w:pPr>
        <w:rPr>
          <w:rFonts w:ascii="Arial" w:hAnsi="Arial" w:cs="Arial"/>
        </w:rPr>
      </w:pPr>
      <w:r w:rsidRPr="000B533E">
        <w:rPr>
          <w:rFonts w:ascii="Arial" w:hAnsi="Arial" w:cs="Arial"/>
        </w:rPr>
        <w:t>GB</w:t>
      </w:r>
      <w:r w:rsidRPr="000B533E">
        <w:rPr>
          <w:rFonts w:ascii="Arial" w:hAnsi="Arial" w:cs="Arial"/>
        </w:rPr>
        <w:tab/>
      </w:r>
      <w:r w:rsidRPr="000B533E">
        <w:rPr>
          <w:rFonts w:ascii="Arial" w:hAnsi="Arial" w:cs="Arial"/>
        </w:rPr>
        <w:tab/>
        <w:t>Giga (= 2</w:t>
      </w:r>
      <w:r w:rsidRPr="000B533E">
        <w:rPr>
          <w:rFonts w:ascii="Arial" w:hAnsi="Arial" w:cs="Arial"/>
          <w:vertAlign w:val="superscript"/>
        </w:rPr>
        <w:t>30</w:t>
      </w:r>
      <w:r w:rsidRPr="000B533E">
        <w:rPr>
          <w:rFonts w:ascii="Arial" w:hAnsi="Arial" w:cs="Arial"/>
        </w:rPr>
        <w:t xml:space="preserve"> ~ 10</w:t>
      </w:r>
      <w:r w:rsidRPr="000B533E">
        <w:rPr>
          <w:rFonts w:ascii="Arial" w:hAnsi="Arial" w:cs="Arial"/>
          <w:vertAlign w:val="superscript"/>
        </w:rPr>
        <w:t>9</w:t>
      </w:r>
      <w:r w:rsidRPr="000B533E">
        <w:rPr>
          <w:rFonts w:ascii="Arial" w:hAnsi="Arial" w:cs="Arial"/>
        </w:rPr>
        <w:t>) Bytes (= 8 bits), also GByte</w:t>
      </w:r>
    </w:p>
    <w:p w14:paraId="7C26F71E"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bits per second, also Gbit/s</w:t>
      </w:r>
    </w:p>
    <w:p w14:paraId="7DE3378D"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Bytes (= 8 bits) per second, also GByte/s</w:t>
      </w:r>
    </w:p>
    <w:p w14:paraId="10D70D98"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GÉANT</w:t>
      </w:r>
      <w:r w:rsidRPr="000B533E">
        <w:rPr>
          <w:rFonts w:ascii="Arial" w:hAnsi="Arial" w:cs="Arial"/>
          <w:szCs w:val="22"/>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rPr>
      </w:pPr>
      <w:r w:rsidRPr="000B533E">
        <w:rPr>
          <w:rFonts w:ascii="Arial" w:hAnsi="Arial" w:cs="Arial"/>
        </w:rPr>
        <w:t>GFlop/s</w:t>
      </w:r>
      <w:r w:rsidRPr="000B533E">
        <w:rPr>
          <w:rFonts w:ascii="Arial" w:hAnsi="Arial" w:cs="Arial"/>
        </w:rPr>
        <w:tab/>
        <w:t>Giga (= 10</w:t>
      </w:r>
      <w:r w:rsidRPr="000B533E">
        <w:rPr>
          <w:rFonts w:ascii="Arial" w:hAnsi="Arial" w:cs="Arial"/>
          <w:vertAlign w:val="superscript"/>
        </w:rPr>
        <w:t>9</w:t>
      </w:r>
      <w:r w:rsidRPr="000B533E">
        <w:rPr>
          <w:rFonts w:ascii="Arial" w:hAnsi="Arial" w:cs="Arial"/>
        </w:rPr>
        <w:t>) Floating point operations (usually in 64-bit, i.e. DP) per second, also GF/s</w:t>
      </w:r>
    </w:p>
    <w:p w14:paraId="6A9650F9" w14:textId="77777777" w:rsidR="000673BA" w:rsidRPr="000B533E" w:rsidRDefault="000673BA" w:rsidP="000673BA">
      <w:pPr>
        <w:rPr>
          <w:rFonts w:ascii="Arial" w:hAnsi="Arial" w:cs="Arial"/>
        </w:rPr>
      </w:pPr>
      <w:r w:rsidRPr="000B533E">
        <w:rPr>
          <w:rFonts w:ascii="Arial" w:hAnsi="Arial" w:cs="Arial"/>
        </w:rPr>
        <w:t>GHz</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Hertz, frequency =10</w:t>
      </w:r>
      <w:r w:rsidRPr="000B533E">
        <w:rPr>
          <w:rFonts w:ascii="Arial" w:hAnsi="Arial" w:cs="Arial"/>
          <w:vertAlign w:val="superscript"/>
        </w:rPr>
        <w:t>9</w:t>
      </w:r>
      <w:r w:rsidRPr="000B533E">
        <w:rPr>
          <w:rFonts w:ascii="Arial" w:hAnsi="Arial" w:cs="Arial"/>
        </w:rPr>
        <w:t xml:space="preserve"> periods or clock cycles per second</w:t>
      </w:r>
    </w:p>
    <w:p w14:paraId="23AD5379" w14:textId="77777777" w:rsidR="000673BA" w:rsidRPr="000B533E" w:rsidRDefault="000673BA" w:rsidP="000673BA">
      <w:pPr>
        <w:rPr>
          <w:rFonts w:ascii="Arial" w:hAnsi="Arial" w:cs="Arial"/>
        </w:rPr>
      </w:pPr>
      <w:r w:rsidRPr="000B533E">
        <w:rPr>
          <w:rFonts w:ascii="Arial" w:hAnsi="Arial" w:cs="Arial"/>
        </w:rPr>
        <w:lastRenderedPageBreak/>
        <w:t>GPU</w:t>
      </w:r>
      <w:r w:rsidRPr="000B533E">
        <w:rPr>
          <w:rFonts w:ascii="Arial" w:hAnsi="Arial" w:cs="Arial"/>
        </w:rPr>
        <w:tab/>
      </w:r>
      <w:r w:rsidRPr="000B533E">
        <w:rPr>
          <w:rFonts w:ascii="Arial" w:hAnsi="Arial" w:cs="Arial"/>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HET</w:t>
      </w:r>
      <w:r w:rsidRPr="000B533E">
        <w:rPr>
          <w:rFonts w:ascii="Arial" w:hAnsi="Arial" w:cs="Arial"/>
          <w:szCs w:val="22"/>
        </w:rPr>
        <w:tab/>
      </w:r>
      <w:r w:rsidRPr="000B533E">
        <w:rPr>
          <w:rFonts w:ascii="Arial" w:hAnsi="Arial" w:cs="Arial"/>
          <w:iCs/>
          <w:szCs w:val="22"/>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rPr>
      </w:pPr>
      <w:r w:rsidRPr="000B533E">
        <w:rPr>
          <w:rFonts w:ascii="Arial" w:hAnsi="Arial" w:cs="Arial"/>
        </w:rPr>
        <w:t>HMM</w:t>
      </w:r>
      <w:r w:rsidRPr="000B533E">
        <w:rPr>
          <w:rFonts w:ascii="Arial" w:hAnsi="Arial" w:cs="Arial"/>
        </w:rPr>
        <w:tab/>
      </w:r>
      <w:r w:rsidRPr="000B533E">
        <w:rPr>
          <w:rFonts w:ascii="Arial" w:hAnsi="Arial" w:cs="Arial"/>
        </w:rPr>
        <w:tab/>
        <w:t>Hidden Markov Model</w:t>
      </w:r>
    </w:p>
    <w:p w14:paraId="4EE80337" w14:textId="77777777" w:rsidR="000673BA" w:rsidRPr="000B533E" w:rsidRDefault="000673BA" w:rsidP="000673BA">
      <w:pPr>
        <w:ind w:left="1418" w:hanging="1418"/>
        <w:rPr>
          <w:rFonts w:ascii="Arial" w:hAnsi="Arial" w:cs="Arial"/>
        </w:rPr>
      </w:pPr>
      <w:r w:rsidRPr="000B533E">
        <w:rPr>
          <w:rFonts w:ascii="Arial" w:hAnsi="Arial" w:cs="Arial"/>
        </w:rPr>
        <w:t>HPC</w:t>
      </w:r>
      <w:r w:rsidRPr="000B533E">
        <w:rPr>
          <w:rFonts w:ascii="Arial" w:hAnsi="Arial" w:cs="Arial"/>
        </w:rPr>
        <w:tab/>
        <w:t>High Performance Computing; Computing at a high performance level at any given time; often used synonym with Supercomputing</w:t>
      </w:r>
    </w:p>
    <w:p w14:paraId="35D026BA" w14:textId="77777777" w:rsidR="000673BA" w:rsidRPr="000B533E" w:rsidRDefault="000673BA" w:rsidP="000673BA">
      <w:pPr>
        <w:rPr>
          <w:rFonts w:ascii="Arial" w:hAnsi="Arial" w:cs="Arial"/>
        </w:rPr>
      </w:pPr>
      <w:r w:rsidRPr="000B533E">
        <w:rPr>
          <w:rFonts w:ascii="Arial" w:hAnsi="Arial" w:cs="Arial"/>
        </w:rPr>
        <w:t>HPL</w:t>
      </w:r>
      <w:r w:rsidRPr="000B533E">
        <w:rPr>
          <w:rFonts w:ascii="Arial" w:hAnsi="Arial" w:cs="Arial"/>
        </w:rPr>
        <w:tab/>
      </w:r>
      <w:r w:rsidRPr="000B533E">
        <w:rPr>
          <w:rFonts w:ascii="Arial" w:hAnsi="Arial" w:cs="Arial"/>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ISC</w:t>
      </w:r>
      <w:r w:rsidRPr="000B533E">
        <w:rPr>
          <w:rFonts w:ascii="Arial" w:hAnsi="Arial" w:cs="Arial"/>
          <w:szCs w:val="22"/>
        </w:rPr>
        <w:tab/>
        <w:t>International Supercomputing Conference; European equivalent to the US based SCxx conference. Held annually in Germany.</w:t>
      </w:r>
    </w:p>
    <w:p w14:paraId="4BD3AD91" w14:textId="77777777" w:rsidR="000673BA" w:rsidRPr="000B533E" w:rsidRDefault="000673BA" w:rsidP="000673BA">
      <w:pPr>
        <w:rPr>
          <w:rFonts w:ascii="Arial" w:hAnsi="Arial" w:cs="Arial"/>
        </w:rPr>
      </w:pPr>
      <w:r w:rsidRPr="000B533E">
        <w:rPr>
          <w:rFonts w:ascii="Arial" w:hAnsi="Arial" w:cs="Arial"/>
        </w:rPr>
        <w:t>KB</w:t>
      </w:r>
      <w:r w:rsidRPr="000B533E">
        <w:rPr>
          <w:rFonts w:ascii="Arial" w:hAnsi="Arial" w:cs="Arial"/>
        </w:rPr>
        <w:tab/>
      </w:r>
      <w:r w:rsidRPr="000B533E">
        <w:rPr>
          <w:rFonts w:ascii="Arial" w:hAnsi="Arial" w:cs="Arial"/>
        </w:rPr>
        <w:tab/>
        <w:t>Kilo (= 2</w:t>
      </w:r>
      <w:r w:rsidRPr="000B533E">
        <w:rPr>
          <w:rFonts w:ascii="Arial" w:hAnsi="Arial" w:cs="Arial"/>
          <w:vertAlign w:val="superscript"/>
        </w:rPr>
        <w:t>10</w:t>
      </w:r>
      <w:r w:rsidRPr="000B533E">
        <w:rPr>
          <w:rFonts w:ascii="Arial" w:hAnsi="Arial" w:cs="Arial"/>
        </w:rPr>
        <w:t xml:space="preserve"> ~10</w:t>
      </w:r>
      <w:r w:rsidRPr="000B533E">
        <w:rPr>
          <w:rFonts w:ascii="Arial" w:hAnsi="Arial" w:cs="Arial"/>
          <w:vertAlign w:val="superscript"/>
        </w:rPr>
        <w:t>3</w:t>
      </w:r>
      <w:r w:rsidRPr="000B533E">
        <w:rPr>
          <w:rFonts w:ascii="Arial" w:hAnsi="Arial" w:cs="Arial"/>
        </w:rPr>
        <w:t>) Bytes (= 8 bits), also KByte</w:t>
      </w:r>
    </w:p>
    <w:p w14:paraId="12B65FCE" w14:textId="77777777" w:rsidR="000673BA" w:rsidRPr="000B533E" w:rsidRDefault="000673BA" w:rsidP="000673BA">
      <w:pPr>
        <w:rPr>
          <w:rFonts w:ascii="Arial" w:hAnsi="Arial" w:cs="Arial"/>
        </w:rPr>
      </w:pPr>
      <w:r w:rsidRPr="000B533E">
        <w:rPr>
          <w:rFonts w:ascii="Arial" w:hAnsi="Arial" w:cs="Arial"/>
        </w:rPr>
        <w:t>LINPACK</w:t>
      </w:r>
      <w:r w:rsidRPr="000B533E">
        <w:rPr>
          <w:rFonts w:ascii="Arial" w:hAnsi="Arial" w:cs="Arial"/>
        </w:rPr>
        <w:tab/>
        <w:t>Software library for Linear Algebra</w:t>
      </w:r>
    </w:p>
    <w:p w14:paraId="79862A4A"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Management Board (highest decision making body of the project)</w:t>
      </w:r>
    </w:p>
    <w:p w14:paraId="2B114B86"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Mega (= 2</w:t>
      </w:r>
      <w:r w:rsidRPr="000B533E">
        <w:rPr>
          <w:rFonts w:ascii="Arial" w:hAnsi="Arial" w:cs="Arial"/>
          <w:vertAlign w:val="superscript"/>
        </w:rPr>
        <w:t>20</w:t>
      </w:r>
      <w:r w:rsidRPr="000B533E">
        <w:rPr>
          <w:rFonts w:ascii="Arial" w:hAnsi="Arial" w:cs="Arial"/>
        </w:rPr>
        <w:t xml:space="preserve"> ~ 10</w:t>
      </w:r>
      <w:r w:rsidRPr="000B533E">
        <w:rPr>
          <w:rFonts w:ascii="Arial" w:hAnsi="Arial" w:cs="Arial"/>
          <w:vertAlign w:val="superscript"/>
        </w:rPr>
        <w:t>6</w:t>
      </w:r>
      <w:r w:rsidRPr="000B533E">
        <w:rPr>
          <w:rFonts w:ascii="Arial" w:hAnsi="Arial" w:cs="Arial"/>
        </w:rPr>
        <w:t>) Bytes (= 8 bits), also MByte</w:t>
      </w:r>
    </w:p>
    <w:p w14:paraId="518B2A39" w14:textId="77777777" w:rsidR="000673BA" w:rsidRPr="000B533E" w:rsidRDefault="000673BA" w:rsidP="000673BA">
      <w:pPr>
        <w:rPr>
          <w:rFonts w:ascii="Arial" w:hAnsi="Arial" w:cs="Arial"/>
        </w:rPr>
      </w:pPr>
      <w:r w:rsidRPr="000B533E">
        <w:rPr>
          <w:rFonts w:ascii="Arial" w:hAnsi="Arial" w:cs="Arial"/>
        </w:rPr>
        <w:t>MB/s</w:t>
      </w:r>
      <w:r w:rsidRPr="000B533E">
        <w:rPr>
          <w:rFonts w:ascii="Arial" w:hAnsi="Arial" w:cs="Arial"/>
        </w:rPr>
        <w:tab/>
      </w:r>
      <w:r w:rsidRPr="000B533E">
        <w:rPr>
          <w:rFonts w:ascii="Arial" w:hAnsi="Arial" w:cs="Arial"/>
        </w:rPr>
        <w:tab/>
        <w:t>Mega (= 10</w:t>
      </w:r>
      <w:r w:rsidRPr="000B533E">
        <w:rPr>
          <w:rFonts w:ascii="Arial" w:hAnsi="Arial" w:cs="Arial"/>
          <w:vertAlign w:val="superscript"/>
        </w:rPr>
        <w:t>6</w:t>
      </w:r>
      <w:r w:rsidRPr="000B533E">
        <w:rPr>
          <w:rFonts w:ascii="Arial" w:hAnsi="Arial" w:cs="Arial"/>
        </w:rPr>
        <w:t>) Bytes (= 8 bits) per second, also MByte/s</w:t>
      </w:r>
    </w:p>
    <w:p w14:paraId="62DF9EAD" w14:textId="77777777" w:rsidR="000673BA" w:rsidRPr="000B533E" w:rsidRDefault="000673BA" w:rsidP="000673BA">
      <w:pPr>
        <w:ind w:left="1418" w:hanging="1418"/>
        <w:rPr>
          <w:rFonts w:ascii="Arial" w:hAnsi="Arial" w:cs="Arial"/>
          <w:highlight w:val="yellow"/>
        </w:rPr>
      </w:pPr>
      <w:r w:rsidRPr="000B533E">
        <w:rPr>
          <w:rFonts w:ascii="Arial" w:hAnsi="Arial" w:cs="Arial"/>
        </w:rPr>
        <w:t>MFlop/s</w:t>
      </w:r>
      <w:r w:rsidRPr="000B533E">
        <w:rPr>
          <w:rFonts w:ascii="Arial" w:hAnsi="Arial" w:cs="Arial"/>
        </w:rPr>
        <w:tab/>
        <w:t>Mega (= 10</w:t>
      </w:r>
      <w:r w:rsidRPr="000B533E">
        <w:rPr>
          <w:rFonts w:ascii="Arial" w:hAnsi="Arial" w:cs="Arial"/>
          <w:vertAlign w:val="superscript"/>
        </w:rPr>
        <w:t>6</w:t>
      </w:r>
      <w:r w:rsidRPr="000B533E">
        <w:rPr>
          <w:rFonts w:ascii="Arial" w:hAnsi="Arial" w:cs="Arial"/>
        </w:rPr>
        <w:t>) Floating point operations (usually in 64-bit, i.e. DP) per second, also MF/s</w:t>
      </w:r>
    </w:p>
    <w:p w14:paraId="37D7481C" w14:textId="77777777" w:rsidR="000673BA" w:rsidRPr="000B533E" w:rsidRDefault="000673BA" w:rsidP="000673BA">
      <w:pPr>
        <w:rPr>
          <w:rFonts w:ascii="Arial" w:hAnsi="Arial" w:cs="Arial"/>
        </w:rPr>
      </w:pPr>
      <w:r w:rsidRPr="000B533E">
        <w:rPr>
          <w:rFonts w:ascii="Arial" w:hAnsi="Arial" w:cs="Arial"/>
        </w:rPr>
        <w:t>MooC</w:t>
      </w:r>
      <w:r w:rsidRPr="000B533E">
        <w:rPr>
          <w:rFonts w:ascii="Arial" w:hAnsi="Arial" w:cs="Arial"/>
        </w:rPr>
        <w:tab/>
      </w:r>
      <w:r w:rsidRPr="000B533E">
        <w:rPr>
          <w:rFonts w:ascii="Arial" w:hAnsi="Arial" w:cs="Arial"/>
        </w:rPr>
        <w:tab/>
        <w:t>Massively open online Course</w:t>
      </w:r>
    </w:p>
    <w:p w14:paraId="58F63E46" w14:textId="154223FF" w:rsidR="000673BA" w:rsidRPr="000B533E" w:rsidRDefault="000673BA" w:rsidP="000673BA">
      <w:pPr>
        <w:rPr>
          <w:rFonts w:ascii="Arial" w:hAnsi="Arial" w:cs="Arial"/>
        </w:rPr>
      </w:pPr>
      <w:r w:rsidRPr="000B533E">
        <w:rPr>
          <w:rFonts w:ascii="Arial" w:hAnsi="Arial" w:cs="Arial"/>
        </w:rPr>
        <w:t>MoU</w:t>
      </w:r>
      <w:r w:rsidRPr="000B533E">
        <w:rPr>
          <w:rFonts w:ascii="Arial" w:hAnsi="Arial" w:cs="Arial"/>
        </w:rPr>
        <w:tab/>
      </w:r>
      <w:r w:rsidRPr="000B533E">
        <w:rPr>
          <w:rFonts w:ascii="Arial" w:hAnsi="Arial" w:cs="Arial"/>
        </w:rPr>
        <w:tab/>
        <w:t>Memorandum of Understanding</w:t>
      </w:r>
    </w:p>
    <w:p w14:paraId="79BFF70A" w14:textId="77777777" w:rsidR="000673BA" w:rsidRPr="000B533E" w:rsidRDefault="000673BA" w:rsidP="000673BA">
      <w:pPr>
        <w:rPr>
          <w:rFonts w:ascii="Arial" w:hAnsi="Arial" w:cs="Arial"/>
        </w:rPr>
      </w:pPr>
      <w:r w:rsidRPr="000B533E">
        <w:rPr>
          <w:rFonts w:ascii="Arial" w:hAnsi="Arial" w:cs="Arial"/>
        </w:rPr>
        <w:t>MPI</w:t>
      </w:r>
      <w:r w:rsidRPr="000B533E">
        <w:rPr>
          <w:rFonts w:ascii="Arial" w:hAnsi="Arial" w:cs="Arial"/>
        </w:rPr>
        <w:tab/>
      </w:r>
      <w:r w:rsidRPr="000B533E">
        <w:rPr>
          <w:rFonts w:ascii="Arial" w:hAnsi="Arial" w:cs="Arial"/>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NDA</w:t>
      </w:r>
      <w:r w:rsidRPr="000B533E">
        <w:rPr>
          <w:rFonts w:ascii="Arial" w:hAnsi="Arial" w:cs="Arial"/>
          <w:szCs w:val="22"/>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w:t>
      </w:r>
      <w:r w:rsidRPr="000B533E">
        <w:rPr>
          <w:rFonts w:ascii="Arial" w:hAnsi="Arial" w:cs="Arial"/>
          <w:szCs w:val="22"/>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PATC</w:t>
      </w:r>
      <w:r w:rsidRPr="000B533E">
        <w:rPr>
          <w:rFonts w:ascii="Arial" w:hAnsi="Arial" w:cs="Arial"/>
          <w:szCs w:val="22"/>
        </w:rPr>
        <w:tab/>
        <w:t>PRACE Advanced Training Centres</w:t>
      </w:r>
    </w:p>
    <w:p w14:paraId="3FCCF1BF" w14:textId="77777777" w:rsidR="000673BA" w:rsidRPr="000B533E" w:rsidRDefault="000673BA" w:rsidP="000673BA">
      <w:pPr>
        <w:rPr>
          <w:rFonts w:ascii="Arial" w:hAnsi="Arial" w:cs="Arial"/>
        </w:rPr>
      </w:pPr>
      <w:r w:rsidRPr="000B533E">
        <w:rPr>
          <w:rFonts w:ascii="Arial" w:hAnsi="Arial" w:cs="Arial"/>
        </w:rPr>
        <w:t>PRACE</w:t>
      </w:r>
      <w:r w:rsidRPr="000B533E">
        <w:rPr>
          <w:rFonts w:ascii="Arial" w:hAnsi="Arial" w:cs="Arial"/>
        </w:rPr>
        <w:tab/>
        <w:t>Partnership for Advanced Computing in Europe; Project Acronym</w:t>
      </w:r>
    </w:p>
    <w:p w14:paraId="3463021B" w14:textId="77777777" w:rsidR="000673BA" w:rsidRPr="000B533E" w:rsidRDefault="000673BA" w:rsidP="000673BA">
      <w:pPr>
        <w:ind w:left="1418" w:hanging="1418"/>
        <w:rPr>
          <w:rFonts w:ascii="Arial" w:hAnsi="Arial" w:cs="Arial"/>
        </w:rPr>
      </w:pPr>
      <w:r w:rsidRPr="000B533E">
        <w:rPr>
          <w:rFonts w:ascii="Arial" w:hAnsi="Arial" w:cs="Arial"/>
        </w:rPr>
        <w:t>PRACE 2</w:t>
      </w:r>
      <w:r w:rsidRPr="000B533E">
        <w:rPr>
          <w:rFonts w:ascii="Arial" w:hAnsi="Arial" w:cs="Arial"/>
        </w:rPr>
        <w:tab/>
        <w:t>The upcoming next phase of the PRACE Research Infrastructure following the initial five year period.</w:t>
      </w:r>
    </w:p>
    <w:p w14:paraId="555497DB" w14:textId="77777777" w:rsidR="000673BA" w:rsidRPr="000B533E" w:rsidRDefault="000673BA" w:rsidP="000673BA">
      <w:pPr>
        <w:ind w:left="1418" w:hanging="1418"/>
        <w:rPr>
          <w:rFonts w:ascii="Arial" w:hAnsi="Arial" w:cs="Arial"/>
        </w:rPr>
      </w:pPr>
      <w:r w:rsidRPr="000B533E">
        <w:rPr>
          <w:rFonts w:ascii="Arial" w:hAnsi="Arial" w:cs="Arial"/>
        </w:rPr>
        <w:t>PRIDE</w:t>
      </w:r>
      <w:r w:rsidRPr="000B533E">
        <w:rPr>
          <w:rFonts w:ascii="Arial" w:hAnsi="Arial" w:cs="Arial"/>
        </w:rPr>
        <w:tab/>
        <w:t>Project Information and Dissemination Event</w:t>
      </w:r>
    </w:p>
    <w:p w14:paraId="2952826E" w14:textId="77777777" w:rsidR="000673BA" w:rsidRPr="000B533E" w:rsidRDefault="000673BA" w:rsidP="000673BA">
      <w:pPr>
        <w:ind w:left="1418" w:hanging="1418"/>
        <w:rPr>
          <w:rFonts w:ascii="Arial" w:hAnsi="Arial" w:cs="Arial"/>
        </w:rPr>
      </w:pPr>
      <w:r w:rsidRPr="000B533E">
        <w:rPr>
          <w:rFonts w:ascii="Arial" w:hAnsi="Arial" w:cs="Arial"/>
        </w:rPr>
        <w:t>RI</w:t>
      </w:r>
      <w:r w:rsidRPr="000B533E">
        <w:rPr>
          <w:rFonts w:ascii="Arial" w:hAnsi="Arial" w:cs="Arial"/>
        </w:rPr>
        <w:tab/>
        <w:t>Research Infrastructure</w:t>
      </w:r>
    </w:p>
    <w:p w14:paraId="5D626F94"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Technical Board (group of Work Package leaders)</w:t>
      </w:r>
    </w:p>
    <w:p w14:paraId="245F74C2"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Tera (= 240 ~ 1012) Bytes (= 8 bits), also TByte</w:t>
      </w:r>
    </w:p>
    <w:p w14:paraId="7D0EF0D8" w14:textId="77777777" w:rsidR="000673BA" w:rsidRPr="000B533E" w:rsidRDefault="000673BA" w:rsidP="000673BA">
      <w:pPr>
        <w:ind w:left="1418" w:hanging="1418"/>
        <w:rPr>
          <w:rFonts w:ascii="Arial" w:hAnsi="Arial" w:cs="Arial"/>
        </w:rPr>
      </w:pPr>
      <w:r w:rsidRPr="000B533E">
        <w:rPr>
          <w:rFonts w:ascii="Arial" w:hAnsi="Arial" w:cs="Arial"/>
        </w:rPr>
        <w:t>TCO</w:t>
      </w:r>
      <w:r w:rsidRPr="000B533E">
        <w:rPr>
          <w:rFonts w:ascii="Arial" w:hAnsi="Arial" w:cs="Arial"/>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rPr>
      </w:pPr>
      <w:r w:rsidRPr="000B533E">
        <w:rPr>
          <w:rFonts w:ascii="Arial" w:hAnsi="Arial" w:cs="Arial"/>
        </w:rPr>
        <w:t>TDP</w:t>
      </w:r>
      <w:r w:rsidRPr="000B533E">
        <w:rPr>
          <w:rFonts w:ascii="Arial" w:hAnsi="Arial" w:cs="Arial"/>
        </w:rPr>
        <w:tab/>
        <w:t>Thermal Design Power</w:t>
      </w:r>
    </w:p>
    <w:p w14:paraId="7B9D6F8A" w14:textId="77777777" w:rsidR="000673BA" w:rsidRPr="000B533E" w:rsidRDefault="000673BA" w:rsidP="000673BA">
      <w:pPr>
        <w:ind w:left="1418" w:hanging="1418"/>
        <w:rPr>
          <w:rFonts w:ascii="Arial" w:hAnsi="Arial" w:cs="Arial"/>
        </w:rPr>
      </w:pPr>
      <w:r w:rsidRPr="000B533E">
        <w:rPr>
          <w:rFonts w:ascii="Arial" w:hAnsi="Arial" w:cs="Arial"/>
        </w:rPr>
        <w:t>TFlop/s</w:t>
      </w:r>
      <w:r w:rsidRPr="000B533E">
        <w:rPr>
          <w:rFonts w:ascii="Arial" w:hAnsi="Arial" w:cs="Arial"/>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rPr>
      </w:pPr>
      <w:r w:rsidRPr="000B533E">
        <w:rPr>
          <w:rFonts w:ascii="Arial" w:hAnsi="Arial" w:cs="Arial"/>
        </w:rPr>
        <w:t>Tier-0</w:t>
      </w:r>
      <w:r w:rsidRPr="000B533E">
        <w:rPr>
          <w:rFonts w:ascii="Arial" w:hAnsi="Arial" w:cs="Arial"/>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rPr>
      </w:pPr>
      <w:r w:rsidRPr="000B533E">
        <w:rPr>
          <w:rFonts w:ascii="Arial" w:hAnsi="Arial" w:cs="Arial"/>
        </w:rPr>
        <w:t>UNICORE</w:t>
      </w:r>
      <w:r w:rsidRPr="000B533E">
        <w:rPr>
          <w:rFonts w:ascii="Arial" w:hAnsi="Arial" w:cs="Arial"/>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rPr>
      </w:pPr>
      <w:r w:rsidRPr="000B533E">
        <w:rPr>
          <w:rFonts w:ascii="Arial" w:hAnsi="Arial" w:cs="Arial"/>
        </w:rPr>
        <w:br w:type="page"/>
      </w:r>
    </w:p>
    <w:p w14:paraId="2165B1CE" w14:textId="77777777" w:rsidR="000673BA" w:rsidRPr="003B42FB" w:rsidRDefault="000673BA" w:rsidP="000673BA">
      <w:pPr>
        <w:pStyle w:val="Heading10"/>
        <w:tabs>
          <w:tab w:val="clear" w:pos="432"/>
          <w:tab w:val="left" w:pos="708"/>
        </w:tabs>
      </w:pPr>
      <w:bookmarkStart w:id="60" w:name="_Toc249353267"/>
      <w:bookmarkStart w:id="61" w:name="_Toc281213753"/>
      <w:bookmarkStart w:id="62" w:name="_Toc319524529"/>
      <w:bookmarkStart w:id="63" w:name="_Toc412817324"/>
      <w:bookmarkStart w:id="64" w:name="_Toc427677887"/>
      <w:bookmarkStart w:id="65" w:name="_Toc477155371"/>
      <w:r w:rsidRPr="003B42FB">
        <w:lastRenderedPageBreak/>
        <w:t xml:space="preserve">List of Project Partner </w:t>
      </w:r>
      <w:bookmarkEnd w:id="60"/>
      <w:r w:rsidRPr="003B42FB">
        <w:t>Acronyms</w:t>
      </w:r>
      <w:bookmarkEnd w:id="61"/>
      <w:bookmarkEnd w:id="62"/>
      <w:bookmarkEnd w:id="63"/>
      <w:bookmarkEnd w:id="64"/>
      <w:bookmarkEnd w:id="65"/>
    </w:p>
    <w:p w14:paraId="5562F590"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BADW-LRZ</w:t>
      </w:r>
      <w:r w:rsidRPr="003B42FB">
        <w:rPr>
          <w:rFonts w:ascii="Arial" w:hAnsi="Arial" w:cs="Arial"/>
          <w:color w:val="000000"/>
        </w:rPr>
        <w:tab/>
        <w:t>Leibniz-Rechenzentrum der Bayerischen Akademie der Wissenschaften, Germany (3</w:t>
      </w:r>
      <w:r w:rsidRPr="003B42FB">
        <w:rPr>
          <w:rFonts w:ascii="Arial" w:hAnsi="Arial" w:cs="Arial"/>
          <w:color w:val="000000"/>
          <w:vertAlign w:val="superscript"/>
        </w:rPr>
        <w:t>rd</w:t>
      </w:r>
      <w:r w:rsidRPr="003B42FB">
        <w:rPr>
          <w:rFonts w:ascii="Arial" w:hAnsi="Arial" w:cs="Arial"/>
          <w:color w:val="000000"/>
        </w:rPr>
        <w:t xml:space="preserve"> Party to GCS)</w:t>
      </w:r>
    </w:p>
    <w:p w14:paraId="50738B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BILKENT</w:t>
      </w:r>
      <w:r w:rsidRPr="000B533E">
        <w:rPr>
          <w:rFonts w:ascii="Arial" w:hAnsi="Arial" w:cs="Arial"/>
          <w:color w:val="000000"/>
        </w:rPr>
        <w:tab/>
        <w:t>Bilkent University, Turkey (3</w:t>
      </w:r>
      <w:r w:rsidRPr="000B533E">
        <w:rPr>
          <w:rFonts w:ascii="Arial" w:hAnsi="Arial" w:cs="Arial"/>
          <w:color w:val="000000"/>
          <w:vertAlign w:val="superscript"/>
        </w:rPr>
        <w:t>rd</w:t>
      </w:r>
      <w:r w:rsidRPr="000B533E">
        <w:rPr>
          <w:rFonts w:ascii="Arial" w:hAnsi="Arial" w:cs="Arial"/>
          <w:color w:val="000000"/>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BSC</w:t>
      </w:r>
      <w:r w:rsidRPr="000B533E">
        <w:rPr>
          <w:rFonts w:ascii="Arial" w:hAnsi="Arial" w:cs="Arial"/>
          <w:color w:val="000000"/>
        </w:rPr>
        <w:tab/>
        <w:t xml:space="preserve">Barcelona Supercomputing Center - Centro Nacional de Supercomputacion, Spain </w:t>
      </w:r>
    </w:p>
    <w:p w14:paraId="620B2462" w14:textId="77777777" w:rsidR="000673BA" w:rsidRPr="000B533E" w:rsidRDefault="000673BA" w:rsidP="00DA6977">
      <w:pPr>
        <w:tabs>
          <w:tab w:val="left" w:pos="2197"/>
        </w:tabs>
        <w:ind w:left="2185" w:hanging="2130"/>
        <w:rPr>
          <w:rFonts w:ascii="Arial" w:hAnsi="Arial" w:cs="Arial"/>
          <w:color w:val="000000"/>
        </w:rPr>
      </w:pPr>
      <w:r w:rsidRPr="000B533E">
        <w:rPr>
          <w:rFonts w:ascii="Arial" w:hAnsi="Arial" w:cs="Arial"/>
          <w:color w:val="000000"/>
        </w:rPr>
        <w:t>CaSToRC</w:t>
      </w:r>
      <w:r w:rsidRPr="000B533E">
        <w:rPr>
          <w:rFonts w:ascii="Arial" w:hAnsi="Arial" w:cs="Arial"/>
          <w:color w:val="000000"/>
        </w:rPr>
        <w:tab/>
      </w:r>
      <w:r w:rsidR="00DA6977" w:rsidRPr="000B533E">
        <w:rPr>
          <w:rFonts w:ascii="Arial" w:hAnsi="Arial" w:cs="Arial"/>
          <w:color w:val="000000"/>
        </w:rPr>
        <w:tab/>
        <w:t>Computation-based Science and Technology Research Center</w:t>
      </w:r>
      <w:r w:rsidRPr="000B533E">
        <w:rPr>
          <w:rFonts w:ascii="Arial" w:hAnsi="Arial" w:cs="Arial"/>
          <w:color w:val="000000"/>
        </w:rPr>
        <w:t>, Cyprus</w:t>
      </w:r>
    </w:p>
    <w:p w14:paraId="607FABAD"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CCSAS</w:t>
      </w:r>
      <w:r w:rsidRPr="000B533E">
        <w:rPr>
          <w:rFonts w:ascii="Arial" w:hAnsi="Arial" w:cs="Arial"/>
          <w:color w:val="000000"/>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CESGA</w:t>
      </w:r>
      <w:r w:rsidRPr="000B533E">
        <w:rPr>
          <w:rFonts w:ascii="Arial" w:hAnsi="Arial" w:cs="Arial"/>
          <w:color w:val="000000"/>
        </w:rPr>
        <w:tab/>
        <w:t>Fundacion Publica Gallega Centro Tecnológico de Supercomputación de Galicia,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t>CINECA Consorzio Interuniversitario, Italy</w:t>
      </w:r>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CSC</w:t>
      </w:r>
      <w:r w:rsidRPr="000B533E">
        <w:rPr>
          <w:rFonts w:ascii="Arial" w:hAnsi="Arial" w:cs="Arial"/>
          <w:color w:val="000000"/>
        </w:rPr>
        <w:tab/>
        <w:t>CSC Scientific Computing Ltd., Finland</w:t>
      </w:r>
    </w:p>
    <w:p w14:paraId="1B66B7F5"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CSIC</w:t>
      </w:r>
      <w:r w:rsidRPr="000B533E">
        <w:rPr>
          <w:rFonts w:ascii="Arial" w:hAnsi="Arial" w:cs="Arial"/>
          <w:color w:val="000000"/>
        </w:rPr>
        <w:tab/>
        <w:t>Spanish Council for Scientific Research (3</w:t>
      </w:r>
      <w:r w:rsidRPr="000B533E">
        <w:rPr>
          <w:rFonts w:ascii="Arial" w:hAnsi="Arial" w:cs="Arial"/>
          <w:color w:val="000000"/>
          <w:vertAlign w:val="superscript"/>
        </w:rPr>
        <w:t>rd</w:t>
      </w:r>
      <w:r w:rsidRPr="000B533E">
        <w:rPr>
          <w:rFonts w:ascii="Arial" w:hAnsi="Arial" w:cs="Arial"/>
          <w:color w:val="000000"/>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CYFRONET</w:t>
      </w:r>
      <w:r w:rsidRPr="000B533E">
        <w:rPr>
          <w:rFonts w:ascii="Arial" w:hAnsi="Arial" w:cs="Arial"/>
          <w:color w:val="000000"/>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EPCC</w:t>
      </w:r>
      <w:r w:rsidRPr="000B533E">
        <w:rPr>
          <w:rFonts w:ascii="Arial" w:hAnsi="Arial" w:cs="Arial"/>
          <w:color w:val="000000"/>
        </w:rPr>
        <w:tab/>
        <w:t xml:space="preserve">EPCC at The University of Edinburgh, UK </w:t>
      </w:r>
    </w:p>
    <w:p w14:paraId="244DDD26"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ETHZurich (CSCS)</w:t>
      </w:r>
      <w:r w:rsidRPr="003B42FB">
        <w:rPr>
          <w:rFonts w:ascii="Arial" w:hAnsi="Arial" w:cs="Arial"/>
          <w:color w:val="000000"/>
        </w:rPr>
        <w:tab/>
        <w:t>Eidgenössische Technische Hochschule Zürich – CSCS, Switzerland</w:t>
      </w:r>
    </w:p>
    <w:p w14:paraId="5A29D25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FIS</w:t>
      </w:r>
      <w:r w:rsidRPr="000B533E">
        <w:rPr>
          <w:rFonts w:ascii="Arial" w:hAnsi="Arial" w:cs="Arial"/>
          <w:color w:val="000000"/>
        </w:rPr>
        <w:tab/>
      </w:r>
      <w:r w:rsidRPr="000B533E">
        <w:rPr>
          <w:rFonts w:ascii="Arial" w:hAnsi="Arial" w:cs="Arial"/>
          <w:color w:val="000000"/>
        </w:rPr>
        <w:tab/>
        <w:t>FACULTY OF INFORMATION STUDIES, Slovenia (3</w:t>
      </w:r>
      <w:r w:rsidRPr="000B533E">
        <w:rPr>
          <w:rFonts w:ascii="Arial" w:hAnsi="Arial" w:cs="Arial"/>
          <w:color w:val="000000"/>
          <w:vertAlign w:val="superscript"/>
        </w:rPr>
        <w:t>rd</w:t>
      </w:r>
      <w:r w:rsidRPr="000B533E">
        <w:rPr>
          <w:rFonts w:ascii="Arial" w:hAnsi="Arial" w:cs="Arial"/>
          <w:color w:val="000000"/>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Gauss Centre for Supercomputing e.V.</w:t>
      </w:r>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Grand Equipement National de Calcul Intensiv, France</w:t>
      </w:r>
    </w:p>
    <w:p w14:paraId="60E0948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GRNET</w:t>
      </w:r>
      <w:r w:rsidRPr="000B533E">
        <w:rPr>
          <w:rFonts w:ascii="Arial" w:hAnsi="Arial" w:cs="Arial"/>
          <w:color w:val="000000"/>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IST</w:t>
      </w:r>
      <w:r w:rsidRPr="000B533E">
        <w:rPr>
          <w:rFonts w:ascii="Arial" w:hAnsi="Arial" w:cs="Arial"/>
          <w:color w:val="000000"/>
        </w:rPr>
        <w:tab/>
        <w:t>Instituto Superior Técnico, Portugal (3rd Party to UC-LCA)</w:t>
      </w:r>
    </w:p>
    <w:p w14:paraId="04E4979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IUCC</w:t>
      </w:r>
      <w:r w:rsidRPr="000B533E">
        <w:rPr>
          <w:rFonts w:ascii="Arial" w:hAnsi="Arial" w:cs="Arial"/>
          <w:color w:val="000000"/>
        </w:rPr>
        <w:tab/>
        <w:t>INTER UNIVERSITY COMPUTATION CENTRE, Israel</w:t>
      </w:r>
    </w:p>
    <w:p w14:paraId="50979953"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JKU</w:t>
      </w:r>
      <w:r w:rsidRPr="003B42FB">
        <w:rPr>
          <w:rFonts w:ascii="Arial" w:hAnsi="Arial" w:cs="Arial"/>
          <w:color w:val="000000"/>
        </w:rPr>
        <w:tab/>
      </w:r>
      <w:r w:rsidRPr="003B42FB">
        <w:rPr>
          <w:rFonts w:ascii="Arial" w:hAnsi="Arial" w:cs="Arial"/>
          <w:color w:val="000000"/>
          <w:lang w:eastAsia="en-GB"/>
        </w:rPr>
        <w:t>Institut fuer Graphische und Parallele Datenverarbeitung der Johannes Kepler Universitaet Linz, Austria</w:t>
      </w:r>
    </w:p>
    <w:p w14:paraId="62E1E476"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JUELICH</w:t>
      </w:r>
      <w:r w:rsidRPr="000B533E">
        <w:rPr>
          <w:rFonts w:ascii="Arial" w:hAnsi="Arial" w:cs="Arial"/>
          <w:color w:val="000000"/>
        </w:rPr>
        <w:tab/>
        <w:t>Forschungszentrum Juelich GmbH, Germany</w:t>
      </w:r>
    </w:p>
    <w:p w14:paraId="0F065E8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KTH</w:t>
      </w:r>
      <w:r w:rsidRPr="000B533E">
        <w:rPr>
          <w:rFonts w:ascii="Arial" w:hAnsi="Arial" w:cs="Arial"/>
          <w:color w:val="000000"/>
        </w:rPr>
        <w:tab/>
        <w:t>Royal Institute of Technology,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02645A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LiU</w:t>
      </w:r>
      <w:r w:rsidRPr="000B533E">
        <w:rPr>
          <w:rFonts w:ascii="Arial" w:hAnsi="Arial" w:cs="Arial"/>
          <w:color w:val="000000"/>
        </w:rPr>
        <w:tab/>
        <w:t>Linkoping University,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NCSA</w:t>
      </w:r>
      <w:r w:rsidRPr="000B533E">
        <w:rPr>
          <w:rFonts w:ascii="Arial" w:hAnsi="Arial" w:cs="Arial"/>
          <w:color w:val="000000"/>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NIIF</w:t>
      </w:r>
      <w:r w:rsidRPr="000B533E">
        <w:rPr>
          <w:rFonts w:ascii="Arial" w:hAnsi="Arial" w:cs="Arial"/>
          <w:color w:val="000000"/>
        </w:rPr>
        <w:tab/>
      </w:r>
      <w:r w:rsidRPr="000B533E">
        <w:rPr>
          <w:rFonts w:ascii="Arial" w:hAnsi="Arial" w:cs="Arial"/>
          <w:color w:val="000000"/>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NTNU</w:t>
      </w:r>
      <w:r w:rsidRPr="000B533E">
        <w:rPr>
          <w:rFonts w:ascii="Arial" w:hAnsi="Arial" w:cs="Arial"/>
          <w:color w:val="000000"/>
        </w:rPr>
        <w:tab/>
        <w:t>The Norwegian University of Science and Technology,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376372A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NUI-Galway</w:t>
      </w:r>
      <w:r w:rsidRPr="000B533E">
        <w:rPr>
          <w:rFonts w:ascii="Arial" w:hAnsi="Arial" w:cs="Arial"/>
          <w:color w:val="000000"/>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PRACE</w:t>
      </w:r>
      <w:r w:rsidRPr="000B533E">
        <w:rPr>
          <w:rFonts w:ascii="Arial" w:hAnsi="Arial" w:cs="Arial"/>
          <w:color w:val="000000"/>
        </w:rPr>
        <w:tab/>
        <w:t>Partnership for Advanced Computing in Europe aisbl, Belgium</w:t>
      </w:r>
    </w:p>
    <w:p w14:paraId="6190E78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PSNC</w:t>
      </w:r>
      <w:r w:rsidRPr="000B533E">
        <w:rPr>
          <w:rFonts w:ascii="Arial" w:hAnsi="Arial" w:cs="Arial"/>
          <w:color w:val="000000"/>
        </w:rPr>
        <w:tab/>
        <w:t>Poznan Supercomputing and Networking Center, Poland</w:t>
      </w:r>
    </w:p>
    <w:p w14:paraId="0F0F0594" w14:textId="77777777" w:rsidR="000673BA" w:rsidRPr="003B42FB" w:rsidRDefault="000673BA" w:rsidP="000673BA">
      <w:pPr>
        <w:tabs>
          <w:tab w:val="left" w:pos="2197"/>
        </w:tabs>
        <w:ind w:left="55"/>
        <w:rPr>
          <w:rFonts w:ascii="Arial" w:hAnsi="Arial" w:cs="Arial"/>
          <w:color w:val="000000"/>
        </w:rPr>
      </w:pPr>
      <w:r w:rsidRPr="003B42FB">
        <w:rPr>
          <w:rFonts w:ascii="Arial" w:hAnsi="Arial" w:cs="Arial"/>
          <w:color w:val="000000"/>
        </w:rPr>
        <w:t>RISCSW</w:t>
      </w:r>
      <w:r w:rsidRPr="003B42FB">
        <w:rPr>
          <w:rFonts w:ascii="Arial" w:hAnsi="Arial" w:cs="Arial"/>
          <w:color w:val="000000"/>
        </w:rPr>
        <w:tab/>
        <w:t>RISC Software GmbH</w:t>
      </w:r>
    </w:p>
    <w:p w14:paraId="4E55C8F2"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RZG</w:t>
      </w:r>
      <w:r w:rsidRPr="003B42FB">
        <w:rPr>
          <w:rFonts w:ascii="Arial" w:hAnsi="Arial" w:cs="Arial"/>
          <w:color w:val="000000"/>
        </w:rPr>
        <w:tab/>
        <w:t>Max Planck Gesellschaft zur Förd</w:t>
      </w:r>
      <w:r w:rsidR="007D2C2B" w:rsidRPr="003B42FB">
        <w:rPr>
          <w:rFonts w:ascii="Arial" w:hAnsi="Arial" w:cs="Arial"/>
          <w:color w:val="000000"/>
        </w:rPr>
        <w:t xml:space="preserve">erung der Wissenschaften e.V., </w:t>
      </w:r>
      <w:r w:rsidRPr="003B42FB">
        <w:rPr>
          <w:rFonts w:ascii="Arial" w:hAnsi="Arial" w:cs="Arial"/>
          <w:color w:val="000000"/>
        </w:rPr>
        <w:t>Germany (3</w:t>
      </w:r>
      <w:r w:rsidRPr="003B42FB">
        <w:rPr>
          <w:rFonts w:ascii="Arial" w:hAnsi="Arial" w:cs="Arial"/>
          <w:color w:val="000000"/>
          <w:vertAlign w:val="superscript"/>
        </w:rPr>
        <w:t xml:space="preserve"> rd</w:t>
      </w:r>
      <w:r w:rsidRPr="003B42FB">
        <w:rPr>
          <w:rFonts w:ascii="Arial" w:hAnsi="Arial" w:cs="Arial"/>
          <w:color w:val="000000"/>
        </w:rPr>
        <w:t xml:space="preserve"> Party to GCS)</w:t>
      </w:r>
    </w:p>
    <w:p w14:paraId="4C0ABF0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lastRenderedPageBreak/>
        <w:t>SIGMA2</w:t>
      </w:r>
      <w:r w:rsidRPr="000B533E">
        <w:rPr>
          <w:rFonts w:ascii="Arial" w:hAnsi="Arial" w:cs="Arial"/>
          <w:color w:val="000000"/>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SNIC</w:t>
      </w:r>
      <w:r w:rsidRPr="000B533E">
        <w:rPr>
          <w:rFonts w:ascii="Arial" w:hAnsi="Arial" w:cs="Arial"/>
          <w:color w:val="000000"/>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STFC</w:t>
      </w:r>
      <w:r w:rsidRPr="000B533E">
        <w:rPr>
          <w:rFonts w:ascii="Arial" w:hAnsi="Arial" w:cs="Arial"/>
          <w:color w:val="000000"/>
        </w:rPr>
        <w:tab/>
      </w:r>
      <w:r w:rsidRPr="000B533E">
        <w:rPr>
          <w:rFonts w:ascii="Arial" w:hAnsi="Arial" w:cs="Arial"/>
          <w:color w:val="000000"/>
        </w:rPr>
        <w:tab/>
        <w:t>Science and Technology Facilities Council, UK (3</w:t>
      </w:r>
      <w:r w:rsidRPr="000B533E">
        <w:rPr>
          <w:rFonts w:ascii="Arial" w:hAnsi="Arial" w:cs="Arial"/>
          <w:color w:val="000000"/>
          <w:vertAlign w:val="superscript"/>
        </w:rPr>
        <w:t>rd</w:t>
      </w:r>
      <w:r w:rsidRPr="000B533E">
        <w:rPr>
          <w:rFonts w:ascii="Arial" w:hAnsi="Arial" w:cs="Arial"/>
          <w:color w:val="000000"/>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SURFsara</w:t>
      </w:r>
      <w:r w:rsidRPr="000B533E">
        <w:rPr>
          <w:rFonts w:ascii="Arial" w:hAnsi="Arial" w:cs="Arial"/>
          <w:color w:val="000000"/>
        </w:rPr>
        <w:tab/>
      </w:r>
      <w:r w:rsidR="00D3308A" w:rsidRPr="000B533E">
        <w:rPr>
          <w:rFonts w:ascii="Arial" w:hAnsi="Arial" w:cs="Arial"/>
          <w:color w:val="000000"/>
        </w:rPr>
        <w:t>Dutch national high-performance computing and e-Science support center,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r w:rsidR="005B3210" w:rsidRPr="009548E8">
        <w:rPr>
          <w:rFonts w:ascii="Arial" w:hAnsi="Arial" w:cs="Arial"/>
          <w:color w:val="000000"/>
          <w:lang w:val="fr-FR"/>
        </w:rPr>
        <w:t>Universidade de Coimbra, Labotatório de Computação Avançada, Portugal</w:t>
      </w:r>
    </w:p>
    <w:p w14:paraId="22C93F1A"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UCPH</w:t>
      </w:r>
      <w:r w:rsidRPr="000B533E">
        <w:rPr>
          <w:rFonts w:ascii="Arial" w:hAnsi="Arial" w:cs="Arial"/>
          <w:color w:val="000000"/>
        </w:rPr>
        <w:tab/>
        <w:t>Københavns Universitet, Denmark</w:t>
      </w:r>
    </w:p>
    <w:p w14:paraId="1D869A3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UHEM</w:t>
      </w:r>
      <w:r w:rsidRPr="000B533E">
        <w:rPr>
          <w:rFonts w:ascii="Arial" w:hAnsi="Arial" w:cs="Arial"/>
          <w:color w:val="000000"/>
        </w:rPr>
        <w:tab/>
        <w:t>Istanbul Technical University, Ayazaga Campus, Turkey</w:t>
      </w:r>
    </w:p>
    <w:p w14:paraId="4FD62A28"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UiO</w:t>
      </w:r>
      <w:r w:rsidRPr="000B533E">
        <w:rPr>
          <w:rFonts w:ascii="Arial" w:hAnsi="Arial" w:cs="Arial"/>
          <w:color w:val="000000"/>
        </w:rPr>
        <w:tab/>
        <w:t>University of Oslo,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661C30F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ULFME</w:t>
      </w:r>
      <w:r w:rsidRPr="000B533E">
        <w:rPr>
          <w:rFonts w:ascii="Arial" w:hAnsi="Arial" w:cs="Arial"/>
          <w:color w:val="000000"/>
        </w:rPr>
        <w:tab/>
        <w:t>UNIVERZA V LJUBLJANI, Slovenia</w:t>
      </w:r>
    </w:p>
    <w:p w14:paraId="6290992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UmU</w:t>
      </w:r>
      <w:r w:rsidRPr="000B533E">
        <w:rPr>
          <w:rFonts w:ascii="Arial" w:hAnsi="Arial" w:cs="Arial"/>
          <w:color w:val="000000"/>
        </w:rPr>
        <w:tab/>
        <w:t>Umea University,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604F4F7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UnivEvora</w:t>
      </w:r>
      <w:r w:rsidRPr="000B533E">
        <w:rPr>
          <w:rFonts w:ascii="Arial" w:hAnsi="Arial" w:cs="Arial"/>
          <w:color w:val="000000"/>
        </w:rPr>
        <w:tab/>
        <w:t>Universidade de Évora, Portugal (3rd Party to UC-LCA)</w:t>
      </w:r>
    </w:p>
    <w:p w14:paraId="5DA794B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UPC</w:t>
      </w:r>
      <w:r w:rsidRPr="000B533E">
        <w:rPr>
          <w:rFonts w:ascii="Arial" w:hAnsi="Arial" w:cs="Arial"/>
          <w:color w:val="000000"/>
        </w:rPr>
        <w:tab/>
      </w:r>
      <w:r w:rsidRPr="000B533E">
        <w:rPr>
          <w:rFonts w:ascii="Arial" w:eastAsia="MS Mincho" w:hAnsi="Arial" w:cs="Arial"/>
          <w:color w:val="000000"/>
        </w:rPr>
        <w:t>Universitat Politècnica de Catalunya, Spain (3rd Party to BSC)</w:t>
      </w:r>
    </w:p>
    <w:p w14:paraId="010020B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UPM/CeSViMa</w:t>
      </w:r>
      <w:r w:rsidRPr="000B533E">
        <w:rPr>
          <w:rFonts w:ascii="Arial" w:hAnsi="Arial" w:cs="Arial"/>
          <w:color w:val="000000"/>
        </w:rPr>
        <w:tab/>
        <w:t>Madrid Supercomputing and Visualization Center,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7CF310B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USTUTT-HLRS</w:t>
      </w:r>
      <w:r w:rsidRPr="000B533E">
        <w:rPr>
          <w:rFonts w:ascii="Arial" w:hAnsi="Arial" w:cs="Arial"/>
          <w:color w:val="000000"/>
        </w:rPr>
        <w:tab/>
        <w:t>Universitaet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VSB-TUO</w:t>
      </w:r>
      <w:r w:rsidRPr="000B533E">
        <w:rPr>
          <w:rFonts w:ascii="Arial" w:hAnsi="Arial" w:cs="Arial"/>
          <w:color w:val="000000"/>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WCNS</w:t>
      </w:r>
      <w:r w:rsidRPr="000B533E">
        <w:rPr>
          <w:rFonts w:ascii="Arial" w:hAnsi="Arial" w:cs="Arial"/>
          <w:color w:val="000000"/>
        </w:rPr>
        <w:tab/>
        <w:t>Politechnika Wroclawska, Poland (3rd party to PNSC)</w:t>
      </w:r>
    </w:p>
    <w:p w14:paraId="47532512" w14:textId="77777777" w:rsidR="000673BA" w:rsidRPr="000B533E" w:rsidRDefault="000673BA" w:rsidP="000673BA">
      <w:pPr>
        <w:rPr>
          <w:snapToGrid w:val="0"/>
        </w:rPr>
      </w:pPr>
    </w:p>
    <w:p w14:paraId="0F5D16DE" w14:textId="77777777" w:rsidR="00C72EEB" w:rsidRPr="000B533E" w:rsidRDefault="00C72EEB" w:rsidP="00EC1DD6">
      <w:p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 w14:paraId="00A3FE68" w14:textId="77777777" w:rsidR="00C72EEB" w:rsidRPr="000B533E" w:rsidRDefault="00C72EEB" w:rsidP="00F83DD0">
      <w:pPr>
        <w:pStyle w:val="Title"/>
      </w:pPr>
      <w:bookmarkStart w:id="66" w:name="_Toc75287376"/>
      <w:bookmarkStart w:id="67" w:name="_Toc194478747"/>
      <w:bookmarkStart w:id="68" w:name="_Toc376680009"/>
      <w:bookmarkStart w:id="69" w:name="_Toc477155372"/>
      <w:r w:rsidRPr="000B533E">
        <w:t>Executive Summary</w:t>
      </w:r>
      <w:bookmarkEnd w:id="66"/>
      <w:bookmarkEnd w:id="67"/>
      <w:bookmarkEnd w:id="68"/>
      <w:bookmarkEnd w:id="69"/>
    </w:p>
    <w:p w14:paraId="4FA673AF" w14:textId="65F04365" w:rsidR="00A15325" w:rsidRPr="000B533E" w:rsidRDefault="00A15325" w:rsidP="00A15325">
      <w:pPr>
        <w:spacing w:after="120"/>
        <w:jc w:val="both"/>
      </w:pPr>
      <w:r w:rsidRPr="000B533E">
        <w:t>This document describes an accelerator benchmark suite, a set of 11 codes that includes 1 synthetic benchmark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F74969C" w:rsidR="00A15325" w:rsidRPr="000B533E" w:rsidRDefault="00864ADF" w:rsidP="00A15325">
      <w:pPr>
        <w:spacing w:after="120"/>
        <w:jc w:val="both"/>
      </w:pPr>
      <w:r>
        <w:t>This work has been undertaken by</w:t>
      </w:r>
      <w:r w:rsidR="00A15325" w:rsidRPr="000B533E">
        <w:t xml:space="preserve"> Task7.2B "Accelerator Benchmarks" in the PRACE Fo</w:t>
      </w:r>
      <w:r w:rsidR="008755D4">
        <w:t>u</w:t>
      </w:r>
      <w:r w:rsidR="00A15325" w:rsidRPr="000B533E">
        <w:t>rth Implementation Phase (PRACE-4IP) project.</w:t>
      </w:r>
    </w:p>
    <w:p w14:paraId="4ED75B44" w14:textId="4ED40231" w:rsidR="00A15325" w:rsidRPr="000B533E" w:rsidRDefault="00A15325" w:rsidP="00A15325">
      <w:pPr>
        <w:spacing w:after="120"/>
        <w:jc w:val="both"/>
      </w:pPr>
      <w:r w:rsidRPr="000B533E">
        <w:t>Most of the selected application are a subset of the Unified European Application</w:t>
      </w:r>
      <w:r w:rsidR="007D6309" w:rsidRPr="000B533E">
        <w:t>s Benchmark Suite (UEABS)</w:t>
      </w:r>
      <w:r w:rsidR="00FD0AE9" w:rsidRPr="000B533E">
        <w:t xml:space="preserve"> </w:t>
      </w:r>
      <w:r w:rsidR="00FD0AE9" w:rsidRPr="000B533E">
        <w:fldChar w:fldCharType="begin"/>
      </w:r>
      <w:r w:rsidR="00FD0AE9" w:rsidRPr="000B533E">
        <w:instrText xml:space="preserve"> REF _Ref476982133 \r \h </w:instrText>
      </w:r>
      <w:r w:rsidR="00FD0AE9" w:rsidRPr="000B533E">
        <w:fldChar w:fldCharType="separate"/>
      </w:r>
      <w:r w:rsidR="00073C7B">
        <w:t>[2]</w:t>
      </w:r>
      <w:r w:rsidR="00FD0AE9" w:rsidRPr="000B533E">
        <w:fldChar w:fldCharType="end"/>
      </w:r>
      <w:r w:rsidR="008F58B5" w:rsidRPr="000B533E">
        <w:fldChar w:fldCharType="begin"/>
      </w:r>
      <w:r w:rsidR="008F58B5" w:rsidRPr="000B533E">
        <w:instrText xml:space="preserve"> REF _Ref476982292 \r \h </w:instrText>
      </w:r>
      <w:r w:rsidR="008F58B5" w:rsidRPr="000B533E">
        <w:fldChar w:fldCharType="separate"/>
      </w:r>
      <w:r w:rsidR="00073C7B">
        <w:t>[3]</w:t>
      </w:r>
      <w:r w:rsidR="008F58B5" w:rsidRPr="000B533E">
        <w:fldChar w:fldCharType="end"/>
      </w:r>
      <w:r w:rsidRPr="000B533E">
        <w:t>. One application and a synthetic benchmark have been added.</w:t>
      </w:r>
    </w:p>
    <w:p w14:paraId="2BD0F8D4" w14:textId="794CC667" w:rsidR="00A15325" w:rsidRPr="000B533E" w:rsidRDefault="00A15325" w:rsidP="00A15325">
      <w:pPr>
        <w:spacing w:after="120"/>
        <w:jc w:val="both"/>
      </w:pPr>
      <w:r w:rsidRPr="000B533E">
        <w:t>As a result, selected codes are: ALYA, Code_Saturne, CP2K, GROMACS, GPAW, NAMD, PFARM, QCD, Quantum Espresso, SHOC and SPECFEM3D.</w:t>
      </w:r>
    </w:p>
    <w:p w14:paraId="207BFA85" w14:textId="37820EC9" w:rsidR="00A15325" w:rsidRPr="000B533E" w:rsidRDefault="00A15325" w:rsidP="00A15325">
      <w:pPr>
        <w:spacing w:after="120"/>
        <w:jc w:val="both"/>
      </w:pPr>
      <w:r w:rsidRPr="000B533E">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0" w:name="_Toc75287375"/>
      <w:bookmarkStart w:id="71" w:name="_Toc194478748"/>
      <w:bookmarkStart w:id="72" w:name="_Toc376680010"/>
      <w:bookmarkStart w:id="73" w:name="_Toc477155373"/>
      <w:r w:rsidRPr="000B533E">
        <w:t>Introduction</w:t>
      </w:r>
      <w:bookmarkEnd w:id="70"/>
      <w:bookmarkEnd w:id="71"/>
      <w:bookmarkEnd w:id="72"/>
      <w:bookmarkEnd w:id="73"/>
    </w:p>
    <w:p w14:paraId="1C84E392" w14:textId="29E015B4" w:rsidR="001E7B50" w:rsidRPr="000B533E" w:rsidRDefault="001E7B50" w:rsidP="001E7B50">
      <w:pPr>
        <w:spacing w:after="120"/>
        <w:jc w:val="both"/>
      </w:pPr>
      <w:r w:rsidRPr="000B533E">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25B46DDB" w:rsidR="001E7B50" w:rsidRPr="000B533E" w:rsidRDefault="001E7B50" w:rsidP="001E7B50">
      <w:pPr>
        <w:spacing w:after="120"/>
        <w:jc w:val="both"/>
      </w:pPr>
      <w:r w:rsidRPr="000B533E">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w:t>
      </w:r>
      <w:r w:rsidR="003B42FB">
        <w:t>IDIA</w:t>
      </w:r>
      <w:r w:rsidRPr="000B533E">
        <w:t xml:space="preserve"> GPU cards for benchmarking as they are the two most </w:t>
      </w:r>
      <w:r w:rsidR="003B42FB">
        <w:t>wide-spread</w:t>
      </w:r>
      <w:r w:rsidR="003B42FB" w:rsidRPr="000B533E">
        <w:t xml:space="preserve"> </w:t>
      </w:r>
      <w:r w:rsidRPr="000B533E">
        <w:t>accelerated resources available now.</w:t>
      </w:r>
    </w:p>
    <w:p w14:paraId="6C9883D3" w14:textId="0411F55A" w:rsidR="001E7B50" w:rsidRPr="000B533E" w:rsidRDefault="001E7B50" w:rsidP="001E7B50">
      <w:pPr>
        <w:spacing w:after="120"/>
        <w:jc w:val="both"/>
      </w:pPr>
      <w:r w:rsidRPr="000B533E">
        <w:t xml:space="preserve">Section </w:t>
      </w:r>
      <w:r w:rsidR="00780429" w:rsidRPr="000B533E">
        <w:fldChar w:fldCharType="begin"/>
      </w:r>
      <w:r w:rsidR="00780429" w:rsidRPr="000B533E">
        <w:instrText xml:space="preserve"> REF _Ref476982656 \r \h </w:instrText>
      </w:r>
      <w:r w:rsidR="00780429" w:rsidRPr="000B533E">
        <w:fldChar w:fldCharType="separate"/>
      </w:r>
      <w:r w:rsidR="00073C7B">
        <w:t>2</w:t>
      </w:r>
      <w:r w:rsidR="00780429" w:rsidRPr="000B533E">
        <w:fldChar w:fldCharType="end"/>
      </w:r>
      <w:r w:rsidRPr="000B533E">
        <w:t xml:space="preserve"> will present both type</w:t>
      </w:r>
      <w:r w:rsidR="008755D4">
        <w:t>s</w:t>
      </w:r>
      <w:r w:rsidRPr="000B533E">
        <w:t xml:space="preserve"> </w:t>
      </w:r>
      <w:r w:rsidR="008755D4">
        <w:t xml:space="preserve">of </w:t>
      </w:r>
      <w:r w:rsidRPr="000B533E">
        <w:t>accelerator systems</w:t>
      </w:r>
      <w:r w:rsidR="008755D4">
        <w:t>,</w:t>
      </w:r>
      <w:r w:rsidRPr="000B533E">
        <w:t xml:space="preserve">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4" w:name="_Ref269816026"/>
      <w:bookmarkStart w:id="75" w:name="_Ref269816053"/>
      <w:bookmarkStart w:id="76" w:name="_Ref269816064"/>
      <w:bookmarkStart w:id="77" w:name="_Ref269816098"/>
      <w:bookmarkStart w:id="78" w:name="_Toc376680011"/>
      <w:bookmarkStart w:id="79" w:name="_Ref476982656"/>
      <w:bookmarkStart w:id="80" w:name="_Toc477155374"/>
      <w:r w:rsidRPr="000B533E">
        <w:t xml:space="preserve">Targeted </w:t>
      </w:r>
      <w:bookmarkEnd w:id="74"/>
      <w:bookmarkEnd w:id="75"/>
      <w:bookmarkEnd w:id="76"/>
      <w:bookmarkEnd w:id="77"/>
      <w:bookmarkEnd w:id="78"/>
      <w:r w:rsidRPr="000B533E">
        <w:t>architectures</w:t>
      </w:r>
      <w:bookmarkEnd w:id="79"/>
      <w:bookmarkEnd w:id="80"/>
    </w:p>
    <w:p w14:paraId="3D20CBD0" w14:textId="2AFAF498" w:rsidR="005A38E4" w:rsidRPr="000B533E" w:rsidRDefault="005A38E4" w:rsidP="005A38E4">
      <w:r w:rsidRPr="000B533E">
        <w:t>This suite is targeting accelerator cards, more specifically the Intel Xeon Phi and NVIDIA GPU architecture. This section will quickly describe them and will present the four machine</w:t>
      </w:r>
      <w:r w:rsidR="001B11A5">
        <w:t>s</w:t>
      </w:r>
      <w:r w:rsidRPr="000B533E">
        <w:t>, the benchmarks ran on.</w:t>
      </w:r>
    </w:p>
    <w:p w14:paraId="578A91D6" w14:textId="77777777" w:rsidR="005A38E4" w:rsidRPr="000B533E" w:rsidRDefault="005A38E4" w:rsidP="00254032">
      <w:pPr>
        <w:spacing w:after="120"/>
        <w:jc w:val="both"/>
      </w:pPr>
    </w:p>
    <w:p w14:paraId="40D456C4" w14:textId="77777777" w:rsidR="00894A28" w:rsidRPr="000B533E" w:rsidRDefault="005A38E4" w:rsidP="00597E5E">
      <w:pPr>
        <w:pStyle w:val="Heading3"/>
        <w:ind w:left="0" w:firstLine="0"/>
      </w:pPr>
      <w:bookmarkStart w:id="81" w:name="_Toc376680012"/>
      <w:bookmarkStart w:id="82" w:name="_Toc477155375"/>
      <w:r w:rsidRPr="000B533E">
        <w:t>Co-processor description</w:t>
      </w:r>
      <w:bookmarkEnd w:id="81"/>
      <w:bookmarkEnd w:id="82"/>
    </w:p>
    <w:p w14:paraId="762181BB" w14:textId="1689EB0E" w:rsidR="005A38E4" w:rsidRPr="000B533E" w:rsidRDefault="005A38E4" w:rsidP="005A38E4">
      <w:pPr>
        <w:spacing w:after="120"/>
        <w:jc w:val="both"/>
        <w:rPr>
          <w:szCs w:val="22"/>
        </w:rPr>
      </w:pPr>
      <w:r w:rsidRPr="000B533E">
        <w:rPr>
          <w:szCs w:val="22"/>
        </w:rPr>
        <w:t>Scientific computing using co-processors has gained popularity in recent years. First the utility of GPUs has been demonstrated and evaluated in several application domains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_Ref476982100 \r \h </w:instrText>
      </w:r>
      <w:r w:rsidR="00FD0AE9" w:rsidRPr="000B533E">
        <w:rPr>
          <w:szCs w:val="22"/>
        </w:rPr>
      </w:r>
      <w:r w:rsidR="00FD0AE9" w:rsidRPr="000B533E">
        <w:rPr>
          <w:szCs w:val="22"/>
        </w:rPr>
        <w:fldChar w:fldCharType="separate"/>
      </w:r>
      <w:r w:rsidR="00073C7B">
        <w:rPr>
          <w:szCs w:val="22"/>
        </w:rPr>
        <w:t>[4]</w:t>
      </w:r>
      <w:r w:rsidR="00FD0AE9" w:rsidRPr="000B533E">
        <w:rPr>
          <w:szCs w:val="22"/>
        </w:rPr>
        <w:fldChar w:fldCharType="end"/>
      </w:r>
      <w:r w:rsidRPr="000B533E">
        <w:rPr>
          <w:szCs w:val="22"/>
        </w:rPr>
        <w:t>. As a response to NVID</w:t>
      </w:r>
      <w:r w:rsidR="00364E7F">
        <w:rPr>
          <w:szCs w:val="22"/>
        </w:rPr>
        <w:t>I</w:t>
      </w:r>
      <w:r w:rsidRPr="000B533E">
        <w:rPr>
          <w:szCs w:val="22"/>
        </w:rPr>
        <w:t>A</w:t>
      </w:r>
      <w:r w:rsidR="00364E7F">
        <w:rPr>
          <w:szCs w:val="22"/>
        </w:rPr>
        <w:t>’s</w:t>
      </w:r>
      <w:r w:rsidRPr="000B533E">
        <w:rPr>
          <w:szCs w:val="22"/>
        </w:rPr>
        <w:t xml:space="preserve"> supremacy </w:t>
      </w:r>
      <w:r w:rsidR="00364E7F">
        <w:rPr>
          <w:szCs w:val="22"/>
        </w:rPr>
        <w:t>i</w:t>
      </w:r>
      <w:r w:rsidRPr="000B533E">
        <w:rPr>
          <w:szCs w:val="22"/>
        </w:rPr>
        <w:t>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7AD3270D" w:rsidR="00073C7B" w:rsidRPr="003B42FB" w:rsidRDefault="00276950" w:rsidP="00073C7B">
      <w:pPr>
        <w:pStyle w:val="NormalPRACE"/>
        <w:rPr>
          <w:sz w:val="20"/>
          <w:szCs w:val="20"/>
          <w:lang w:val="en-US"/>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commentRangeStart w:id="83"/>
      <w:r w:rsidR="00121ADB" w:rsidRPr="000B533E">
        <w:fldChar w:fldCharType="begin"/>
      </w:r>
      <w:r w:rsidR="00121ADB" w:rsidRPr="000B533E">
        <w:instrText xml:space="preserve"> LINK </w:instrText>
      </w:r>
      <w:r w:rsidR="00A353AD">
        <w:instrText xml:space="preserve">Excel.Sheet.8 Workbook1 Sheet1!R1C1:R6C5 </w:instrText>
      </w:r>
      <w:r w:rsidR="00121ADB" w:rsidRPr="000B533E">
        <w:instrText xml:space="preserve">\a \f 4 \h  \* MERGEFORMAT </w:instrText>
      </w:r>
      <w:r w:rsidR="00121AD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thread/cuda cores</w:t>
            </w:r>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Caption"/>
      </w:pPr>
      <w:bookmarkStart w:id="84"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84"/>
    </w:p>
    <w:p w14:paraId="4179ACBE" w14:textId="198ED0F0" w:rsidR="00436513" w:rsidRPr="000B533E" w:rsidRDefault="00121ADB" w:rsidP="00073C7B">
      <w:pPr>
        <w:pStyle w:val="NormalPRACE"/>
        <w:rPr>
          <w:sz w:val="20"/>
          <w:szCs w:val="20"/>
        </w:rPr>
      </w:pPr>
      <w:r w:rsidRPr="000B533E">
        <w:fldChar w:fldCharType="end"/>
      </w:r>
      <w:commentRangeEnd w:id="83"/>
      <w:r w:rsidR="00364E7F">
        <w:rPr>
          <w:rStyle w:val="CommentReference"/>
          <w:lang w:val="de-DE"/>
        </w:rPr>
        <w:commentReference w:id="83"/>
      </w:r>
    </w:p>
    <w:p w14:paraId="11E38C3C" w14:textId="07451710" w:rsidR="00894A28" w:rsidRPr="000B533E" w:rsidRDefault="00121ADB" w:rsidP="00121ADB">
      <w:pPr>
        <w:pStyle w:val="Heading3"/>
        <w:ind w:left="0" w:firstLine="0"/>
      </w:pPr>
      <w:bookmarkStart w:id="85" w:name="_Toc477155376"/>
      <w:r w:rsidRPr="000B533E">
        <w:t>Systems description</w:t>
      </w:r>
      <w:bookmarkEnd w:id="85"/>
    </w:p>
    <w:p w14:paraId="5484FD86" w14:textId="2C8E8F3C" w:rsidR="00121ADB" w:rsidRPr="000B533E" w:rsidRDefault="00121ADB" w:rsidP="00121ADB">
      <w:pPr>
        <w:spacing w:after="120"/>
        <w:jc w:val="both"/>
      </w:pPr>
      <w:r w:rsidRPr="000B533E">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3B42FB">
        <w:t>other</w:t>
      </w:r>
      <w:r w:rsidR="003B42FB" w:rsidRPr="000B533E">
        <w:t xml:space="preserve"> </w:t>
      </w:r>
      <w:r w:rsidRPr="000B533E">
        <w:t xml:space="preserve">ones </w:t>
      </w:r>
      <w:commentRangeStart w:id="86"/>
      <w:r w:rsidRPr="000B533E">
        <w:t>will be presented along with concerned results.</w:t>
      </w:r>
      <w:commentRangeEnd w:id="86"/>
      <w:r w:rsidR="003B42FB">
        <w:rPr>
          <w:rStyle w:val="CommentReference"/>
        </w:rPr>
        <w:commentReference w:id="86"/>
      </w:r>
    </w:p>
    <w:p w14:paraId="4C661CF4" w14:textId="43721A49" w:rsidR="00254032" w:rsidRPr="000B533E" w:rsidRDefault="00121ADB" w:rsidP="00254032">
      <w:pPr>
        <w:spacing w:after="120"/>
        <w:jc w:val="both"/>
      </w:pPr>
      <w:r w:rsidRPr="000B533E">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7" w:name="_Toc477155377"/>
      <w:r w:rsidRPr="000B533E">
        <w:t>K40 cluster</w:t>
      </w:r>
      <w:bookmarkEnd w:id="87"/>
    </w:p>
    <w:p w14:paraId="181F6EB9" w14:textId="32A37314" w:rsidR="0095526C" w:rsidRPr="000B533E" w:rsidRDefault="0095526C" w:rsidP="0095526C">
      <w:pPr>
        <w:spacing w:after="120"/>
        <w:jc w:val="both"/>
        <w:rPr>
          <w:szCs w:val="22"/>
        </w:rPr>
      </w:pPr>
      <w:r w:rsidRPr="000B533E">
        <w:rPr>
          <w:szCs w:val="22"/>
        </w:rPr>
        <w:t xml:space="preserve">The SURFsara institute in </w:t>
      </w:r>
      <w:r w:rsidR="003B42FB">
        <w:rPr>
          <w:szCs w:val="22"/>
        </w:rPr>
        <w:t xml:space="preserve">The </w:t>
      </w:r>
      <w:r w:rsidRPr="000B533E">
        <w:rPr>
          <w:szCs w:val="22"/>
        </w:rPr>
        <w:t>Ne</w:t>
      </w:r>
      <w:r w:rsidR="003B42FB">
        <w:rPr>
          <w:szCs w:val="22"/>
        </w:rPr>
        <w:t>th</w:t>
      </w:r>
      <w:r w:rsidRPr="000B533E">
        <w:rPr>
          <w:szCs w:val="22"/>
        </w:rPr>
        <w:t>erland</w:t>
      </w:r>
      <w:r w:rsidR="003B42FB">
        <w:rPr>
          <w:szCs w:val="22"/>
        </w:rPr>
        <w:t>s</w:t>
      </w:r>
      <w:r w:rsidRPr="000B533E">
        <w:rPr>
          <w:szCs w:val="22"/>
        </w:rPr>
        <w:t xml:space="preserve"> granted access to Cartesius which has a GPU island (installed May 2014) with following specifications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_Ref476982066 \r \h </w:instrText>
      </w:r>
      <w:r w:rsidR="00FD0AE9" w:rsidRPr="000B533E">
        <w:rPr>
          <w:szCs w:val="22"/>
        </w:rPr>
      </w:r>
      <w:r w:rsidR="00FD0AE9" w:rsidRPr="000B533E">
        <w:rPr>
          <w:szCs w:val="22"/>
        </w:rPr>
        <w:fldChar w:fldCharType="separate"/>
      </w:r>
      <w:r w:rsidR="00073C7B">
        <w:rPr>
          <w:szCs w:val="22"/>
        </w:rPr>
        <w:t>[5]</w:t>
      </w:r>
      <w:r w:rsidR="00FD0AE9" w:rsidRPr="000B533E">
        <w:rPr>
          <w:szCs w:val="22"/>
        </w:rPr>
        <w:fldChar w:fldCharType="end"/>
      </w:r>
      <w:r w:rsidRPr="000B533E">
        <w:rPr>
          <w:szCs w:val="22"/>
        </w:rPr>
        <w:t>:</w:t>
      </w:r>
    </w:p>
    <w:p w14:paraId="7790EE7E" w14:textId="77777777" w:rsidR="0004319F" w:rsidRPr="000B533E" w:rsidRDefault="0095526C" w:rsidP="0004319F">
      <w:pPr>
        <w:pStyle w:val="NormalPRACE"/>
        <w:numPr>
          <w:ilvl w:val="0"/>
          <w:numId w:val="8"/>
        </w:numPr>
      </w:pPr>
      <w:r w:rsidRPr="000B533E">
        <w:t>66 Bullx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0CB79E28" w:rsidR="0095526C" w:rsidRPr="000B533E" w:rsidRDefault="0095526C" w:rsidP="0095526C">
      <w:pPr>
        <w:pStyle w:val="NormalPRACE"/>
        <w:numPr>
          <w:ilvl w:val="1"/>
          <w:numId w:val="8"/>
        </w:numPr>
      </w:pPr>
      <w:r w:rsidRPr="000B533E">
        <w:t>96 GB/node</w:t>
      </w:r>
      <w:r w:rsidR="00FE257F">
        <w:t xml:space="preserve"> DDR3-1600 RAM</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6704A721"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r w:rsidR="003B42FB">
        <w:t xml:space="preserve">FDR </w:t>
      </w:r>
      <w:r w:rsidRPr="000B533E">
        <w:t>adapters: one per GPGPU.</w:t>
      </w:r>
    </w:p>
    <w:p w14:paraId="2B35062D" w14:textId="77777777" w:rsidR="00007913" w:rsidRPr="000B533E" w:rsidRDefault="00007913" w:rsidP="00007913">
      <w:pPr>
        <w:spacing w:after="120"/>
        <w:jc w:val="both"/>
      </w:pPr>
    </w:p>
    <w:p w14:paraId="2C3ABE9F" w14:textId="447EA8E1" w:rsidR="00007913" w:rsidRPr="000B533E" w:rsidRDefault="00A87E50" w:rsidP="00007913">
      <w:pPr>
        <w:pStyle w:val="Heading4"/>
      </w:pPr>
      <w:bookmarkStart w:id="88" w:name="_Toc477155378"/>
      <w:r w:rsidRPr="000B533E">
        <w:lastRenderedPageBreak/>
        <w:t>Xeon Phi 5110P cluster</w:t>
      </w:r>
      <w:bookmarkEnd w:id="88"/>
    </w:p>
    <w:p w14:paraId="5E671F18" w14:textId="1C5B34FF" w:rsidR="00FE6A32" w:rsidRPr="000B533E" w:rsidRDefault="004D6C3B" w:rsidP="00FE6A32">
      <w:pPr>
        <w:spacing w:after="120"/>
        <w:jc w:val="both"/>
        <w:rPr>
          <w:szCs w:val="22"/>
        </w:rPr>
      </w:pPr>
      <w:r w:rsidRPr="000B533E">
        <w:rPr>
          <w:szCs w:val="22"/>
        </w:rPr>
        <w:t>The Barcelona Supercomputing Center (BSC) in Spain granted access to MareNostrum III which features KNC nodes</w:t>
      </w:r>
      <w:r w:rsidR="00FE6A32" w:rsidRPr="000B533E">
        <w:rPr>
          <w:szCs w:val="22"/>
        </w:rPr>
        <w:t xml:space="preserve"> (upgrade June 2013)</w:t>
      </w:r>
      <w:r w:rsidRPr="000B533E">
        <w:rPr>
          <w:szCs w:val="22"/>
        </w:rPr>
        <w:t>. Here's the description of this partition</w:t>
      </w:r>
      <w:r w:rsidR="001F3ADD" w:rsidRPr="000B533E">
        <w:rPr>
          <w:szCs w:val="22"/>
        </w:rPr>
        <w:t xml:space="preserve"> </w:t>
      </w:r>
      <w:r w:rsidR="00112A01" w:rsidRPr="000B533E">
        <w:rPr>
          <w:szCs w:val="22"/>
        </w:rPr>
        <w:fldChar w:fldCharType="begin"/>
      </w:r>
      <w:r w:rsidR="00112A01" w:rsidRPr="000B533E">
        <w:rPr>
          <w:szCs w:val="22"/>
        </w:rPr>
        <w:instrText xml:space="preserve"> REF _Ref476984580 \r \h </w:instrText>
      </w:r>
      <w:r w:rsidR="00112A01" w:rsidRPr="000B533E">
        <w:rPr>
          <w:szCs w:val="22"/>
        </w:rPr>
      </w:r>
      <w:r w:rsidR="00112A01" w:rsidRPr="000B533E">
        <w:rPr>
          <w:szCs w:val="22"/>
        </w:rPr>
        <w:fldChar w:fldCharType="separate"/>
      </w:r>
      <w:r w:rsidR="00073C7B">
        <w:rPr>
          <w:szCs w:val="22"/>
        </w:rPr>
        <w:t>[6]</w:t>
      </w:r>
      <w:r w:rsidR="00112A01" w:rsidRPr="000B533E">
        <w:rPr>
          <w:szCs w:val="22"/>
        </w:rPr>
        <w:fldChar w:fldCharType="end"/>
      </w:r>
      <w:r w:rsidR="00112A01" w:rsidRPr="000B533E">
        <w:rPr>
          <w:szCs w:val="22"/>
        </w:rPr>
        <w:t>:</w:t>
      </w:r>
    </w:p>
    <w:p w14:paraId="3520D1F5" w14:textId="16910102" w:rsidR="00FE6A32" w:rsidRDefault="00FE6A32" w:rsidP="00FE6A32">
      <w:pPr>
        <w:pStyle w:val="ListParagraph"/>
        <w:numPr>
          <w:ilvl w:val="0"/>
          <w:numId w:val="9"/>
        </w:numPr>
        <w:spacing w:after="120"/>
        <w:jc w:val="both"/>
        <w:rPr>
          <w:ins w:id="89" w:author="Victor Cameo" w:date="2017-03-16T16:29:00Z"/>
          <w:szCs w:val="22"/>
        </w:rPr>
      </w:pPr>
      <w:r w:rsidRPr="000B533E">
        <w:rPr>
          <w:szCs w:val="22"/>
        </w:rPr>
        <w:t>42 hybrid nodes contain</w:t>
      </w:r>
      <w:ins w:id="90" w:author="Victor Cameo" w:date="2017-03-16T16:29:00Z">
        <w:r w:rsidR="003C3CCE">
          <w:rPr>
            <w:szCs w:val="22"/>
          </w:rPr>
          <w:t>ing</w:t>
        </w:r>
      </w:ins>
      <w:r w:rsidRPr="000B533E">
        <w:rPr>
          <w:szCs w:val="22"/>
        </w:rPr>
        <w:t>:</w:t>
      </w:r>
    </w:p>
    <w:p w14:paraId="4FBA2A44" w14:textId="53E05722" w:rsidR="003C3CCE" w:rsidRPr="000B533E" w:rsidRDefault="003C3CCE" w:rsidP="003C3CCE">
      <w:pPr>
        <w:pStyle w:val="ListParagraph"/>
        <w:numPr>
          <w:ilvl w:val="1"/>
          <w:numId w:val="9"/>
        </w:numPr>
        <w:spacing w:after="120"/>
        <w:jc w:val="both"/>
        <w:rPr>
          <w:szCs w:val="22"/>
        </w:rPr>
        <w:pPrChange w:id="91" w:author="Victor Cameo" w:date="2017-03-16T16:29:00Z">
          <w:pPr>
            <w:pStyle w:val="ListParagraph"/>
            <w:numPr>
              <w:numId w:val="9"/>
            </w:numPr>
            <w:spacing w:after="120"/>
            <w:ind w:hanging="360"/>
            <w:jc w:val="both"/>
          </w:pPr>
        </w:pPrChange>
      </w:pPr>
      <w:ins w:id="92" w:author="Victor Cameo" w:date="2017-03-16T16:29:00Z">
        <w:r>
          <w:rPr>
            <w:szCs w:val="22"/>
          </w:rPr>
          <w:t xml:space="preserve">1x </w:t>
        </w:r>
        <w:r w:rsidRPr="003C3CCE">
          <w:rPr>
            <w:szCs w:val="22"/>
          </w:rPr>
          <w:t>SandyBridge-EP E5–2670</w:t>
        </w:r>
      </w:ins>
    </w:p>
    <w:p w14:paraId="47236F9B" w14:textId="3BAC4ECF" w:rsidR="00FE6A32" w:rsidRPr="000B533E" w:rsidRDefault="00FE6A32" w:rsidP="00A575B2">
      <w:pPr>
        <w:pStyle w:val="ListParagraph"/>
        <w:numPr>
          <w:ilvl w:val="1"/>
          <w:numId w:val="9"/>
        </w:numPr>
        <w:spacing w:after="120"/>
        <w:jc w:val="both"/>
        <w:rPr>
          <w:szCs w:val="22"/>
        </w:rPr>
      </w:pPr>
      <w:r w:rsidRPr="000B533E">
        <w:rPr>
          <w:szCs w:val="22"/>
        </w:rPr>
        <w:t>8x 8G DDR3–1600 DIMMs (4GB/core)</w:t>
      </w:r>
      <w:r w:rsidR="00F95C43" w:rsidRPr="000B533E">
        <w:rPr>
          <w:szCs w:val="22"/>
        </w:rPr>
        <w:t>, t</w:t>
      </w:r>
      <w:r w:rsidRPr="000B533E">
        <w:rPr>
          <w:szCs w:val="22"/>
        </w:rPr>
        <w:t>otal: 64GB/node</w:t>
      </w:r>
    </w:p>
    <w:p w14:paraId="357D71B7" w14:textId="2FAEF49B" w:rsidR="00FE6A32" w:rsidRPr="000B533E" w:rsidRDefault="00FE6A32" w:rsidP="00A575B2">
      <w:pPr>
        <w:pStyle w:val="ListParagraph"/>
        <w:numPr>
          <w:ilvl w:val="0"/>
          <w:numId w:val="10"/>
        </w:numPr>
        <w:spacing w:after="120"/>
        <w:jc w:val="both"/>
        <w:rPr>
          <w:szCs w:val="22"/>
        </w:rPr>
      </w:pPr>
      <w:r w:rsidRPr="000B533E">
        <w:rPr>
          <w:szCs w:val="22"/>
        </w:rPr>
        <w:t>2x Xeon Phi 5110P accelerators</w:t>
      </w:r>
    </w:p>
    <w:p w14:paraId="316C322E" w14:textId="77777777" w:rsidR="000E50DC" w:rsidRPr="000B533E" w:rsidRDefault="000E50DC" w:rsidP="00FE6A32">
      <w:pPr>
        <w:pStyle w:val="ListParagraph"/>
        <w:numPr>
          <w:ilvl w:val="0"/>
          <w:numId w:val="9"/>
        </w:numPr>
        <w:spacing w:after="120"/>
        <w:jc w:val="both"/>
        <w:rPr>
          <w:szCs w:val="22"/>
        </w:rPr>
      </w:pPr>
      <w:r w:rsidRPr="000B533E">
        <w:rPr>
          <w:szCs w:val="22"/>
        </w:rPr>
        <w:t>Interconnection n</w:t>
      </w:r>
      <w:r w:rsidR="00FE6A32" w:rsidRPr="000B533E">
        <w:rPr>
          <w:szCs w:val="22"/>
        </w:rPr>
        <w:t>etworks</w:t>
      </w:r>
      <w:r w:rsidRPr="000B533E">
        <w:rPr>
          <w:szCs w:val="22"/>
        </w:rPr>
        <w:t>:</w:t>
      </w:r>
    </w:p>
    <w:p w14:paraId="77901BEE" w14:textId="032B56C8" w:rsidR="00FE6A32" w:rsidRPr="000B533E" w:rsidRDefault="00FE6A32" w:rsidP="00FE6A32">
      <w:pPr>
        <w:pStyle w:val="ListParagraph"/>
        <w:numPr>
          <w:ilvl w:val="1"/>
          <w:numId w:val="9"/>
        </w:numPr>
        <w:spacing w:after="120"/>
        <w:jc w:val="both"/>
        <w:rPr>
          <w:szCs w:val="22"/>
        </w:rPr>
      </w:pPr>
      <w:r w:rsidRPr="000B533E">
        <w:rPr>
          <w:szCs w:val="22"/>
        </w:rPr>
        <w:t>Infiniband Mellanox FDR10: High bandwidth network used by parallel applications communications</w:t>
      </w:r>
      <w:r w:rsidR="000E50DC" w:rsidRPr="000B533E">
        <w:rPr>
          <w:szCs w:val="22"/>
        </w:rPr>
        <w:t xml:space="preserve"> </w:t>
      </w:r>
      <w:r w:rsidRPr="000B533E">
        <w:rPr>
          <w:szCs w:val="22"/>
        </w:rPr>
        <w:t>(MPI)</w:t>
      </w:r>
    </w:p>
    <w:p w14:paraId="279D9CB1" w14:textId="419E4C44" w:rsidR="00112A01" w:rsidRPr="000B533E" w:rsidRDefault="00FE6A32" w:rsidP="004D6C3B">
      <w:pPr>
        <w:pStyle w:val="ListParagraph"/>
        <w:numPr>
          <w:ilvl w:val="1"/>
          <w:numId w:val="9"/>
        </w:numPr>
        <w:spacing w:after="120"/>
        <w:jc w:val="both"/>
        <w:rPr>
          <w:szCs w:val="22"/>
        </w:rPr>
      </w:pPr>
      <w:r w:rsidRPr="000B533E">
        <w:rPr>
          <w:szCs w:val="22"/>
        </w:rPr>
        <w:t>Gigabit Ethernet: 10GbitEthernet network used by the GPFS Filesystem.</w:t>
      </w:r>
    </w:p>
    <w:p w14:paraId="2298739E" w14:textId="22FFB085" w:rsidR="00007913" w:rsidRPr="000B533E" w:rsidRDefault="00F95C43" w:rsidP="00007913">
      <w:pPr>
        <w:pStyle w:val="Heading4"/>
      </w:pPr>
      <w:bookmarkStart w:id="93" w:name="_Toc477155379"/>
      <w:r w:rsidRPr="000B533E">
        <w:t>P100 cluster</w:t>
      </w:r>
      <w:bookmarkEnd w:id="93"/>
    </w:p>
    <w:p w14:paraId="48BC061C" w14:textId="1C216AD0" w:rsidR="00007913" w:rsidRPr="000B533E" w:rsidRDefault="00F95C43" w:rsidP="00007913">
      <w:pPr>
        <w:spacing w:after="120"/>
        <w:jc w:val="both"/>
        <w:rPr>
          <w:szCs w:val="22"/>
        </w:rPr>
      </w:pPr>
      <w:r w:rsidRPr="000B533E">
        <w:rPr>
          <w:szCs w:val="22"/>
        </w:rPr>
        <w:t xml:space="preserve">GENCI granted access to the Ouessant prototype at IDRIS in France (installed September 2016). It is composed of 12 IBM Minsky compute nodes with each containing </w:t>
      </w:r>
      <w:r w:rsidR="00A575B2" w:rsidRPr="000B533E">
        <w:rPr>
          <w:szCs w:val="22"/>
        </w:rPr>
        <w:fldChar w:fldCharType="begin"/>
      </w:r>
      <w:r w:rsidR="00A575B2" w:rsidRPr="000B533E">
        <w:rPr>
          <w:szCs w:val="22"/>
        </w:rPr>
        <w:instrText xml:space="preserve"> REF _Ref476985408 \r \h </w:instrText>
      </w:r>
      <w:r w:rsidR="00A575B2" w:rsidRPr="000B533E">
        <w:rPr>
          <w:szCs w:val="22"/>
        </w:rPr>
      </w:r>
      <w:r w:rsidR="00A575B2" w:rsidRPr="000B533E">
        <w:rPr>
          <w:szCs w:val="22"/>
        </w:rPr>
        <w:fldChar w:fldCharType="separate"/>
      </w:r>
      <w:r w:rsidR="00073C7B">
        <w:rPr>
          <w:szCs w:val="22"/>
        </w:rPr>
        <w:t>[7]</w:t>
      </w:r>
      <w:r w:rsidR="00A575B2" w:rsidRPr="000B533E">
        <w:rPr>
          <w:szCs w:val="22"/>
        </w:rPr>
        <w:fldChar w:fldCharType="end"/>
      </w:r>
      <w:r w:rsidR="00A575B2" w:rsidRPr="000B533E">
        <w:rPr>
          <w:szCs w:val="22"/>
        </w:rPr>
        <w:t>:</w:t>
      </w:r>
    </w:p>
    <w:p w14:paraId="553D2D18" w14:textId="77777777" w:rsidR="00A575B2" w:rsidRPr="000B533E" w:rsidRDefault="00A575B2" w:rsidP="00A575B2">
      <w:pPr>
        <w:pStyle w:val="ListParagraph"/>
        <w:numPr>
          <w:ilvl w:val="0"/>
          <w:numId w:val="9"/>
        </w:numPr>
        <w:spacing w:after="120"/>
        <w:jc w:val="both"/>
      </w:pPr>
      <w:r w:rsidRPr="000B533E">
        <w:t>Compute nodes</w:t>
      </w:r>
    </w:p>
    <w:p w14:paraId="0C3D1F3C" w14:textId="06CDABF7" w:rsidR="00A575B2" w:rsidRPr="000B533E" w:rsidRDefault="00A575B2" w:rsidP="00A575B2">
      <w:pPr>
        <w:pStyle w:val="ListParagraph"/>
        <w:numPr>
          <w:ilvl w:val="1"/>
          <w:numId w:val="9"/>
        </w:numPr>
        <w:spacing w:after="120"/>
        <w:jc w:val="both"/>
      </w:pPr>
      <w:r w:rsidRPr="000B533E">
        <w:t>POWER8+ sockets, 10 cores, 8 threads per core (or 160 threads p</w:t>
      </w:r>
      <w:r w:rsidR="00364E7F">
        <w:t>e</w:t>
      </w:r>
      <w:r w:rsidRPr="000B533E">
        <w:t>r node)</w:t>
      </w:r>
    </w:p>
    <w:p w14:paraId="0FB689C5" w14:textId="77777777" w:rsidR="00A575B2" w:rsidRPr="000B533E" w:rsidRDefault="00A575B2" w:rsidP="00A575B2">
      <w:pPr>
        <w:pStyle w:val="ListParagraph"/>
        <w:numPr>
          <w:ilvl w:val="1"/>
          <w:numId w:val="9"/>
        </w:numPr>
        <w:spacing w:after="120"/>
        <w:jc w:val="both"/>
      </w:pPr>
      <w:r w:rsidRPr="000B533E">
        <w:t>128 GB of DDR4 memory (bandwidth &gt; 9 GB/s per core)</w:t>
      </w:r>
    </w:p>
    <w:p w14:paraId="2E848CDA" w14:textId="35DCEEC1" w:rsidR="00A575B2" w:rsidRPr="000B533E" w:rsidRDefault="00A575B2" w:rsidP="00A575B2">
      <w:pPr>
        <w:pStyle w:val="ListParagraph"/>
        <w:numPr>
          <w:ilvl w:val="1"/>
          <w:numId w:val="9"/>
        </w:numPr>
        <w:spacing w:after="120"/>
        <w:jc w:val="both"/>
      </w:pPr>
      <w:r w:rsidRPr="000B533E">
        <w:t>4 N</w:t>
      </w:r>
      <w:r w:rsidR="00FE257F">
        <w:t>VIDIA’s</w:t>
      </w:r>
      <w:r w:rsidRPr="000B533E">
        <w:t xml:space="preserve"> new generation Pascal P100 GPUs, 16 GB of HBM2 memory</w:t>
      </w:r>
    </w:p>
    <w:p w14:paraId="126180D5" w14:textId="419821ED" w:rsidR="00A575B2" w:rsidRPr="000B533E" w:rsidRDefault="00A575B2" w:rsidP="00A575B2">
      <w:pPr>
        <w:pStyle w:val="ListParagraph"/>
        <w:numPr>
          <w:ilvl w:val="0"/>
          <w:numId w:val="9"/>
        </w:numPr>
        <w:spacing w:after="120"/>
        <w:jc w:val="both"/>
      </w:pPr>
      <w:r w:rsidRPr="000B533E">
        <w:t>Interconnect</w:t>
      </w:r>
    </w:p>
    <w:p w14:paraId="44721F35" w14:textId="77777777" w:rsidR="00A575B2" w:rsidRPr="000B533E" w:rsidRDefault="00A575B2" w:rsidP="00A575B2">
      <w:pPr>
        <w:pStyle w:val="ListParagraph"/>
        <w:numPr>
          <w:ilvl w:val="1"/>
          <w:numId w:val="9"/>
        </w:numPr>
        <w:spacing w:after="120"/>
        <w:jc w:val="both"/>
      </w:pPr>
      <w:r w:rsidRPr="000B533E">
        <w:t>4 NVLink interconnects (40GB/s of bi-directional bandwidth per interconnect); each GPU card is connected to a CPU with 2 NVLink interconnects and another GPU with 2 interconnects remaining</w:t>
      </w:r>
    </w:p>
    <w:p w14:paraId="490B5EDD" w14:textId="77C0398D" w:rsidR="00A575B2" w:rsidRPr="000B533E" w:rsidRDefault="00A575B2" w:rsidP="00A575B2">
      <w:pPr>
        <w:pStyle w:val="ListParagraph"/>
        <w:numPr>
          <w:ilvl w:val="1"/>
          <w:numId w:val="9"/>
        </w:numPr>
        <w:spacing w:after="120"/>
        <w:jc w:val="both"/>
      </w:pPr>
      <w:r w:rsidRPr="000B533E">
        <w:t>A Mellanox EDR IB CAPI interconne</w:t>
      </w:r>
      <w:r w:rsidR="007749D5">
        <w:t>ct</w:t>
      </w:r>
      <w:r w:rsidRPr="000B533E">
        <w:t xml:space="preserve"> network (1 interconnect per node)</w:t>
      </w:r>
    </w:p>
    <w:p w14:paraId="70433F07" w14:textId="06E9BD27" w:rsidR="00007913" w:rsidRPr="000B533E" w:rsidRDefault="00E6481C" w:rsidP="00007913">
      <w:pPr>
        <w:pStyle w:val="Heading4"/>
      </w:pPr>
      <w:bookmarkStart w:id="94" w:name="_Toc477155380"/>
      <w:r w:rsidRPr="000B533E">
        <w:t>Xeon Phi 7250 cluster</w:t>
      </w:r>
      <w:bookmarkEnd w:id="94"/>
    </w:p>
    <w:p w14:paraId="70A9E60F" w14:textId="7070F4B6" w:rsidR="00E6481C" w:rsidRPr="000B533E" w:rsidRDefault="00E6481C" w:rsidP="00E6481C">
      <w:pPr>
        <w:spacing w:after="120"/>
        <w:jc w:val="both"/>
        <w:rPr>
          <w:szCs w:val="22"/>
        </w:rPr>
      </w:pPr>
      <w:r w:rsidRPr="000B533E">
        <w:rPr>
          <w:szCs w:val="22"/>
        </w:rPr>
        <w:t xml:space="preserve">GENCI also granted access to the Frioul prototype at CINES in France (installed December 2016). It is composed of 48 Intel KNL compute </w:t>
      </w:r>
      <w:r w:rsidR="00203A72" w:rsidRPr="000B533E">
        <w:rPr>
          <w:szCs w:val="22"/>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Interconnect: Infiniband IB 4x FDR</w:t>
      </w:r>
    </w:p>
    <w:p w14:paraId="5C3D28C9" w14:textId="04F0CDD2" w:rsidR="0046634C" w:rsidRPr="000B533E" w:rsidRDefault="00203A72" w:rsidP="00203A72">
      <w:pPr>
        <w:pStyle w:val="NormalPRACE"/>
        <w:numPr>
          <w:ilvl w:val="0"/>
          <w:numId w:val="13"/>
        </w:numPr>
      </w:pPr>
      <w:r w:rsidRPr="000B533E">
        <w:t>File system: Lustre, more than 5 P</w:t>
      </w:r>
      <w:r w:rsidR="00157846">
        <w:t>B</w:t>
      </w:r>
      <w:r w:rsidRPr="000B533E">
        <w:t xml:space="preserve"> usable and a maximum bandwi</w:t>
      </w:r>
      <w:r w:rsidR="00657AD9" w:rsidRPr="000B533E">
        <w:t>d</w:t>
      </w:r>
      <w:r w:rsidRPr="000B533E">
        <w:t>th of 105 G</w:t>
      </w:r>
      <w:r w:rsidR="00157846">
        <w:t>B</w:t>
      </w:r>
      <w:r w:rsidRPr="000B533E">
        <w:t>/s</w:t>
      </w:r>
    </w:p>
    <w:p w14:paraId="0CC9EFA5" w14:textId="2087F272" w:rsidR="007D28EF" w:rsidRPr="000B533E" w:rsidRDefault="007D28EF" w:rsidP="007D28EF">
      <w:pPr>
        <w:pStyle w:val="Heading2"/>
      </w:pPr>
      <w:bookmarkStart w:id="95" w:name="_Toc477155381"/>
      <w:r w:rsidRPr="000B533E">
        <w:t>Benchmark suite description</w:t>
      </w:r>
      <w:bookmarkEnd w:id="95"/>
    </w:p>
    <w:p w14:paraId="63987E6A" w14:textId="535EEB75" w:rsidR="00664EB5" w:rsidRPr="000B533E" w:rsidRDefault="00664EB5" w:rsidP="00664EB5">
      <w:pPr>
        <w:spacing w:after="120"/>
        <w:jc w:val="both"/>
        <w:rPr>
          <w:szCs w:val="22"/>
        </w:rPr>
      </w:pPr>
      <w:r w:rsidRPr="000B533E">
        <w:rPr>
          <w:szCs w:val="22"/>
        </w:rPr>
        <w:t>This part will cover each code, presenting the interest for the scientific community as well as the test cases defined for the benchmarks.</w:t>
      </w:r>
    </w:p>
    <w:p w14:paraId="4F1BE7F9" w14:textId="4DA06594"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w:t>
      </w:r>
      <w:ins w:id="96" w:author="Filip Stanek" w:date="2017-03-14T15:12:00Z">
        <w:r w:rsidR="00F14728">
          <w:t xml:space="preserve">the </w:t>
        </w:r>
      </w:ins>
      <w:r w:rsidRPr="000B533E">
        <w:t xml:space="preserve">codes presented in this suite are included in the </w:t>
      </w:r>
      <w:commentRangeStart w:id="97"/>
      <w:r w:rsidRPr="000B533E">
        <w:t>later</w:t>
      </w:r>
      <w:commentRangeEnd w:id="97"/>
      <w:r w:rsidR="00F14728">
        <w:rPr>
          <w:rStyle w:val="CommentReference"/>
        </w:rPr>
        <w:commentReference w:id="97"/>
      </w:r>
      <w:r w:rsidRPr="000B533E">
        <w:t>. Exceptions are PFARM which come</w:t>
      </w:r>
      <w:r w:rsidR="009E1DDD">
        <w:t>s</w:t>
      </w:r>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98" w:name="_Toc477155382"/>
      <w:r w:rsidRPr="000B533E">
        <w:t>Alya</w:t>
      </w:r>
      <w:bookmarkEnd w:id="98"/>
    </w:p>
    <w:p w14:paraId="012961B3" w14:textId="1F4BEFF3" w:rsidR="00E94772" w:rsidRPr="000B533E" w:rsidRDefault="00E94772" w:rsidP="00831578">
      <w:pPr>
        <w:pStyle w:val="NormalPRACE"/>
      </w:pPr>
      <w:r w:rsidRPr="000B533E">
        <w:t xml:space="preserve">Alya is a high performance computational mechanics code that can solve different coupled mechanics problems: incompressible/compressible flows, solid mechanics, chemistry, excitable media, heat transfer and Lagrangian particle transport. It is one single code. There </w:t>
      </w:r>
      <w:r w:rsidRPr="000B533E">
        <w:lastRenderedPageBreak/>
        <w:t>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A93BA27" w:rsidR="00E94772" w:rsidRPr="000B533E" w:rsidRDefault="00E94772" w:rsidP="00831578">
      <w:pPr>
        <w:pStyle w:val="Heading4"/>
      </w:pPr>
      <w:bookmarkStart w:id="99" w:name="_Toc477155383"/>
      <w:r w:rsidRPr="000B533E">
        <w:t>C</w:t>
      </w:r>
      <w:r w:rsidR="00831578" w:rsidRPr="000B533E">
        <w:t xml:space="preserve">ode </w:t>
      </w:r>
      <w:bookmarkEnd w:id="99"/>
      <w:r w:rsidR="00A73FBF" w:rsidRPr="000B533E">
        <w:t>description</w:t>
      </w:r>
    </w:p>
    <w:p w14:paraId="4ACD9229" w14:textId="3F410FEC" w:rsidR="00E94772" w:rsidRPr="000B533E" w:rsidRDefault="00E94772" w:rsidP="00831578">
      <w:pPr>
        <w:pStyle w:val="NormalPRACE"/>
      </w:pPr>
      <w:r w:rsidRPr="000B533E">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6E5CA970" w:rsidR="00E94772" w:rsidRPr="000B533E" w:rsidRDefault="00E94772" w:rsidP="00831578">
      <w:pPr>
        <w:pStyle w:val="NormalPRACE"/>
      </w:pPr>
      <w:r w:rsidRPr="000B533E">
        <w:t xml:space="preserve">Alya is written in Fortran 1995 and the incompressible fluid module, present in the benchmark suite, is freely available. This module solves the Navier-Stokes equations using an Orthomin \ref{} method for the pressure Schur complement. This method is an algebraic split strategy which converges to the monolithic solution. At each linearisation step, the momentum is solved twice and the continuity equation is solved once or twice </w:t>
      </w:r>
      <w:r w:rsidR="009E1DDD">
        <w:t xml:space="preserve">depending on whether </w:t>
      </w:r>
      <w:r w:rsidRPr="000B533E">
        <w:t>the momentum preserving or the continuity preserving algorithm is selected.</w:t>
      </w:r>
    </w:p>
    <w:p w14:paraId="1C4BB3A1" w14:textId="73DD15D6" w:rsidR="00E94772" w:rsidRPr="000B533E" w:rsidRDefault="00831578" w:rsidP="00831578">
      <w:pPr>
        <w:pStyle w:val="Heading4"/>
      </w:pPr>
      <w:bookmarkStart w:id="100" w:name="_Toc477155384"/>
      <w:r w:rsidRPr="000B533E">
        <w:t xml:space="preserve">Test cases </w:t>
      </w:r>
      <w:bookmarkEnd w:id="100"/>
      <w:r w:rsidR="00A73FBF" w:rsidRPr="000B533E">
        <w:t>description</w:t>
      </w:r>
    </w:p>
    <w:p w14:paraId="1F36E2FC" w14:textId="147F1ED0" w:rsidR="00E94772" w:rsidRPr="000B533E" w:rsidRDefault="00E94772" w:rsidP="00831578">
      <w:pPr>
        <w:pStyle w:val="NormalPRACE"/>
        <w:rPr>
          <w:rStyle w:val="Emphasis"/>
        </w:rPr>
      </w:pPr>
      <w:r w:rsidRPr="000B533E">
        <w:rPr>
          <w:rStyle w:val="Emphasis"/>
        </w:rPr>
        <w:t>Cavity-h</w:t>
      </w:r>
      <w:r w:rsidR="00831578" w:rsidRPr="000B533E">
        <w:rPr>
          <w:rStyle w:val="Emphasis"/>
        </w:rPr>
        <w:t>exaedra elements (10M elements)</w:t>
      </w:r>
    </w:p>
    <w:p w14:paraId="2046161C" w14:textId="5F74901E" w:rsidR="00E94772" w:rsidRPr="000B533E" w:rsidRDefault="00E94772" w:rsidP="00831578">
      <w:pPr>
        <w:pStyle w:val="NormalPRACE"/>
      </w:pPr>
      <w:r w:rsidRPr="000B533E">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0B533E" w:rsidRDefault="00E94772" w:rsidP="00831578">
      <w:pPr>
        <w:pStyle w:val="NormalPRACE"/>
        <w:rPr>
          <w:rStyle w:val="Emphasis"/>
        </w:rPr>
      </w:pPr>
      <w:r w:rsidRPr="000B533E">
        <w:rPr>
          <w:rStyle w:val="Emphasis"/>
        </w:rPr>
        <w:t>Cavity-h</w:t>
      </w:r>
      <w:r w:rsidR="00CC4125" w:rsidRPr="000B533E">
        <w:rPr>
          <w:rStyle w:val="Emphasis"/>
        </w:rPr>
        <w:t>exaedra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Cavity-hexaedra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101" w:name="_Toc477155385"/>
      <w:r w:rsidRPr="000B533E">
        <w:t>Code Saturne</w:t>
      </w:r>
      <w:bookmarkEnd w:id="101"/>
    </w:p>
    <w:p w14:paraId="69BF1DA5" w14:textId="65BF9EC7" w:rsidR="00E94772" w:rsidRPr="000B533E" w:rsidRDefault="00E94772" w:rsidP="00831578">
      <w:pPr>
        <w:pStyle w:val="NormalPRACE"/>
      </w:pPr>
      <w:r w:rsidRPr="000B533E">
        <w:t xml:space="preserve">Code Saturne is an open-source CFD software package developed by EDF R&amp;D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t>
      </w:r>
      <w:r w:rsidRPr="000B533E">
        <w:lastRenderedPageBreak/>
        <w:t>with itself or other software to model some multiphysics problems (fluid-structure, fluid-conjugate heat transfer, for instance).</w:t>
      </w:r>
    </w:p>
    <w:p w14:paraId="63E12552" w14:textId="033B2AB6" w:rsidR="00E94772" w:rsidRPr="000B533E" w:rsidRDefault="00CC4125" w:rsidP="00CC4125">
      <w:pPr>
        <w:pStyle w:val="Heading4"/>
      </w:pPr>
      <w:bookmarkStart w:id="102" w:name="_Toc477155386"/>
      <w:r w:rsidRPr="000B533E">
        <w:t xml:space="preserve">Code </w:t>
      </w:r>
      <w:bookmarkEnd w:id="102"/>
      <w:r w:rsidR="00C5687B" w:rsidRPr="000B533E">
        <w:t>description</w:t>
      </w:r>
    </w:p>
    <w:p w14:paraId="7066F570" w14:textId="32F24C19" w:rsidR="00E94772" w:rsidRPr="000B533E" w:rsidRDefault="00E94772" w:rsidP="00831578">
      <w:pPr>
        <w:pStyle w:val="NormalPRACE"/>
      </w:pPr>
      <w:r w:rsidRPr="000B533E">
        <w:t>Parallelism is handled by distributing the domain over the processors (several partitioning tools are available, either internally, i.e. SFC Hilbert and Morton, or through external libraries, i.e. METIS Serial, ParMETIS, Scotch Serial, PT-SCOTCH. Communications between subdomains are performed through MPI. Hybrid parallelism using OpenMP has recently been optimised for improved multicore performance.</w:t>
      </w:r>
    </w:p>
    <w:p w14:paraId="6E512E31" w14:textId="784911D8" w:rsidR="00E94772" w:rsidRPr="000B533E" w:rsidRDefault="00E94772" w:rsidP="00831578">
      <w:pPr>
        <w:pStyle w:val="NormalPRACE"/>
      </w:pPr>
      <w:r w:rsidRPr="000B533E">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EEF95D5" w:rsidR="00E94772" w:rsidRPr="000B533E" w:rsidRDefault="00E94772" w:rsidP="00831578">
      <w:pPr>
        <w:pStyle w:val="NormalPRACE"/>
      </w:pPr>
      <w:r w:rsidRPr="000B533E">
        <w:t>Code Saturne is written in C, F95 and Python. It is freely available under the GPL license.</w:t>
      </w:r>
    </w:p>
    <w:p w14:paraId="62E2A331" w14:textId="3C7EB314" w:rsidR="00E94772" w:rsidRPr="000B533E" w:rsidRDefault="00CC4125" w:rsidP="00CC4125">
      <w:pPr>
        <w:pStyle w:val="Heading4"/>
      </w:pPr>
      <w:bookmarkStart w:id="103" w:name="_Toc477155387"/>
      <w:r w:rsidRPr="000B533E">
        <w:t xml:space="preserve">Test cases </w:t>
      </w:r>
      <w:bookmarkEnd w:id="103"/>
      <w:r w:rsidR="00C5687B" w:rsidRPr="000B533E">
        <w:t>description</w:t>
      </w:r>
    </w:p>
    <w:p w14:paraId="05FE56C0" w14:textId="581E1663"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ins w:id="104" w:author="Thomas Eickermann" w:date="2017-03-15T13:31:00Z">
        <w:r w:rsidR="009E1DDD">
          <w:t>.</w:t>
        </w:r>
      </w:ins>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The geometry is very simple, i.e. a cube, but the mesh is built using tetrahedral cells. The Reynolds number is set to 400, and symmetry boundary conditions are applied in the spanwise direction. The case is modular and the mesh size can easily been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 Saturne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05" w:name="_Toc477155388"/>
      <w:r w:rsidRPr="000B533E">
        <w:t>CP2K</w:t>
      </w:r>
      <w:bookmarkEnd w:id="105"/>
    </w:p>
    <w:p w14:paraId="2103940A" w14:textId="595FB9E0" w:rsidR="00E94772" w:rsidRPr="000B533E" w:rsidRDefault="00E94772" w:rsidP="00831578">
      <w:pPr>
        <w:pStyle w:val="NormalPRACE"/>
      </w:pPr>
      <w:r w:rsidRPr="000B533E">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547A26BB" w:rsidR="00E94772" w:rsidRPr="000B533E" w:rsidRDefault="00E94772" w:rsidP="00831578">
      <w:pPr>
        <w:pStyle w:val="NormalPRACE"/>
      </w:pPr>
      <w:r w:rsidRPr="000B533E">
        <w:t>CP2K provides a general framework for different model</w:t>
      </w:r>
      <w:r w:rsidR="00652FB7">
        <w:t>l</w:t>
      </w:r>
      <w:r w:rsidRPr="000B533E">
        <w:t>ing methods such as DFT using the mixed Gaussian and plane waves approaches GPW and GAPW. Supported theory levels include DFTB, LDA, GGA, MP2, RPA, semi-empirical methods (AM1, PM3, PM6, RM1, MNDO, …), and classical force fields (AMBER, CHARMM, …).</w:t>
      </w:r>
    </w:p>
    <w:p w14:paraId="02509AE0" w14:textId="05700608" w:rsidR="00E94772" w:rsidRPr="000B533E" w:rsidRDefault="00CC4125" w:rsidP="00CC4125">
      <w:pPr>
        <w:pStyle w:val="Heading4"/>
      </w:pPr>
      <w:bookmarkStart w:id="106" w:name="_Toc477155389"/>
      <w:r w:rsidRPr="000B533E">
        <w:lastRenderedPageBreak/>
        <w:t xml:space="preserve">Code </w:t>
      </w:r>
      <w:bookmarkEnd w:id="106"/>
      <w:r w:rsidR="00C5687B" w:rsidRPr="000B533E">
        <w:t>description</w:t>
      </w:r>
    </w:p>
    <w:p w14:paraId="110986A4" w14:textId="044A9124" w:rsidR="00E94772" w:rsidRPr="000B533E" w:rsidRDefault="00E94772" w:rsidP="00831578">
      <w:pPr>
        <w:pStyle w:val="NormalPRACE"/>
      </w:pPr>
      <w:r w:rsidRPr="000B533E">
        <w:t>Parallelisation is achieved using a combination of OpenMP-based multi-threading and MPI.</w:t>
      </w:r>
    </w:p>
    <w:p w14:paraId="64A293B4" w14:textId="3BAED4EA" w:rsidR="00E94772" w:rsidRPr="000B533E" w:rsidRDefault="00E94772" w:rsidP="00831578">
      <w:pPr>
        <w:pStyle w:val="NormalPRACE"/>
      </w:pPr>
      <w:r w:rsidRPr="000B533E">
        <w:t>Offloading for accelerators is implemented through CUDA and OpenCL for GPGPUs and through OpenMP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35A417FB" w:rsidR="00E94772" w:rsidRPr="000B533E" w:rsidRDefault="00CC4125" w:rsidP="00CC4125">
      <w:pPr>
        <w:pStyle w:val="Heading4"/>
      </w:pPr>
      <w:bookmarkStart w:id="107" w:name="_Toc477155390"/>
      <w:r w:rsidRPr="000B533E">
        <w:t xml:space="preserve">Test cases </w:t>
      </w:r>
      <w:bookmarkEnd w:id="107"/>
      <w:r w:rsidR="00C5687B" w:rsidRPr="000B533E">
        <w:t>description</w:t>
      </w:r>
    </w:p>
    <w:p w14:paraId="57ABB790" w14:textId="4ECAAD4A" w:rsidR="00E94772" w:rsidRPr="000B533E" w:rsidRDefault="00CC4125" w:rsidP="00831578">
      <w:pPr>
        <w:pStyle w:val="NormalPRACE"/>
        <w:rPr>
          <w:rStyle w:val="Emphasis"/>
        </w:rPr>
      </w:pPr>
      <w:r w:rsidRPr="000B533E">
        <w:rPr>
          <w:rStyle w:val="Emphasis"/>
        </w:rPr>
        <w:t>LiH-HFX</w:t>
      </w:r>
    </w:p>
    <w:p w14:paraId="395D3D41" w14:textId="0D93E55E" w:rsidR="00E94772" w:rsidRPr="000B533E" w:rsidRDefault="00E94772" w:rsidP="00831578">
      <w:pPr>
        <w:pStyle w:val="NormalPRACE"/>
      </w:pPr>
      <w:r w:rsidRPr="000B533E">
        <w:t xml:space="preserve">This is a single-point energy calculation for a particular configuration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(Angstroms cubed) cell. The calculation is performed using a density functional theory (DFT) algorithm with Gaussian and Augmented Plane Waves (GAPW)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ins w:id="108" w:author="Thomas Eickermann" w:date="2017-03-15T13:32:00Z">
        <w:r w:rsidR="009E1DDD">
          <w:t>.</w:t>
        </w:r>
      </w:ins>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25E6929A"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w:t>
      </w:r>
      <w:ins w:id="109" w:author="Filip Stanek" w:date="2017-03-14T15:43:00Z">
        <w:r w:rsidR="00652FB7">
          <w:t>-</w:t>
        </w:r>
      </w:ins>
      <w:r w:rsidRPr="000B533E">
        <w: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the key operation</w:t>
      </w:r>
      <w:r w:rsidR="00652FB7">
        <w:t>s</w:t>
      </w:r>
      <w:r w:rsidRPr="000B533E">
        <w:t xml:space="preserve"> </w:t>
      </w:r>
      <w:r w:rsidR="00652FB7">
        <w:t>are</w:t>
      </w:r>
      <w:r w:rsidRPr="000B533E">
        <w:t xml:space="preserve"> sparse matrix-matrix multiplications, which have a number of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10" w:name="_Toc477155391"/>
      <w:r w:rsidRPr="000B533E">
        <w:t>GPAW</w:t>
      </w:r>
      <w:bookmarkEnd w:id="110"/>
    </w:p>
    <w:p w14:paraId="29CCB453" w14:textId="28EA3302" w:rsidR="00D65D7B" w:rsidRPr="000B533E" w:rsidRDefault="00D65D7B" w:rsidP="00831578">
      <w:pPr>
        <w:pStyle w:val="NormalPRACE"/>
      </w:pPr>
      <w:r w:rsidRPr="000B533E">
        <w:t>GPAW is a density-functional theory (DFT) program for ab</w:t>
      </w:r>
      <w:r w:rsidR="00086B06">
        <w:t>-</w:t>
      </w:r>
      <w:r w:rsidRPr="000B533E">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3BB3A82C" w:rsidR="00E94772" w:rsidRPr="000B533E" w:rsidRDefault="00011CC2" w:rsidP="00011CC2">
      <w:pPr>
        <w:pStyle w:val="Heading4"/>
      </w:pPr>
      <w:bookmarkStart w:id="111" w:name="_Toc477155392"/>
      <w:r w:rsidRPr="000B533E">
        <w:t xml:space="preserve">Code </w:t>
      </w:r>
      <w:bookmarkEnd w:id="111"/>
      <w:r w:rsidR="00AA14E0" w:rsidRPr="000B533E">
        <w:t>description</w:t>
      </w:r>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Pr="000B533E">
        <w:lastRenderedPageBreak/>
        <w:t>GPGPUs and MICs include support for offloading to accelerators using either CUDA or pyMIC, respectively. GPAW is freely available under the GPL license.</w:t>
      </w:r>
    </w:p>
    <w:p w14:paraId="6009CC84" w14:textId="76476EA8" w:rsidR="00E94772" w:rsidRPr="000B533E" w:rsidRDefault="00011CC2" w:rsidP="00011CC2">
      <w:pPr>
        <w:pStyle w:val="Heading4"/>
      </w:pPr>
      <w:bookmarkStart w:id="112" w:name="_Toc477155393"/>
      <w:r w:rsidRPr="000B533E">
        <w:t xml:space="preserve">Test cases </w:t>
      </w:r>
      <w:bookmarkEnd w:id="112"/>
      <w:r w:rsidR="00AA14E0" w:rsidRPr="000B533E">
        <w:t>description</w:t>
      </w:r>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A ground state calculation for a carbon nanotube in vacuum. By default uses a 6-6-10 nanotube with 240 atoms (freely adjustable) and serial LAPACK with an option to use ScaLAPACK.</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A ground state calculation for a copper filament in vacuum. By default uses a 2x2x3 FCC lattice with 71 atoms (freely adjustable) and ScaLAPACK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13" w:name="_Toc477155394"/>
      <w:r w:rsidRPr="000B533E">
        <w:t>GROMACS</w:t>
      </w:r>
      <w:bookmarkEnd w:id="113"/>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316DABB7" w:rsidR="00E94772" w:rsidRPr="000B533E" w:rsidRDefault="00E94772" w:rsidP="00831578">
      <w:pPr>
        <w:pStyle w:val="NormalPRACE"/>
      </w:pPr>
      <w:r w:rsidRPr="000B533E">
        <w:t xml:space="preserve">GROMACS provides extremely high performance compared to all other programs. A lot of algorithmic optimisations have been introduced in the code; for instance the calculation of the virial </w:t>
      </w:r>
      <w:r w:rsidR="009E1DDD">
        <w:t>has be</w:t>
      </w:r>
      <w:r w:rsidR="00A32A55">
        <w:t xml:space="preserve"> </w:t>
      </w:r>
      <w:r w:rsidR="009E1DDD">
        <w:t xml:space="preserve">en extracted </w:t>
      </w:r>
      <w:r w:rsidRPr="000B533E">
        <w:t xml:space="preserve">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w:t>
      </w:r>
      <w:commentRangeStart w:id="114"/>
      <w:r w:rsidRPr="000B533E">
        <w:t>in January 2013</w:t>
      </w:r>
      <w:commentRangeEnd w:id="114"/>
      <w:r w:rsidR="00164E64">
        <w:rPr>
          <w:rStyle w:val="CommentReference"/>
        </w:rPr>
        <w:commentReference w:id="114"/>
      </w:r>
      <w:r w:rsidRPr="000B533E">
        <w:t>.</w:t>
      </w:r>
    </w:p>
    <w:p w14:paraId="01AE5DEC" w14:textId="317AA850" w:rsidR="00E94772" w:rsidRPr="000B533E" w:rsidRDefault="00011CC2" w:rsidP="00011CC2">
      <w:pPr>
        <w:pStyle w:val="Heading4"/>
      </w:pPr>
      <w:bookmarkStart w:id="115" w:name="_Toc477155395"/>
      <w:r w:rsidRPr="000B533E">
        <w:t xml:space="preserve">Code </w:t>
      </w:r>
      <w:bookmarkEnd w:id="115"/>
      <w:r w:rsidR="00AA14E0" w:rsidRPr="000B533E">
        <w:t>description</w:t>
      </w:r>
    </w:p>
    <w:p w14:paraId="1955EA53" w14:textId="77777777" w:rsidR="00E94772" w:rsidRPr="000B533E" w:rsidRDefault="00E94772" w:rsidP="00831578">
      <w:pPr>
        <w:pStyle w:val="NormalPRACE"/>
      </w:pPr>
      <w:r w:rsidRPr="000B533E">
        <w:t>Parallelisation is achieved using combined OpenMP and MPI.</w:t>
      </w:r>
    </w:p>
    <w:p w14:paraId="15C3C4C5" w14:textId="42F51F38" w:rsidR="00E94772" w:rsidRPr="000B533E" w:rsidRDefault="00E94772" w:rsidP="00831578">
      <w:pPr>
        <w:pStyle w:val="NormalPRACE"/>
      </w:pPr>
      <w:r w:rsidRPr="000B533E">
        <w:t>Offloading for accelerators is implemented through CUDA for GPGPUs and through OpenMP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399C927E" w:rsidR="00E94772" w:rsidRPr="000B533E" w:rsidRDefault="00E94772" w:rsidP="00831578">
      <w:pPr>
        <w:pStyle w:val="Heading4"/>
      </w:pPr>
      <w:bookmarkStart w:id="116" w:name="_Toc477155396"/>
      <w:r w:rsidRPr="000B533E">
        <w:lastRenderedPageBreak/>
        <w:t>Test c</w:t>
      </w:r>
      <w:r w:rsidR="00011CC2" w:rsidRPr="000B533E">
        <w:t xml:space="preserve">ases </w:t>
      </w:r>
      <w:bookmarkEnd w:id="116"/>
      <w:r w:rsidR="00AA14E0" w:rsidRPr="000B533E">
        <w:t>description</w:t>
      </w:r>
    </w:p>
    <w:p w14:paraId="0A1E3495" w14:textId="1217EDEE" w:rsidR="00E94772" w:rsidRPr="000B533E" w:rsidRDefault="00011CC2" w:rsidP="00831578">
      <w:pPr>
        <w:pStyle w:val="NormalPRACE"/>
        <w:rPr>
          <w:rStyle w:val="Emphasis"/>
        </w:rPr>
      </w:pPr>
      <w:r w:rsidRPr="000B533E">
        <w:rPr>
          <w:rStyle w:val="Emphasis"/>
        </w:rPr>
        <w:t>GluCL Ion Channel</w:t>
      </w:r>
    </w:p>
    <w:p w14:paraId="43D3FE56" w14:textId="77777777" w:rsidR="00E94772" w:rsidRPr="000B533E" w:rsidRDefault="00E94772" w:rsidP="00831578">
      <w:pPr>
        <w:pStyle w:val="NormalPRACE"/>
      </w:pPr>
      <w:r w:rsidRPr="000B533E">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44E6613" w:rsidR="00E94772" w:rsidRPr="000B533E" w:rsidRDefault="00E94772" w:rsidP="00831578">
      <w:pPr>
        <w:pStyle w:val="NormalPRACE"/>
      </w:pPr>
      <w:r w:rsidRPr="000B533E">
        <w:t>This test case was used as the “Small” test case in previous 2IP and 3IP P</w:t>
      </w:r>
      <w:r w:rsidR="00891BC5">
        <w:t>RACE</w:t>
      </w:r>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43D37B69"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w:t>
      </w:r>
      <w:r w:rsidR="00673992">
        <w:t xml:space="preserve"> </w:t>
      </w:r>
      <w:r w:rsidRPr="000B533E">
        <w:t>2IP and 3IP projects. It is reported in previous PRACE projects to scale efficiently up to 10000+ x86 cores.</w:t>
      </w:r>
    </w:p>
    <w:p w14:paraId="5DBB023B" w14:textId="607FB544" w:rsidR="00E94772" w:rsidRPr="000B533E" w:rsidRDefault="006B2E56" w:rsidP="00831578">
      <w:pPr>
        <w:pStyle w:val="Heading3"/>
      </w:pPr>
      <w:bookmarkStart w:id="117" w:name="_Toc477155397"/>
      <w:r w:rsidRPr="000B533E">
        <w:t>NAMD</w:t>
      </w:r>
      <w:bookmarkEnd w:id="117"/>
    </w:p>
    <w:p w14:paraId="53AC4A26" w14:textId="022AD6B6" w:rsidR="00E94772" w:rsidRPr="000B533E" w:rsidRDefault="00E94772" w:rsidP="00831578">
      <w:pPr>
        <w:pStyle w:val="NormalPRACE"/>
      </w:pPr>
      <w:r w:rsidRPr="000B533E">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r w:rsidR="00086B06">
        <w:t>s</w:t>
      </w:r>
      <w:r w:rsidRPr="000B533E">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599DA374" w:rsidR="00E94772" w:rsidRPr="000B533E" w:rsidRDefault="006D0AE9" w:rsidP="006D0AE9">
      <w:pPr>
        <w:pStyle w:val="Heading4"/>
      </w:pPr>
      <w:bookmarkStart w:id="118" w:name="_Toc477155398"/>
      <w:r w:rsidRPr="000B533E">
        <w:t xml:space="preserve">Code </w:t>
      </w:r>
      <w:bookmarkEnd w:id="118"/>
      <w:r w:rsidR="00AA14E0" w:rsidRPr="000B533E">
        <w:t>description</w:t>
      </w:r>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0F946D23" w:rsidR="00E94772" w:rsidRPr="000B533E" w:rsidRDefault="005B4BF3" w:rsidP="005B4BF3">
      <w:pPr>
        <w:pStyle w:val="Heading4"/>
      </w:pPr>
      <w:bookmarkStart w:id="119" w:name="_Toc477155399"/>
      <w:r w:rsidRPr="000B533E">
        <w:t xml:space="preserve">Test cases </w:t>
      </w:r>
      <w:bookmarkEnd w:id="119"/>
      <w:r w:rsidR="00AA14E0" w:rsidRPr="000B533E">
        <w:t>description</w:t>
      </w:r>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467604F0" w:rsidR="00E94772" w:rsidRPr="000B533E" w:rsidRDefault="00E94772" w:rsidP="00831578">
      <w:pPr>
        <w:pStyle w:val="NormalPRACE"/>
      </w:pPr>
      <w:r w:rsidRPr="000B533E">
        <w:t xml:space="preserve">This is a 2x2x2 replication of the original STMV dataset from </w:t>
      </w:r>
      <w:r w:rsidR="009E1DDD">
        <w:t xml:space="preserve">the </w:t>
      </w:r>
      <w:r w:rsidRPr="000B533E">
        <w:t>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20" w:name="_Toc477155400"/>
      <w:r w:rsidRPr="000B533E">
        <w:t>PFARM</w:t>
      </w:r>
      <w:bookmarkEnd w:id="120"/>
    </w:p>
    <w:p w14:paraId="7C03ADB2" w14:textId="0BE1D7E3" w:rsidR="00E94772" w:rsidRPr="000B533E" w:rsidRDefault="00E94772" w:rsidP="00831578">
      <w:pPr>
        <w:pStyle w:val="NormalPRACE"/>
      </w:pPr>
      <w:r w:rsidRPr="000B533E">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6D5FD80C" w:rsidR="00E94772" w:rsidRPr="000B533E" w:rsidRDefault="00885839" w:rsidP="00885839">
      <w:pPr>
        <w:pStyle w:val="Heading4"/>
      </w:pPr>
      <w:bookmarkStart w:id="121" w:name="_Toc477155401"/>
      <w:r w:rsidRPr="000B533E">
        <w:t xml:space="preserve">Code </w:t>
      </w:r>
      <w:bookmarkEnd w:id="121"/>
      <w:r w:rsidR="00086B06" w:rsidRPr="000B533E">
        <w:t>description</w:t>
      </w:r>
    </w:p>
    <w:p w14:paraId="091F4684" w14:textId="503B1F1E" w:rsidR="00E94772" w:rsidRPr="000B533E" w:rsidRDefault="00E94772" w:rsidP="00831578">
      <w:pPr>
        <w:pStyle w:val="NormalPRACE"/>
      </w:pPr>
      <w:r w:rsidRPr="000B533E">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3D96CD43" w:rsidR="00E94772" w:rsidRPr="000B533E" w:rsidRDefault="00E94772" w:rsidP="00831578">
      <w:pPr>
        <w:pStyle w:val="NormalPRACE"/>
      </w:pPr>
      <w:r w:rsidRPr="000B533E">
        <w:t>Accelerator-based implementations have been implemented for both EXDIG and EXAS. EXAS uses offloading via MAGMA (or MKL) for sector Hamiltonian diagonalisations on Intel Xeon Phi and GPGPU accelerators. EXDIG uses combined MPI and OpenMP to distribute the scattering energy calculations on CPUs efficiently both across and within Intel Xeon Phi</w:t>
      </w:r>
      <w:r w:rsidR="00086B06">
        <w:t>co-processors</w:t>
      </w:r>
      <w:r w:rsidRPr="000B533E">
        <w:t>.</w:t>
      </w:r>
    </w:p>
    <w:p w14:paraId="43F0F790" w14:textId="5D4D62DF" w:rsidR="00E94772" w:rsidRPr="000B533E" w:rsidRDefault="00885839" w:rsidP="00885839">
      <w:pPr>
        <w:pStyle w:val="Heading4"/>
      </w:pPr>
      <w:bookmarkStart w:id="122" w:name="_Toc477155402"/>
      <w:r w:rsidRPr="000B533E">
        <w:t xml:space="preserve">Test cases </w:t>
      </w:r>
      <w:bookmarkEnd w:id="122"/>
      <w:r w:rsidR="00086B06" w:rsidRPr="000B533E">
        <w:t>description</w:t>
      </w:r>
    </w:p>
    <w:p w14:paraId="0E562C3A" w14:textId="77777777" w:rsidR="00E94772" w:rsidRPr="000B533E" w:rsidRDefault="00E94772" w:rsidP="00831578">
      <w:pPr>
        <w:pStyle w:val="NormalPRACE"/>
      </w:pPr>
      <w:r w:rsidRPr="000B533E">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r w:rsidRPr="000B533E">
        <w:rPr>
          <w:rStyle w:val="Emphasis"/>
        </w:rPr>
        <w:t>FeIII</w:t>
      </w:r>
    </w:p>
    <w:p w14:paraId="6F5D16AA" w14:textId="0570EE4D" w:rsidR="00E94772" w:rsidRPr="000B533E" w:rsidRDefault="00E94772" w:rsidP="00831578">
      <w:pPr>
        <w:pStyle w:val="NormalPRACE"/>
      </w:pPr>
      <w:r w:rsidRPr="000B533E">
        <w:lastRenderedPageBreak/>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23" w:name="_Toc477155403"/>
      <w:r w:rsidRPr="000B533E">
        <w:t>QCD</w:t>
      </w:r>
      <w:bookmarkEnd w:id="123"/>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7CD6F58D" w:rsidR="00E94772" w:rsidRPr="000B533E" w:rsidRDefault="00885839" w:rsidP="00885839">
      <w:pPr>
        <w:pStyle w:val="Heading4"/>
      </w:pPr>
      <w:bookmarkStart w:id="124" w:name="_Toc477155404"/>
      <w:r w:rsidRPr="000B533E">
        <w:t xml:space="preserve">Code </w:t>
      </w:r>
      <w:bookmarkEnd w:id="124"/>
      <w:r w:rsidR="00E71CEF" w:rsidRPr="000B533E">
        <w:t>description</w:t>
      </w:r>
    </w:p>
    <w:p w14:paraId="2BE73A09" w14:textId="62FC09F4" w:rsidR="006836FD" w:rsidRPr="000B533E" w:rsidRDefault="006836FD" w:rsidP="006836FD">
      <w:pPr>
        <w:pStyle w:val="NormalPRACE"/>
      </w:pPr>
      <w:r w:rsidRPr="000B533E">
        <w:t>The QCD benchmark benefits of two different implementation</w:t>
      </w:r>
      <w:r w:rsidR="00E71CEF">
        <w:t>s</w:t>
      </w:r>
      <w:r w:rsidRPr="000B533E">
        <w:t xml:space="preserve">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6B0568FF" w:rsidR="00E94772" w:rsidRPr="000B533E" w:rsidRDefault="00E94772" w:rsidP="00831578">
      <w:pPr>
        <w:pStyle w:val="NormalPRACE"/>
      </w:pPr>
      <w:r w:rsidRPr="000B533E">
        <w:t>The implementation for accelerators has been achieved using the “targetDP” programming model [http://ccpforge.cse.rl.ac.uk/svn/ludwig/trunk/targetDP/README], a lightweight abstraction layer designed to allow the same application source code to be able to target multiple architectures, e.g. NVidia GPUs and multicore/manycore CPUs, in a performance portable manner. The targetDP syntax maps, at compile time, to either NV</w:t>
      </w:r>
      <w:r w:rsidR="009E1DDD">
        <w:t>IDIA</w:t>
      </w:r>
      <w:r w:rsidRPr="000B533E">
        <w:t xml:space="preserve"> CUDA (for execution on GPUs) or OpenMP+vectorisation (for implementation on multi/manycore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46C68FE9" w:rsidR="006836FD" w:rsidRPr="000B533E" w:rsidRDefault="006836FD" w:rsidP="006836FD">
      <w:pPr>
        <w:pStyle w:val="NormalPRACE"/>
      </w:pPr>
      <w:r w:rsidRPr="000B533E">
        <w:lastRenderedPageBreak/>
        <w:t>The QCD Accelerator Benchmark suite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QPhix</w:t>
      </w:r>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w:t>
      </w:r>
      <w:ins w:id="125" w:author="Thomas Eickermann" w:date="2017-03-15T13:35:00Z">
        <w:r w:rsidR="009E1DDD">
          <w:t>d</w:t>
        </w:r>
      </w:ins>
      <w:r w:rsidRPr="000B533E">
        <w:t xml:space="preserve"> for running on NVIDIA GPUs (https://lattice.github.io/quda/). The library QPhix consists of routines which are optimize</w:t>
      </w:r>
      <w:r w:rsidR="009E1DDD">
        <w:t>d</w:t>
      </w:r>
      <w:r w:rsidRPr="000B533E">
        <w:t xml:space="preserve"> for various of INTEL INTRINSICS, which contains optimized routines for KNC and KNL's (http://jeffersonlab.github.io/qphix/).</w:t>
      </w:r>
    </w:p>
    <w:p w14:paraId="32F8F1D9" w14:textId="101E23E3" w:rsidR="006836FD" w:rsidRPr="000B533E" w:rsidRDefault="006836FD" w:rsidP="006836FD">
      <w:pPr>
        <w:pStyle w:val="NormalPRACE"/>
      </w:pPr>
      <w:r w:rsidRPr="000B533E">
        <w:t>The benchmark code is us</w:t>
      </w:r>
      <w:r w:rsidR="002D17D7">
        <w:t>ing</w:t>
      </w:r>
      <w:r w:rsidRPr="000B533E">
        <w:t xml:space="preserve"> the provided Conjugated Gradient benchmark functions of the libraries.</w:t>
      </w:r>
    </w:p>
    <w:p w14:paraId="31910D19" w14:textId="6F537635" w:rsidR="00E94772" w:rsidRPr="000B533E" w:rsidRDefault="00885839" w:rsidP="00885839">
      <w:pPr>
        <w:pStyle w:val="Heading4"/>
      </w:pPr>
      <w:bookmarkStart w:id="126" w:name="_Toc477155405"/>
      <w:r w:rsidRPr="000B533E">
        <w:t xml:space="preserve">Test cases </w:t>
      </w:r>
      <w:bookmarkEnd w:id="126"/>
      <w:r w:rsidR="00AA57DD" w:rsidRPr="000B533E">
        <w:t>description</w:t>
      </w:r>
    </w:p>
    <w:p w14:paraId="31AA9FE2" w14:textId="48691874"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r w:rsidR="0069028B">
        <w:t>s</w:t>
      </w:r>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27" w:name="_Toc477155406"/>
      <w:r w:rsidRPr="000B533E">
        <w:t>Quantum Espresso</w:t>
      </w:r>
      <w:bookmarkEnd w:id="127"/>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2D6806">
        <w:rPr>
          <w:i/>
        </w:rPr>
        <w:t>opEn Source Package for Research in Electronic Structure, Simulation, and Optimisation</w:t>
      </w:r>
      <w:r w:rsidRPr="000B533E">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QUANTUM ESPRESSO is written mostly in Fortran90, and parallelised using MPI and OpenMP and is released under a GPL license.</w:t>
      </w:r>
    </w:p>
    <w:p w14:paraId="28E622AF" w14:textId="6C718D67" w:rsidR="00E94772" w:rsidRPr="000B533E" w:rsidRDefault="00E6146F" w:rsidP="00831578">
      <w:pPr>
        <w:pStyle w:val="Heading4"/>
      </w:pPr>
      <w:bookmarkStart w:id="128" w:name="_Toc477155407"/>
      <w:r w:rsidRPr="000B533E">
        <w:t xml:space="preserve">Code </w:t>
      </w:r>
      <w:bookmarkEnd w:id="128"/>
      <w:r w:rsidR="003E1680" w:rsidRPr="000B533E">
        <w:t>description</w:t>
      </w:r>
    </w:p>
    <w:p w14:paraId="25F6F82D" w14:textId="524DE8C1" w:rsidR="00E94772" w:rsidRPr="000B533E" w:rsidRDefault="00E94772" w:rsidP="00831578">
      <w:pPr>
        <w:pStyle w:val="NormalPRACE"/>
      </w:pPr>
      <w:r w:rsidRPr="000B533E">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w:t>
      </w:r>
      <w:r w:rsidR="001A6369">
        <w:t>IDIA</w:t>
      </w:r>
      <w:r w:rsidRPr="000B533E">
        <w:t xml:space="preserve"> support in providing hardware and expertise in GPU programming.</w:t>
      </w:r>
    </w:p>
    <w:p w14:paraId="00B28D71" w14:textId="4A8BA700" w:rsidR="00E94772" w:rsidRPr="000B533E" w:rsidRDefault="00E94772" w:rsidP="00831578">
      <w:pPr>
        <w:pStyle w:val="NormalPRACE"/>
      </w:pPr>
      <w:r w:rsidRPr="000B533E">
        <w:t xml:space="preserve">The current public version of QE-GPU is 14.10.0 as it is the last version maintained as plug-in working on all QE 5.x versions. QE-GPU utilised phiGEMM (external) for CPU+GPU GEMM computation, MAGMA (external) to accelerate eigen-solvers and explicit CUDA </w:t>
      </w:r>
      <w:r w:rsidRPr="000B533E">
        <w:lastRenderedPageBreak/>
        <w:t>kernel to accelerate compute-intensive routines. FFT capabilities on GPU are available only for serial computation due to the hard challenges posed in managing accelerators in the parallel distributed 3D-FFT portion of the code where communication is the dominant element that limit</w:t>
      </w:r>
      <w:r w:rsidR="009E1DDD">
        <w:t>s</w:t>
      </w:r>
      <w:r w:rsidRPr="000B533E">
        <w:t xml:space="preserve"> excellent scalability beyond hundreds of MPI ranks.</w:t>
      </w:r>
    </w:p>
    <w:p w14:paraId="68FBE117" w14:textId="77617354" w:rsidR="00E94772" w:rsidRPr="000B533E" w:rsidRDefault="00E94772" w:rsidP="00831578">
      <w:pPr>
        <w:pStyle w:val="NormalPRACE"/>
      </w:pPr>
      <w:r w:rsidRPr="000B533E">
        <w:t>A version for Intel Xeon P</w:t>
      </w:r>
      <w:r w:rsidR="001A6369">
        <w:t>hi</w:t>
      </w:r>
      <w:r w:rsidRPr="000B533E">
        <w:t xml:space="preserve"> (MIC) accelerators is not currently available.</w:t>
      </w:r>
    </w:p>
    <w:p w14:paraId="73A5008B" w14:textId="7092565F" w:rsidR="00E94772" w:rsidRPr="000B533E" w:rsidRDefault="00A55C01" w:rsidP="00831578">
      <w:pPr>
        <w:pStyle w:val="Heading4"/>
      </w:pPr>
      <w:bookmarkStart w:id="129" w:name="_Toc477155408"/>
      <w:r w:rsidRPr="000B533E">
        <w:t xml:space="preserve">Test cases </w:t>
      </w:r>
      <w:bookmarkEnd w:id="129"/>
      <w:r w:rsidR="00A30C9C" w:rsidRPr="000B533E">
        <w:t>description</w:t>
      </w:r>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0C03BA3D" w:rsidR="00E94772" w:rsidRPr="000B533E" w:rsidRDefault="00E94772" w:rsidP="00831578">
      <w:pPr>
        <w:pStyle w:val="NormalPRACE"/>
      </w:pPr>
      <w:r w:rsidRPr="000B533E">
        <w:t>Full SCF calculation of a Zn-based isoreticular metal–organic framework (total 130 atoms) over 1 K point.  Benchmarks run in 2012 demonstrated speedups due to GPUs (NV</w:t>
      </w:r>
      <w:r w:rsidR="00306862">
        <w:t>IDIA</w:t>
      </w:r>
      <w:r w:rsidRPr="000B533E">
        <w:t xml:space="preserve"> K20s</w:t>
      </w:r>
      <w:r w:rsidR="00306862">
        <w:t>,</w:t>
      </w:r>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12A4B285" w:rsidR="00E94772" w:rsidRPr="000B533E" w:rsidRDefault="00E94772" w:rsidP="00831578">
      <w:pPr>
        <w:pStyle w:val="NormalPRACE"/>
      </w:pPr>
      <w:r w:rsidRPr="000B533E">
        <w:t>This is a SCF calculation of a Silicon-Germanium crystal with 430 atoms. Being a fairly large system</w:t>
      </w:r>
      <w:r w:rsidR="00306862">
        <w:t>,</w:t>
      </w:r>
      <w:r w:rsidRPr="000B533E">
        <w:t xml:space="preserve"> parallel scalability up to several hundred, perhaps a 1000 nodes is expected, with accelerated speed-ups likely to be of 2-3</w:t>
      </w:r>
      <w:r w:rsidR="00306862">
        <w:t>x</w:t>
      </w:r>
      <w:r w:rsidRPr="000B533E">
        <w:t>.</w:t>
      </w:r>
    </w:p>
    <w:p w14:paraId="7AA321B2" w14:textId="53614AE4" w:rsidR="00E94772" w:rsidRPr="000B533E" w:rsidRDefault="004D0F01" w:rsidP="004D0F01">
      <w:pPr>
        <w:pStyle w:val="Heading3"/>
      </w:pPr>
      <w:bookmarkStart w:id="130" w:name="_Toc477155409"/>
      <w:r w:rsidRPr="000B533E">
        <w:t xml:space="preserve">Synthetic benchmarks </w:t>
      </w:r>
      <w:r w:rsidR="009E1DDD">
        <w:t xml:space="preserve">– </w:t>
      </w:r>
      <w:r w:rsidRPr="000B533E">
        <w:t>SHOC</w:t>
      </w:r>
      <w:bookmarkEnd w:id="130"/>
    </w:p>
    <w:p w14:paraId="6644A72F" w14:textId="566B5E47" w:rsidR="00E94772" w:rsidRPr="000B533E" w:rsidRDefault="00E94772" w:rsidP="00831578">
      <w:pPr>
        <w:pStyle w:val="NormalPRACE"/>
      </w:pPr>
      <w:r w:rsidRPr="000B533E">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4EE4E97F" w:rsidR="00E94772" w:rsidRPr="000B533E" w:rsidRDefault="00E94772" w:rsidP="00831578">
      <w:pPr>
        <w:pStyle w:val="NormalPRACE"/>
      </w:pPr>
      <w:r w:rsidRPr="000B533E">
        <w:t xml:space="preserve">The SHOC benchmark suite currently contains benchmark programs categorised </w:t>
      </w:r>
      <w:r w:rsidR="00D5361E">
        <w:t xml:space="preserve"> by </w:t>
      </w:r>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3EDE94C3" w:rsidR="00E94772" w:rsidRPr="000B533E" w:rsidRDefault="004D0F01" w:rsidP="00831578">
      <w:pPr>
        <w:pStyle w:val="Heading4"/>
      </w:pPr>
      <w:bookmarkStart w:id="131" w:name="_Toc477155410"/>
      <w:r w:rsidRPr="000B533E">
        <w:t xml:space="preserve">Code </w:t>
      </w:r>
      <w:bookmarkEnd w:id="131"/>
      <w:r w:rsidR="00D5361E" w:rsidRPr="000B533E">
        <w:t>description</w:t>
      </w:r>
    </w:p>
    <w:p w14:paraId="4BEB9B05" w14:textId="41FF3D86" w:rsidR="00E94772" w:rsidRPr="000B533E" w:rsidRDefault="00E94772" w:rsidP="00831578">
      <w:pPr>
        <w:pStyle w:val="NormalPRACE"/>
      </w:pPr>
      <w:r w:rsidRPr="000B533E">
        <w:t>All benchmarks are MPI-enabled. Some will report aggregate metrics over all MPI ranks, others will only perform work for specific rank</w:t>
      </w:r>
      <w:ins w:id="132" w:author="Thomas Eickermann" w:date="2017-03-15T13:36:00Z">
        <w:r w:rsidR="009E1DDD">
          <w:t>s</w:t>
        </w:r>
      </w:ins>
      <w:r w:rsidRPr="000B533E">
        <w:t>.</w:t>
      </w:r>
    </w:p>
    <w:p w14:paraId="24697B87" w14:textId="78C62529" w:rsidR="00E94772" w:rsidRPr="000B533E" w:rsidRDefault="00E94772" w:rsidP="00831578">
      <w:pPr>
        <w:pStyle w:val="NormalPRACE"/>
      </w:pPr>
      <w:r w:rsidRPr="000B533E">
        <w:t>Offloading for accelerators is implemented through CUDA and OpenC</w:t>
      </w:r>
      <w:r w:rsidR="009E1DDD">
        <w:t>L</w:t>
      </w:r>
      <w:r w:rsidRPr="000B533E">
        <w:t xml:space="preserve"> for GPGPUs and through OpenMP for MIC (Intel Xeon Phi). For selected benchmarks OpenACC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33" w:name="_Toc477155411"/>
      <w:r w:rsidRPr="000B533E">
        <w:lastRenderedPageBreak/>
        <w:t xml:space="preserve">Test cases </w:t>
      </w:r>
      <w:r w:rsidR="002C231C" w:rsidRPr="000B533E">
        <w:t>description</w:t>
      </w:r>
      <w:bookmarkEnd w:id="133"/>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HPC-focused or large memory GPUs (e.g. Tesla or Firestream Series)</w:t>
      </w:r>
    </w:p>
    <w:p w14:paraId="7DA83A49" w14:textId="2AC7B1F0" w:rsidR="00E94772" w:rsidRPr="000B533E" w:rsidRDefault="00E94772" w:rsidP="00831578">
      <w:pPr>
        <w:pStyle w:val="NormalPRACE"/>
      </w:pPr>
      <w:r w:rsidRPr="000B533E">
        <w:t>In order to go even larger scale we plan to add a 5th level for massive supercomputers.</w:t>
      </w:r>
    </w:p>
    <w:p w14:paraId="39D0F563" w14:textId="3D9E9CE4" w:rsidR="00E94772" w:rsidRPr="000B533E" w:rsidRDefault="00C300CC" w:rsidP="00C300CC">
      <w:pPr>
        <w:pStyle w:val="Heading3"/>
      </w:pPr>
      <w:bookmarkStart w:id="134" w:name="_Toc477155412"/>
      <w:r w:rsidRPr="000B533E">
        <w:t>SPECFEM3D</w:t>
      </w:r>
      <w:bookmarkEnd w:id="134"/>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042F782" w:rsidR="00E94772" w:rsidRPr="000B533E" w:rsidRDefault="00E94772" w:rsidP="00831578">
      <w:pPr>
        <w:pStyle w:val="NormalPRACE"/>
      </w:pPr>
      <w:r w:rsidRPr="000B533E">
        <w:t>In many geological models in the context of seismic wave propagation studies (except for instance for fault dynamic rupture studies, in which very high frequencies of supershear rupture need to be modelled near the fault</w:t>
      </w:r>
      <w:r w:rsidR="0061623C">
        <w:t>)</w:t>
      </w:r>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0B4B084" w:rsidR="00E94772" w:rsidRPr="000B533E" w:rsidRDefault="00C300CC" w:rsidP="00C300CC">
      <w:pPr>
        <w:pStyle w:val="Heading4"/>
      </w:pPr>
      <w:bookmarkStart w:id="135" w:name="_Toc477155413"/>
      <w:r w:rsidRPr="000B533E">
        <w:t xml:space="preserve">Test cases </w:t>
      </w:r>
      <w:r w:rsidR="00955D4E">
        <w:t>description</w:t>
      </w:r>
      <w:bookmarkEnd w:id="135"/>
    </w:p>
    <w:p w14:paraId="693253F5" w14:textId="38852684" w:rsidR="00890B0F" w:rsidRPr="00B15119" w:rsidRDefault="00B15119" w:rsidP="00B15119">
      <w:pPr>
        <w:rPr>
          <w:szCs w:val="22"/>
        </w:rPr>
      </w:pPr>
      <w:r w:rsidRPr="00B15119">
        <w:t>The small test case runs with 24</w:t>
      </w:r>
      <w:r w:rsidR="00E94772" w:rsidRPr="00B15119">
        <w:t xml:space="preserve"> MPI tasks</w:t>
      </w:r>
      <w:r w:rsidRPr="00B15119">
        <w:t xml:space="preserve"> and has the following characteristics: </w:t>
      </w:r>
      <w:r w:rsidRPr="00B15119">
        <w:rPr>
          <w:szCs w:val="22"/>
        </w:rPr>
        <w:t>NCHUNCK=6 NPROC=2 NEX=80 RECORD_LENGHT=2.0.</w:t>
      </w:r>
      <w:r w:rsidRPr="00B15119">
        <w:t xml:space="preserve"> T</w:t>
      </w:r>
      <w:r w:rsidR="00E94772" w:rsidRPr="00B15119">
        <w:t xml:space="preserve">he large one runs with </w:t>
      </w:r>
      <w:r w:rsidRPr="00B15119">
        <w:t>150</w:t>
      </w:r>
      <w:r>
        <w:t xml:space="preserve"> </w:t>
      </w:r>
      <w:r>
        <w:lastRenderedPageBreak/>
        <w:t xml:space="preserve">MPI tasks </w:t>
      </w:r>
      <w:r w:rsidRPr="00B15119">
        <w:t>and has the following characteristics:</w:t>
      </w:r>
      <w:r>
        <w:t xml:space="preserve"> </w:t>
      </w:r>
      <w:r>
        <w:rPr>
          <w:szCs w:val="22"/>
        </w:rPr>
        <w:t>NCHUNCK=6 NPROC=5</w:t>
      </w:r>
      <w:r w:rsidRPr="00B15119">
        <w:rPr>
          <w:szCs w:val="22"/>
        </w:rPr>
        <w:t xml:space="preserve"> NEX=80 RECORD_LENGHT=2.0</w:t>
      </w:r>
      <w:r w:rsidR="00B5609A">
        <w:rPr>
          <w:szCs w:val="22"/>
        </w:rPr>
        <w:t>.</w:t>
      </w:r>
    </w:p>
    <w:p w14:paraId="4DD643B2" w14:textId="08467AAB" w:rsidR="00890B0F" w:rsidRPr="000B533E" w:rsidRDefault="00890B0F" w:rsidP="00890B0F">
      <w:pPr>
        <w:pStyle w:val="Heading2"/>
      </w:pPr>
      <w:bookmarkStart w:id="136" w:name="_Toc477155414"/>
      <w:commentRangeStart w:id="137"/>
      <w:commentRangeStart w:id="138"/>
      <w:r w:rsidRPr="000B533E">
        <w:t>Applications performance</w:t>
      </w:r>
      <w:r w:rsidR="007836B8" w:rsidRPr="000B533E">
        <w:t>s</w:t>
      </w:r>
      <w:bookmarkEnd w:id="136"/>
      <w:commentRangeEnd w:id="137"/>
      <w:r w:rsidR="00BC5923">
        <w:rPr>
          <w:rStyle w:val="CommentReference"/>
          <w:rFonts w:ascii="Times New Roman" w:hAnsi="Times New Roman" w:cs="Times New Roman"/>
          <w:b w:val="0"/>
          <w:bCs w:val="0"/>
          <w:lang w:eastAsia="de-DE"/>
        </w:rPr>
        <w:commentReference w:id="137"/>
      </w:r>
      <w:commentRangeEnd w:id="138"/>
      <w:r w:rsidR="009E1DDD">
        <w:rPr>
          <w:rStyle w:val="CommentReference"/>
          <w:rFonts w:ascii="Times New Roman" w:hAnsi="Times New Roman" w:cs="Times New Roman"/>
          <w:b w:val="0"/>
          <w:bCs w:val="0"/>
          <w:lang w:eastAsia="de-DE"/>
        </w:rPr>
        <w:commentReference w:id="138"/>
      </w:r>
    </w:p>
    <w:p w14:paraId="1590B151" w14:textId="7543EAC5" w:rsidR="00821798" w:rsidRPr="000B533E" w:rsidRDefault="007836B8" w:rsidP="00890B0F">
      <w:pPr>
        <w:pStyle w:val="NormalPRACE"/>
      </w:pPr>
      <w:r w:rsidRPr="000B533E">
        <w:t>This section present</w:t>
      </w:r>
      <w:r w:rsidR="009E1DDD">
        <w:t>s</w:t>
      </w:r>
      <w:r w:rsidRPr="000B533E">
        <w:t xml:space="preserve">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39" w:name="_Toc477155415"/>
      <w:r w:rsidRPr="000B533E">
        <w:t>ALYA</w:t>
      </w:r>
      <w:bookmarkEnd w:id="139"/>
    </w:p>
    <w:p w14:paraId="3452C907" w14:textId="77777777" w:rsidR="00960037" w:rsidRDefault="00B846CB" w:rsidP="00960037">
      <w:pPr>
        <w:pStyle w:val="NormalPRACE"/>
        <w:keepNext/>
      </w:pPr>
      <w:commentRangeStart w:id="140"/>
      <w:r w:rsidRPr="000B533E">
        <w:rPr>
          <w:noProof/>
          <w:lang w:val="en-US"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140"/>
      <w:r w:rsidR="004D755E">
        <w:rPr>
          <w:rStyle w:val="CommentReference"/>
        </w:rPr>
        <w:commentReference w:id="140"/>
      </w:r>
    </w:p>
    <w:p w14:paraId="09CD7443" w14:textId="51ECDAA2" w:rsidR="00B846CB" w:rsidRPr="000B533E" w:rsidRDefault="00960037" w:rsidP="00014E46">
      <w:pPr>
        <w:pStyle w:val="Caption"/>
        <w:jc w:val="left"/>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Change w:id="141" w:author="Mister Fruits" w:date="2017-03-16T11:24:00Z">
          <w:pPr>
            <w:pStyle w:val="Caption"/>
          </w:pPr>
        </w:pPrChange>
      </w:pPr>
      <w:bookmarkStart w:id="142"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142"/>
    </w:p>
    <w:p w14:paraId="7BC2BFE8" w14:textId="190FAF86" w:rsidR="00116E7C" w:rsidRPr="000B533E" w:rsidRDefault="00116E7C" w:rsidP="00116E7C">
      <w:pPr>
        <w:pStyle w:val="NormalPRACE"/>
      </w:pPr>
    </w:p>
    <w:p w14:paraId="31DBAC5B" w14:textId="691632A8" w:rsidR="00116E7C" w:rsidRPr="000B533E" w:rsidRDefault="00116E7C" w:rsidP="00116E7C">
      <w:pPr>
        <w:pStyle w:val="Heading3"/>
      </w:pPr>
      <w:bookmarkStart w:id="143" w:name="_Toc477155416"/>
      <w:r w:rsidRPr="000B533E">
        <w:t>Code_Saturne</w:t>
      </w:r>
      <w:bookmarkEnd w:id="143"/>
    </w:p>
    <w:p w14:paraId="4BC17D26" w14:textId="52EC3676" w:rsidR="00A404D1" w:rsidRPr="000B533E" w:rsidRDefault="00A404D1" w:rsidP="006650D3">
      <w:pPr>
        <w:pStyle w:val="NormalPRACE"/>
      </w:pPr>
      <w:r w:rsidRPr="000B533E">
        <w:rPr>
          <w:iCs/>
          <w:sz w:val="22"/>
          <w:lang w:eastAsia="es-ES"/>
        </w:rPr>
        <w:t xml:space="preserve">First test case has been run on </w:t>
      </w:r>
      <w:commentRangeStart w:id="144"/>
      <w:r w:rsidRPr="000B533E">
        <w:rPr>
          <w:iCs/>
          <w:sz w:val="22"/>
          <w:lang w:eastAsia="es-ES"/>
        </w:rPr>
        <w:t xml:space="preserve">ARCHER KNLs </w:t>
      </w:r>
      <w:commentRangeEnd w:id="144"/>
      <w:r w:rsidR="00620B5A">
        <w:rPr>
          <w:rStyle w:val="CommentReference"/>
        </w:rPr>
        <w:commentReference w:id="144"/>
      </w:r>
      <w:r w:rsidRPr="000B533E">
        <w:rPr>
          <w:iCs/>
          <w:sz w:val="22"/>
          <w:lang w:eastAsia="es-ES"/>
        </w:rPr>
        <w:t>and the performance on KNLs has been looked at for several configurations, each of them using 64 MPI tasks per node and either 1, 2 or 4 hyper-threads (more MPI tasks) or threads (openMP) have been added for testing. The results are compared to ARCHER CPUs, in this case IvyBridge CPUs.</w:t>
      </w:r>
    </w:p>
    <w:p w14:paraId="127C94E8" w14:textId="13A25164" w:rsidR="006650D3" w:rsidRPr="000B533E" w:rsidRDefault="006650D3" w:rsidP="006650D3">
      <w:pPr>
        <w:pStyle w:val="NormalPRACE"/>
      </w:pPr>
      <w:r w:rsidRPr="000B533E">
        <w:t>Figure 1 shows that the best configuration to run Code_Saturne on KNLs is using 64 MPI tasks and 2 openMP threads per task.</w:t>
      </w:r>
    </w:p>
    <w:p w14:paraId="1439C8B5" w14:textId="77777777" w:rsidR="006650D3" w:rsidRPr="000B533E" w:rsidRDefault="006650D3" w:rsidP="006650D3">
      <w:pPr>
        <w:pStyle w:val="NormalPRACE"/>
      </w:pPr>
      <w:r w:rsidRPr="000B533E">
        <w:rPr>
          <w:noProof/>
          <w:lang w:val="en-US" w:eastAsia="en-US"/>
        </w:rPr>
        <w:drawing>
          <wp:inline distT="0" distB="0" distL="0" distR="0" wp14:anchorId="5CBD82F1" wp14:editId="4101E7F8">
            <wp:extent cx="3850747" cy="3424340"/>
            <wp:effectExtent l="0" t="0" r="1016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854211" cy="3427420"/>
                    </a:xfrm>
                    <a:prstGeom prst="rect">
                      <a:avLst/>
                    </a:prstGeom>
                  </pic:spPr>
                </pic:pic>
              </a:graphicData>
            </a:graphic>
          </wp:inline>
        </w:drawing>
      </w:r>
    </w:p>
    <w:p w14:paraId="2CA14F26" w14:textId="05508C1E" w:rsidR="006650D3" w:rsidRPr="000B533E" w:rsidRDefault="006650D3" w:rsidP="006650D3">
      <w:pPr>
        <w:pStyle w:val="Caption"/>
        <w:rPr>
          <w:lang w:eastAsia="es-ES"/>
        </w:rPr>
      </w:pPr>
      <w:bookmarkStart w:id="145"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Code_Saturne's performance on KNLs. AMG is used as a solver in V4.2.2.</w:t>
      </w:r>
      <w:bookmarkEnd w:id="145"/>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46" w:name="_Toc477155417"/>
      <w:commentRangeStart w:id="147"/>
      <w:r w:rsidRPr="000B533E">
        <w:t>CP2K</w:t>
      </w:r>
      <w:bookmarkEnd w:id="146"/>
      <w:commentRangeEnd w:id="147"/>
      <w:r w:rsidR="00620B5A">
        <w:rPr>
          <w:rStyle w:val="CommentReference"/>
          <w:rFonts w:ascii="Times New Roman" w:hAnsi="Times New Roman" w:cs="Times New Roman"/>
          <w:b w:val="0"/>
          <w:bCs w:val="0"/>
          <w:lang w:eastAsia="de-DE"/>
        </w:rPr>
        <w:commentReference w:id="147"/>
      </w:r>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48" w:name="_Toc477155418"/>
      <w:r w:rsidRPr="000B533E">
        <w:lastRenderedPageBreak/>
        <w:t>GPAW</w:t>
      </w:r>
      <w:bookmarkEnd w:id="148"/>
    </w:p>
    <w:p w14:paraId="3B0F195E" w14:textId="77777777" w:rsidR="00080626" w:rsidRPr="000B533E" w:rsidRDefault="00080626" w:rsidP="00080626">
      <w:pPr>
        <w:pStyle w:val="NormalPRACE"/>
        <w:keepNext/>
      </w:pPr>
      <w:commentRangeStart w:id="149"/>
      <w:r w:rsidRPr="000B533E">
        <w:rPr>
          <w:noProof/>
          <w:lang w:val="en-US"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commentRangeEnd w:id="149"/>
      <w:r w:rsidR="00620B5A">
        <w:rPr>
          <w:rStyle w:val="CommentReference"/>
        </w:rPr>
        <w:commentReference w:id="149"/>
      </w:r>
    </w:p>
    <w:p w14:paraId="0422028D" w14:textId="35693F2D" w:rsidR="00116E7C" w:rsidRPr="000B533E" w:rsidRDefault="00080626" w:rsidP="00080626">
      <w:pPr>
        <w:pStyle w:val="Caption"/>
      </w:pPr>
      <w:bookmarkStart w:id="150"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150"/>
    </w:p>
    <w:p w14:paraId="2F46FE2A" w14:textId="77777777" w:rsidR="00116E7C" w:rsidRPr="000B533E" w:rsidRDefault="00116E7C" w:rsidP="00116E7C">
      <w:pPr>
        <w:pStyle w:val="Heading3"/>
      </w:pPr>
      <w:bookmarkStart w:id="151" w:name="_Toc477155419"/>
      <w:r w:rsidRPr="000B533E">
        <w:lastRenderedPageBreak/>
        <w:t>GROMACS</w:t>
      </w:r>
      <w:bookmarkEnd w:id="151"/>
    </w:p>
    <w:p w14:paraId="5BB78943" w14:textId="77777777" w:rsidR="008C5D41" w:rsidRDefault="008C5D41" w:rsidP="008C5D41">
      <w:pPr>
        <w:pStyle w:val="NormalPRACE"/>
        <w:keepNext/>
      </w:pPr>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p>
    <w:p w14:paraId="27C87BBE" w14:textId="3E2BFA18" w:rsidR="00116E7C" w:rsidRPr="000B533E" w:rsidRDefault="008C5D41" w:rsidP="008C5D41">
      <w:pPr>
        <w:pStyle w:val="Caption"/>
      </w:pPr>
      <w:bookmarkStart w:id="152"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152"/>
    </w:p>
    <w:p w14:paraId="51914F5F" w14:textId="77777777" w:rsidR="00116E7C" w:rsidRPr="000B533E" w:rsidRDefault="00116E7C" w:rsidP="00116E7C">
      <w:pPr>
        <w:pStyle w:val="Heading3"/>
      </w:pPr>
      <w:bookmarkStart w:id="153" w:name="_Toc477155420"/>
      <w:r w:rsidRPr="000B533E">
        <w:lastRenderedPageBreak/>
        <w:t>NAMD</w:t>
      </w:r>
      <w:bookmarkEnd w:id="153"/>
    </w:p>
    <w:p w14:paraId="76D24D90" w14:textId="77777777" w:rsidR="0095124D" w:rsidRPr="000B533E" w:rsidRDefault="0095124D" w:rsidP="0095124D">
      <w:pPr>
        <w:pStyle w:val="NormalPRACE"/>
        <w:keepNext/>
      </w:pPr>
      <w:r w:rsidRPr="000B533E">
        <w:rPr>
          <w:noProof/>
          <w:lang w:val="en-US"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54"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154"/>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val="en-US" w:eastAsia="en-US"/>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55"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155"/>
    </w:p>
    <w:p w14:paraId="4E9EDF9B" w14:textId="77777777" w:rsidR="00116E7C" w:rsidRPr="000B533E" w:rsidRDefault="00116E7C" w:rsidP="00116E7C">
      <w:pPr>
        <w:pStyle w:val="Heading3"/>
      </w:pPr>
      <w:bookmarkStart w:id="156" w:name="_Toc477155421"/>
      <w:r w:rsidRPr="000B533E">
        <w:t>PFARM</w:t>
      </w:r>
      <w:bookmarkEnd w:id="156"/>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57"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157"/>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58"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158"/>
    </w:p>
    <w:p w14:paraId="7FEED8C8" w14:textId="14672169" w:rsidR="00891EDF" w:rsidRPr="000B533E" w:rsidRDefault="00116E7C" w:rsidP="00891EDF">
      <w:pPr>
        <w:pStyle w:val="Heading3"/>
      </w:pPr>
      <w:bookmarkStart w:id="159" w:name="_Toc477155422"/>
      <w:r w:rsidRPr="000B533E">
        <w:t>QCD</w:t>
      </w:r>
      <w:bookmarkEnd w:id="159"/>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160" w:name="_Toc477155423"/>
      <w:r w:rsidRPr="000B533E">
        <w:t>First implementation</w:t>
      </w:r>
      <w:bookmarkEnd w:id="160"/>
    </w:p>
    <w:p w14:paraId="71E53585" w14:textId="77777777" w:rsidR="00FF1E9B" w:rsidRDefault="00FF1E9B" w:rsidP="00FF1E9B">
      <w:pPr>
        <w:pStyle w:val="NormalPRACE"/>
        <w:keepNext/>
      </w:pPr>
      <w:commentRangeStart w:id="161"/>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commentRangeEnd w:id="161"/>
      <w:r w:rsidR="00BC5923">
        <w:rPr>
          <w:rStyle w:val="CommentReference"/>
        </w:rPr>
        <w:commentReference w:id="161"/>
      </w:r>
    </w:p>
    <w:p w14:paraId="5A586309" w14:textId="792F4DAE" w:rsidR="00FF1E9B" w:rsidRDefault="00FF1E9B" w:rsidP="00FF1E9B">
      <w:pPr>
        <w:pStyle w:val="Caption"/>
      </w:pPr>
      <w:bookmarkStart w:id="162" w:name="_Ref477152535"/>
      <w:bookmarkStart w:id="163"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162"/>
      <w:r>
        <w:t xml:space="preserve"> Results on Titan</w:t>
      </w:r>
      <w:bookmarkEnd w:id="163"/>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64" w:name="_Ref477152624"/>
      <w:bookmarkStart w:id="165"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164"/>
      <w:r>
        <w:t xml:space="preserve"> New architecture results</w:t>
      </w:r>
      <w:bookmarkEnd w:id="165"/>
    </w:p>
    <w:commentRangeStart w:id="166"/>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rPr>
        <w:fldChar w:fldCharType="begin"/>
      </w:r>
      <w:r>
        <w:rPr>
          <w:rFonts w:ascii="Times" w:hAnsi="Times" w:cs="Times"/>
          <w:sz w:val="26"/>
          <w:szCs w:val="26"/>
          <w:lang w:val="en-US"/>
        </w:rPr>
        <w:instrText xml:space="preserve"> REF _Ref477152624 \h </w:instrText>
      </w:r>
      <w:r>
        <w:rPr>
          <w:rFonts w:ascii="Times" w:hAnsi="Times" w:cs="Times"/>
          <w:sz w:val="26"/>
          <w:szCs w:val="26"/>
        </w:rPr>
      </w:r>
      <w:r>
        <w:rPr>
          <w:rFonts w:ascii="Times" w:hAnsi="Times" w:cs="Times"/>
          <w:sz w:val="26"/>
          <w:szCs w:val="26"/>
        </w:rPr>
        <w:fldChar w:fldCharType="separate"/>
      </w:r>
      <w:r w:rsidR="00073C7B">
        <w:t xml:space="preserve">Figure </w:t>
      </w:r>
      <w:r w:rsidR="00073C7B">
        <w:rPr>
          <w:noProof/>
        </w:rPr>
        <w:t>10</w:t>
      </w:r>
      <w:r>
        <w:rPr>
          <w:rFonts w:ascii="Times" w:hAnsi="Times" w:cs="Times"/>
          <w:sz w:val="26"/>
          <w:szCs w:val="26"/>
        </w:rPr>
        <w:fldChar w:fldCharType="end"/>
      </w:r>
      <w:r>
        <w:rPr>
          <w:rFonts w:ascii="Times" w:hAnsi="Times" w:cs="Times"/>
          <w:sz w:val="26"/>
          <w:szCs w:val="26"/>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commentRangeEnd w:id="166"/>
      <w:r w:rsidR="009E1DDD">
        <w:rPr>
          <w:rStyle w:val="CommentReference"/>
        </w:rPr>
        <w:commentReference w:id="166"/>
      </w:r>
    </w:p>
    <w:p w14:paraId="0BB199CD" w14:textId="2D64ADB2" w:rsidR="00116E7C" w:rsidRPr="000B533E" w:rsidRDefault="00891EDF" w:rsidP="00307702">
      <w:pPr>
        <w:pStyle w:val="Heading4"/>
      </w:pPr>
      <w:bookmarkStart w:id="167" w:name="_Toc477155424"/>
      <w:r w:rsidRPr="000B533E">
        <w:t>Second implementation</w:t>
      </w:r>
      <w:bookmarkEnd w:id="167"/>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20480A2A" w:rsidR="00307702" w:rsidRPr="000B533E" w:rsidRDefault="00307702" w:rsidP="00307702">
      <w:pPr>
        <w:pStyle w:val="NormalPRACE"/>
      </w:pPr>
      <w:r w:rsidRPr="000B533E">
        <w:t xml:space="preserve">Here are shown the benchmark results on PizDaint located in Switzerland at CSCS and the </w:t>
      </w:r>
      <w:commentRangeStart w:id="168"/>
      <w:r w:rsidRPr="000B533E">
        <w:t>GPGPU</w:t>
      </w:r>
      <w:commentRangeEnd w:id="168"/>
      <w:r w:rsidR="00BC5923">
        <w:rPr>
          <w:rStyle w:val="CommentReference"/>
        </w:rPr>
        <w:commentReference w:id="168"/>
      </w:r>
      <w:r w:rsidRPr="000B533E">
        <w:t>-partition of Cartesius at Surfsara based in Netherland, Amsterdam. The runs are performed by using the provided bash-scripts. PizDaint has one P100 Pascal-</w:t>
      </w:r>
      <w:commentRangeStart w:id="169"/>
      <w:r w:rsidRPr="000B533E">
        <w:t xml:space="preserve">GPU </w:t>
      </w:r>
      <w:commentRangeEnd w:id="169"/>
      <w:r w:rsidR="00BC5923">
        <w:rPr>
          <w:rStyle w:val="CommentReference"/>
        </w:rPr>
        <w:commentReference w:id="169"/>
      </w:r>
      <w:r w:rsidRPr="000B533E">
        <w:t>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w:t>
      </w:r>
      <w:commentRangeStart w:id="170"/>
      <w:r w:rsidRPr="000B533E">
        <w:t xml:space="preserve">GPGPU </w:t>
      </w:r>
      <w:commentRangeEnd w:id="170"/>
      <w:r w:rsidR="00BC5923">
        <w:rPr>
          <w:rStyle w:val="CommentReference"/>
        </w:rPr>
        <w:commentReference w:id="170"/>
      </w:r>
      <w:r w:rsidRPr="000B533E">
        <w:t>nodes of Carte</w:t>
      </w:r>
      <w:r w:rsidR="00C42999" w:rsidRPr="000B533E">
        <w:t>sius has two Kepler-</w:t>
      </w:r>
      <w:commentRangeStart w:id="171"/>
      <w:r w:rsidR="00C42999" w:rsidRPr="000B533E">
        <w:t xml:space="preserve">GPU </w:t>
      </w:r>
      <w:commentRangeEnd w:id="171"/>
      <w:r w:rsidR="00BC5923">
        <w:rPr>
          <w:rStyle w:val="CommentReference"/>
        </w:rPr>
        <w:commentReference w:id="171"/>
      </w:r>
      <w:r w:rsidR="00C42999" w:rsidRPr="000B533E">
        <w:t>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en-US" w:eastAsia="en-US"/>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72"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w:t>
      </w:r>
      <w:commentRangeStart w:id="173"/>
      <w:r w:rsidRPr="000B533E">
        <w:t>GPU</w:t>
      </w:r>
      <w:bookmarkEnd w:id="172"/>
      <w:commentRangeEnd w:id="173"/>
      <w:r w:rsidR="0098448A">
        <w:rPr>
          <w:rStyle w:val="CommentReference"/>
          <w:b w:val="0"/>
          <w:bCs w:val="0"/>
          <w:lang w:eastAsia="de-DE"/>
        </w:rPr>
        <w:commentReference w:id="173"/>
      </w:r>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w:t>
      </w:r>
      <w:commentRangeStart w:id="174"/>
      <w:r w:rsidRPr="000B533E">
        <w:t xml:space="preserve">GPUs </w:t>
      </w:r>
      <w:commentRangeEnd w:id="174"/>
      <w:r w:rsidR="00BC5923">
        <w:rPr>
          <w:rStyle w:val="CommentReference"/>
        </w:rPr>
        <w:commentReference w:id="174"/>
      </w:r>
      <w:r w:rsidRPr="000B533E">
        <w:t>on Cartesius. T</w:t>
      </w:r>
      <w:r w:rsidR="0070190C">
        <w:t>he lattice size is given by 32x32x32</w:t>
      </w:r>
      <w:r w:rsidRPr="000B533E">
        <w:t xml:space="preserve">x96, which corresponds to a moderate lattice size nowadays.  The test is perform with an mixed precision CG in double-double mode (red) and half-double mode (blue). The run is done on one </w:t>
      </w:r>
      <w:commentRangeStart w:id="175"/>
      <w:r w:rsidRPr="000B533E">
        <w:t xml:space="preserve">GPU </w:t>
      </w:r>
      <w:commentRangeEnd w:id="175"/>
      <w:r w:rsidR="00BC5923">
        <w:rPr>
          <w:rStyle w:val="CommentReference"/>
        </w:rPr>
        <w:commentReference w:id="175"/>
      </w:r>
      <w:r w:rsidRPr="000B533E">
        <w:t xml:space="preserve">per node (filled) and two </w:t>
      </w:r>
      <w:commentRangeStart w:id="176"/>
      <w:r w:rsidRPr="000B533E">
        <w:t xml:space="preserve">GPU </w:t>
      </w:r>
      <w:commentRangeEnd w:id="176"/>
      <w:r w:rsidR="00BC5923">
        <w:rPr>
          <w:rStyle w:val="CommentReference"/>
        </w:rPr>
        <w:commentReference w:id="176"/>
      </w:r>
      <w:r w:rsidRPr="000B533E">
        <w:t>nodes per node (non-filled).</w:t>
      </w:r>
    </w:p>
    <w:p w14:paraId="06D44967" w14:textId="77777777" w:rsidR="002A18F6" w:rsidRPr="000B533E" w:rsidRDefault="002A18F6" w:rsidP="002A18F6">
      <w:pPr>
        <w:pStyle w:val="NormalPRACE"/>
        <w:keepNext/>
      </w:pPr>
      <w:r w:rsidRPr="000B533E">
        <w:rPr>
          <w:noProof/>
          <w:lang w:val="en-US" w:eastAsia="en-US"/>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77"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w:t>
      </w:r>
      <w:commentRangeStart w:id="178"/>
      <w:r w:rsidRPr="000B533E">
        <w:t>GPU</w:t>
      </w:r>
      <w:bookmarkEnd w:id="177"/>
      <w:commentRangeEnd w:id="178"/>
      <w:r w:rsidR="0098448A">
        <w:rPr>
          <w:rStyle w:val="CommentReference"/>
          <w:b w:val="0"/>
          <w:bCs w:val="0"/>
          <w:lang w:eastAsia="de-DE"/>
        </w:rPr>
        <w:commentReference w:id="178"/>
      </w:r>
    </w:p>
    <w:p w14:paraId="4BB7B77B" w14:textId="74E1F735" w:rsidR="00307702" w:rsidRPr="000B533E" w:rsidRDefault="00307702" w:rsidP="00307702">
      <w:pPr>
        <w:pStyle w:val="NormalPRACE"/>
      </w:pPr>
      <w:r w:rsidRPr="000B533E">
        <w:t xml:space="preserve">The figure shows strong scaling of the conjugate gradient solver on P100 </w:t>
      </w:r>
      <w:commentRangeStart w:id="179"/>
      <w:r w:rsidRPr="000B533E">
        <w:t xml:space="preserve">GPUs </w:t>
      </w:r>
      <w:commentRangeEnd w:id="179"/>
      <w:r w:rsidR="0098448A">
        <w:rPr>
          <w:rStyle w:val="CommentReference"/>
        </w:rPr>
        <w:commentReference w:id="179"/>
      </w:r>
      <w:r w:rsidRPr="000B533E">
        <w:t>on PizDaint. T</w:t>
      </w:r>
      <w:r w:rsidR="0070190C">
        <w:t>he lattice size is given by 32x32x32</w:t>
      </w:r>
      <w:r w:rsidRPr="000B533E">
        <w:t xml:space="preserve">x96 similar to </w:t>
      </w:r>
      <w:r w:rsidR="002A18F6" w:rsidRPr="000B533E">
        <w:t>the strong scaling run on the K4</w:t>
      </w:r>
      <w:r w:rsidRPr="000B533E">
        <w:t>0m on Cartesius.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80"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180"/>
    </w:p>
    <w:p w14:paraId="0A685DB5" w14:textId="17A35E7D" w:rsidR="00891EDF" w:rsidRPr="000B533E" w:rsidRDefault="00307702" w:rsidP="00307702">
      <w:pPr>
        <w:pStyle w:val="NormalPRACE"/>
      </w:pPr>
      <w:r w:rsidRPr="000B533E">
        <w:t xml:space="preserve">The figure shows strong scaling of the conjugate gradient solver on P100 GPUs on PizDaint. The </w:t>
      </w:r>
      <w:r w:rsidR="00352C5B">
        <w:t>lattice size is increase to 64x64x64</w:t>
      </w:r>
      <w:r w:rsidRPr="000B533E">
        <w:t xml:space="preserve">x128, which is a commonly used large lattice nowadays. By increasing the lattice the scaling tests shows that the conjugate gradient solver has a very good strong scaling up to 64 </w:t>
      </w:r>
      <w:commentRangeStart w:id="181"/>
      <w:r w:rsidRPr="000B533E">
        <w:t>GPUs</w:t>
      </w:r>
      <w:commentRangeEnd w:id="181"/>
      <w:r w:rsidR="0098448A">
        <w:rPr>
          <w:rStyle w:val="CommentReference"/>
        </w:rPr>
        <w:commentReference w:id="181"/>
      </w:r>
      <w:r w:rsidRPr="000B533E">
        <w:t>.</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t>ing" with a lattice size of 32x32x32</w:t>
      </w:r>
      <w:r w:rsidRPr="000B533E">
        <w:t>x96 and "Weak-scaling" w</w:t>
      </w:r>
      <w:r w:rsidR="00352C5B">
        <w:t>ith a local lattice size of 48x48x48</w:t>
      </w:r>
      <w:r w:rsidRPr="000B533E">
        <w:t>x24 per card. In case of the data generated at MareNostrum,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82"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182"/>
    </w:p>
    <w:p w14:paraId="631914CE" w14:textId="26E3C65C" w:rsidR="005370AB" w:rsidRPr="000B533E" w:rsidRDefault="005370AB" w:rsidP="005370AB">
      <w:pPr>
        <w:pStyle w:val="NormalPRACE"/>
      </w:pPr>
      <w:r w:rsidRPr="000B533E">
        <w:t>The figure shows strong scaling of the conjugate gradient solver on KNC's on the hybrid partition on MareNostrum III. T</w:t>
      </w:r>
      <w:r w:rsidR="00352C5B">
        <w:t>he lattice size is given by 32x32x32</w:t>
      </w:r>
      <w:r w:rsidRPr="000B533E">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83"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183"/>
    </w:p>
    <w:p w14:paraId="2CA38ED5" w14:textId="31B83E9E" w:rsidR="005370AB" w:rsidRPr="000B533E" w:rsidRDefault="005370AB" w:rsidP="005370AB">
      <w:pPr>
        <w:pStyle w:val="NormalPRACE"/>
      </w:pPr>
      <w:r w:rsidRPr="000B533E">
        <w:t xml:space="preserve">The figure shows strong scaling of the conjugate gradient solver on KNL's on Frioul. The </w:t>
      </w:r>
      <w:r w:rsidR="0053125D">
        <w:t>lattice size is given by 32x32x32</w:t>
      </w:r>
      <w:r w:rsidRPr="000B533E">
        <w:t>x96 similar to the strong scaling run on the KNCs on MareNostrum III. The run is performed in quadranti</w:t>
      </w:r>
      <w:r w:rsidR="0014439F" w:rsidRPr="000B533E">
        <w:t>c cache mode with 68 openMP pro</w:t>
      </w:r>
      <w:r w:rsidRPr="000B533E">
        <w:t>cesses per KNLs. The test is perform</w:t>
      </w:r>
      <w:ins w:id="184" w:author="Thomas Eickermann" w:date="2017-03-15T13:40:00Z">
        <w:r w:rsidR="009E1DDD">
          <w:t>ed</w:t>
        </w:r>
      </w:ins>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en-US" w:eastAsia="en-US"/>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85"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185"/>
    </w:p>
    <w:p w14:paraId="0B924136" w14:textId="044704B3" w:rsidR="0061486C" w:rsidRPr="000B533E" w:rsidRDefault="005370AB" w:rsidP="00307702">
      <w:pPr>
        <w:pStyle w:val="NormalPRACE"/>
      </w:pPr>
      <w:r w:rsidRPr="000B533E">
        <w:t xml:space="preserve">The figure shows strong scaling of the conjugate gradient solver on KNL's </w:t>
      </w:r>
      <w:commentRangeStart w:id="186"/>
      <w:r w:rsidRPr="000B533E">
        <w:t xml:space="preserve">GPUs </w:t>
      </w:r>
      <w:commentRangeEnd w:id="186"/>
      <w:r w:rsidR="0098448A">
        <w:rPr>
          <w:rStyle w:val="CommentReference"/>
        </w:rPr>
        <w:commentReference w:id="186"/>
      </w:r>
      <w:r w:rsidRPr="000B533E">
        <w:t>on PizDaint. The</w:t>
      </w:r>
      <w:r w:rsidR="0053125D">
        <w:t xml:space="preserve"> lattice size is increase</w:t>
      </w:r>
      <w:ins w:id="187" w:author="Thomas Eickermann" w:date="2017-03-15T13:40:00Z">
        <w:r w:rsidR="009E1DDD">
          <w:t>d</w:t>
        </w:r>
      </w:ins>
      <w:r w:rsidR="0053125D">
        <w:t xml:space="preserve"> to 64x64x64</w:t>
      </w:r>
      <w:r w:rsidRPr="000B533E">
        <w:t>x128, which is a commonly used large lattice nowadays. By increasing the lattice the scaling tests shows that the conjugate gradient solver has a very good strong scaling</w:t>
      </w:r>
      <w:r w:rsidR="00F120AB" w:rsidRPr="000B533E">
        <w:t xml:space="preserve"> up to 64 </w:t>
      </w:r>
      <w:commentRangeStart w:id="188"/>
      <w:r w:rsidR="00F120AB" w:rsidRPr="000B533E">
        <w:t>GPUs</w:t>
      </w:r>
      <w:commentRangeEnd w:id="188"/>
      <w:r w:rsidR="0098448A">
        <w:rPr>
          <w:rStyle w:val="CommentReference"/>
        </w:rPr>
        <w:commentReference w:id="188"/>
      </w:r>
      <w:r w:rsidR="00F120AB" w:rsidRPr="000B533E">
        <w:t>.</w:t>
      </w:r>
    </w:p>
    <w:p w14:paraId="36FEF011" w14:textId="77777777" w:rsidR="00116E7C" w:rsidRDefault="00116E7C" w:rsidP="00116E7C">
      <w:pPr>
        <w:pStyle w:val="Heading3"/>
      </w:pPr>
      <w:bookmarkStart w:id="189" w:name="_Toc477155425"/>
      <w:r w:rsidRPr="000B533E">
        <w:lastRenderedPageBreak/>
        <w:t>Quantum Espresso</w:t>
      </w:r>
      <w:bookmarkEnd w:id="189"/>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190"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w:t>
      </w:r>
      <w:commentRangeStart w:id="191"/>
      <w:r>
        <w:t>GPU</w:t>
      </w:r>
      <w:bookmarkEnd w:id="190"/>
      <w:commentRangeEnd w:id="191"/>
      <w:r w:rsidR="0098448A">
        <w:rPr>
          <w:rStyle w:val="CommentReference"/>
          <w:b w:val="0"/>
          <w:bCs w:val="0"/>
          <w:lang w:eastAsia="de-DE"/>
        </w:rPr>
        <w:commentReference w:id="191"/>
      </w:r>
    </w:p>
    <w:p w14:paraId="3EF0F685" w14:textId="77777777" w:rsidR="00352C5B" w:rsidRPr="00352C5B" w:rsidRDefault="00352C5B" w:rsidP="00352C5B">
      <w:pPr>
        <w:rPr>
          <w:lang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192"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w:t>
      </w:r>
      <w:commentRangeStart w:id="193"/>
      <w:r>
        <w:t>GPU</w:t>
      </w:r>
      <w:bookmarkEnd w:id="192"/>
      <w:commentRangeEnd w:id="193"/>
      <w:r w:rsidR="0098448A">
        <w:rPr>
          <w:rStyle w:val="CommentReference"/>
          <w:b w:val="0"/>
          <w:bCs w:val="0"/>
          <w:lang w:eastAsia="de-DE"/>
        </w:rPr>
        <w:commentReference w:id="193"/>
      </w:r>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94" w:name="_Toc477155426"/>
      <w:r w:rsidRPr="000B533E">
        <w:lastRenderedPageBreak/>
        <w:t>Synthetic benchmarks (SHOC)</w:t>
      </w:r>
      <w:bookmarkEnd w:id="194"/>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eastAsia="en-US"/>
              </w:rPr>
            </w:pPr>
            <w:commentRangeStart w:id="195"/>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rPr>
            </w:pPr>
            <w:r w:rsidRPr="000B533E">
              <w:rPr>
                <w:rFonts w:ascii="Calibri" w:hAnsi="Calibri"/>
                <w:color w:val="000000"/>
                <w:sz w:val="20"/>
                <w:szCs w:val="20"/>
              </w:rPr>
              <w:t>25 GF/s</w:t>
            </w:r>
            <w:commentRangeEnd w:id="195"/>
            <w:r w:rsidR="0098448A">
              <w:rPr>
                <w:rStyle w:val="CommentReference"/>
              </w:rPr>
              <w:commentReference w:id="195"/>
            </w:r>
          </w:p>
        </w:tc>
      </w:tr>
    </w:tbl>
    <w:p w14:paraId="5226D58B" w14:textId="0AD361B1" w:rsidR="00116E7C" w:rsidRPr="000B533E" w:rsidRDefault="00591606" w:rsidP="00591606">
      <w:pPr>
        <w:pStyle w:val="Caption"/>
      </w:pPr>
      <w:bookmarkStart w:id="196"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relusts on K40 and KNC</w:t>
      </w:r>
      <w:bookmarkEnd w:id="196"/>
    </w:p>
    <w:p w14:paraId="6A57671D" w14:textId="6CEF157B" w:rsidR="00591606" w:rsidRPr="000B533E" w:rsidRDefault="00591606" w:rsidP="00591606">
      <w:pPr>
        <w:rPr>
          <w:lang w:eastAsia="en-GB"/>
        </w:rPr>
      </w:pPr>
      <w:r w:rsidRPr="000B533E">
        <w:rPr>
          <w:lang w:eastAsia="en-GB"/>
        </w:rPr>
        <w:t xml:space="preserve">Measures marked </w:t>
      </w:r>
      <w:commentRangeStart w:id="197"/>
      <w:r w:rsidRPr="000B533E">
        <w:rPr>
          <w:lang w:eastAsia="en-GB"/>
        </w:rPr>
        <w:t xml:space="preserve">red are not relevant </w:t>
      </w:r>
      <w:commentRangeEnd w:id="197"/>
      <w:r w:rsidR="008B1C8B">
        <w:rPr>
          <w:rStyle w:val="CommentReference"/>
        </w:rPr>
        <w:commentReference w:id="197"/>
      </w:r>
      <w:r w:rsidRPr="000B533E">
        <w:rPr>
          <w:lang w:eastAsia="en-GB"/>
        </w:rPr>
        <w:t>and should not be considered.</w:t>
      </w:r>
    </w:p>
    <w:p w14:paraId="4CD26543" w14:textId="760A1489" w:rsidR="00116E7C" w:rsidRPr="000B533E" w:rsidRDefault="00116E7C" w:rsidP="00116E7C">
      <w:pPr>
        <w:pStyle w:val="Heading3"/>
      </w:pPr>
      <w:bookmarkStart w:id="198" w:name="_Toc477155427"/>
      <w:r w:rsidRPr="000B533E">
        <w:t>SPECFEM3D</w:t>
      </w:r>
      <w:bookmarkEnd w:id="198"/>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rPr>
            </w:pPr>
            <w:r w:rsidRPr="000B533E">
              <w:rPr>
                <w:rFonts w:ascii="Calibri" w:hAnsi="Calibri"/>
                <w:color w:val="000000"/>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rPr>
            </w:pPr>
            <w:r w:rsidRPr="000B533E">
              <w:rPr>
                <w:rFonts w:ascii="Calibri" w:hAnsi="Calibri"/>
                <w:color w:val="000000"/>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rPr>
            </w:pPr>
            <w:r w:rsidRPr="000B533E">
              <w:rPr>
                <w:rFonts w:ascii="Calibri" w:hAnsi="Calibri"/>
                <w:color w:val="000000"/>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rPr>
            </w:pPr>
            <w:r w:rsidRPr="000B533E">
              <w:rPr>
                <w:rFonts w:ascii="Calibri" w:hAnsi="Calibri"/>
                <w:color w:val="000000"/>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rPr>
            </w:pPr>
            <w:r w:rsidRPr="000B533E">
              <w:rPr>
                <w:rFonts w:ascii="Calibri" w:hAnsi="Calibri"/>
                <w:color w:val="000000"/>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rPr>
            </w:pPr>
            <w:r w:rsidRPr="000B533E">
              <w:rPr>
                <w:rFonts w:ascii="Calibri" w:hAnsi="Calibri"/>
                <w:color w:val="000000"/>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rPr>
            </w:pPr>
            <w:commentRangeStart w:id="199"/>
            <w:r w:rsidRPr="000B533E">
              <w:rPr>
                <w:rFonts w:ascii="Calibri" w:hAnsi="Calibri"/>
                <w:color w:val="000000"/>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rPr>
            </w:pPr>
            <w:r w:rsidRPr="000B533E">
              <w:rPr>
                <w:rFonts w:ascii="Calibri" w:hAnsi="Calibri"/>
                <w:color w:val="000000"/>
              </w:rPr>
              <w:t>68</w:t>
            </w:r>
            <w:commentRangeEnd w:id="199"/>
            <w:r w:rsidR="008B1C8B">
              <w:rPr>
                <w:rStyle w:val="CommentReference"/>
              </w:rPr>
              <w:commentReference w:id="199"/>
            </w:r>
          </w:p>
        </w:tc>
      </w:tr>
    </w:tbl>
    <w:p w14:paraId="765BE1B6" w14:textId="27AC3D5B" w:rsidR="009F1D19" w:rsidRDefault="000B533E" w:rsidP="000B533E">
      <w:pPr>
        <w:pStyle w:val="Caption"/>
      </w:pPr>
      <w:bookmarkStart w:id="200"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200"/>
      <w:ins w:id="201" w:author="Victor Cameo" w:date="2017-03-20T02:37:00Z">
        <w:r w:rsidR="001E058D">
          <w:t>, walltim</w:t>
        </w:r>
      </w:ins>
      <w:ins w:id="202" w:author="Victor Cameo" w:date="2017-03-20T08:46:00Z">
        <w:r w:rsidR="00847CCF">
          <w:t>e in seconds.</w:t>
        </w:r>
      </w:ins>
      <w:bookmarkStart w:id="203" w:name="_GoBack"/>
      <w:bookmarkEnd w:id="203"/>
      <w:ins w:id="204" w:author="Victor Cameo" w:date="2017-03-20T02:37:00Z">
        <w:r w:rsidR="001E058D">
          <w:t xml:space="preserve"> </w:t>
        </w:r>
      </w:ins>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205" w:name="_Toc477155428"/>
      <w:r w:rsidRPr="000B533E">
        <w:t>Conclusion and future work</w:t>
      </w:r>
      <w:bookmarkEnd w:id="205"/>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48F457CE" w:rsidR="00890B0F" w:rsidRPr="000B533E" w:rsidRDefault="00890B0F" w:rsidP="00C300CC">
      <w:pPr>
        <w:pStyle w:val="NormalPRACE"/>
      </w:pPr>
      <w:r w:rsidRPr="000B533E">
        <w:t>Task 7.2B in PRACE 4IP started to design a benchmark suite for accelerator</w:t>
      </w:r>
      <w:ins w:id="206" w:author="Filip Stanek" w:date="2017-03-14T17:19:00Z">
        <w:r w:rsidR="0098448A">
          <w:t>s</w:t>
        </w:r>
      </w:ins>
      <w:r w:rsidRPr="000B533E">
        <w:t xml:space="preserve">. This work </w:t>
      </w:r>
      <w:r w:rsidR="00223D58" w:rsidRPr="000B533E">
        <w:t>has</w:t>
      </w:r>
      <w:r w:rsidRPr="000B533E">
        <w:t xml:space="preserve"> been done aiming at integrating it to the main UEABS one so that both can be maintained and evolve together. As PCP (PRACE</w:t>
      </w:r>
      <w:ins w:id="207" w:author="Thomas Eickermann" w:date="2017-03-15T13:41:00Z">
        <w:r w:rsidR="008B1C8B">
          <w:t>-</w:t>
        </w:r>
      </w:ins>
      <w:del w:id="208" w:author="Thomas Eickermann" w:date="2017-03-15T13:41:00Z">
        <w:r w:rsidRPr="000B533E" w:rsidDel="008B1C8B">
          <w:delText xml:space="preserve"> </w:delText>
        </w:r>
      </w:del>
      <w:r w:rsidRPr="000B533E">
        <w:t xml:space="preserve">3IP) machines will soon be available, it will be very interesting to run the benchmark suite on </w:t>
      </w:r>
      <w:ins w:id="209" w:author="Filip Stanek" w:date="2017-03-14T17:20:00Z">
        <w:r w:rsidR="0098448A">
          <w:t>them</w:t>
        </w:r>
      </w:ins>
      <w:del w:id="210" w:author="Filip Stanek" w:date="2017-03-14T17:20:00Z">
        <w:r w:rsidRPr="000B533E" w:rsidDel="0098448A">
          <w:delText>it</w:delText>
        </w:r>
      </w:del>
      <w:r w:rsidRPr="000B533E">
        <w:t xml:space="preserve">. First because these machines will be larger, but also because </w:t>
      </w:r>
      <w:ins w:id="211" w:author="Filip Stanek" w:date="2017-03-14T17:20:00Z">
        <w:r w:rsidR="0098448A">
          <w:t>they</w:t>
        </w:r>
      </w:ins>
      <w:del w:id="212" w:author="Filip Stanek" w:date="2017-03-14T17:20:00Z">
        <w:r w:rsidRPr="000B533E" w:rsidDel="0098448A">
          <w:delText>it</w:delText>
        </w:r>
      </w:del>
      <w:r w:rsidRPr="000B533E">
        <w:t xml:space="preserve">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3" w:author="Filip Stanek" w:date="2017-03-14T15:04:00Z" w:initials="FS">
    <w:p w14:paraId="2688D532" w14:textId="2D0DFC49" w:rsidR="00E43835" w:rsidRDefault="00E43835">
      <w:pPr>
        <w:pStyle w:val="CommentText"/>
      </w:pPr>
      <w:r>
        <w:rPr>
          <w:rStyle w:val="CommentReference"/>
        </w:rPr>
        <w:annotationRef/>
      </w:r>
      <w:r>
        <w:t>Not sure about this general statement. You can run code natively on this type of card too.</w:t>
      </w:r>
    </w:p>
  </w:comment>
  <w:comment w:id="86" w:author="Thomas Eickermann" w:date="2017-03-15T13:26:00Z" w:initials="TE">
    <w:p w14:paraId="2CAAB961" w14:textId="28B851AE" w:rsidR="00E43835" w:rsidRDefault="00E43835">
      <w:pPr>
        <w:pStyle w:val="CommentText"/>
      </w:pPr>
      <w:r>
        <w:rPr>
          <w:rStyle w:val="CommentReference"/>
        </w:rPr>
        <w:annotationRef/>
      </w:r>
      <w:r>
        <w:t>This is actually missing. They are named in section 4 but no information on the systems is presented.</w:t>
      </w:r>
    </w:p>
  </w:comment>
  <w:comment w:id="97" w:author="Filip Stanek" w:date="2017-03-14T15:15:00Z" w:initials="FS">
    <w:p w14:paraId="48848622" w14:textId="43B42BEC" w:rsidR="00E43835" w:rsidRDefault="00E43835">
      <w:pPr>
        <w:pStyle w:val="CommentText"/>
      </w:pPr>
      <w:r>
        <w:rPr>
          <w:rStyle w:val="CommentReference"/>
        </w:rPr>
        <w:annotationRef/>
      </w:r>
      <w:r>
        <w:t xml:space="preserve">Latter? Do you mean “included in the EUABS”? It’s not clear. </w:t>
      </w:r>
      <w:r>
        <w:sym w:font="Wingdings" w:char="F04C"/>
      </w:r>
    </w:p>
  </w:comment>
  <w:comment w:id="114" w:author="Filip Stanek" w:date="2017-03-14T16:04:00Z" w:initials="FS">
    <w:p w14:paraId="0B414D17" w14:textId="33CE7826" w:rsidR="00E43835" w:rsidRDefault="00E43835">
      <w:pPr>
        <w:pStyle w:val="CommentText"/>
      </w:pPr>
      <w:r>
        <w:rPr>
          <w:rStyle w:val="CommentReference"/>
        </w:rPr>
        <w:annotationRef/>
      </w:r>
      <w:r>
        <w:t xml:space="preserve">This is quite old, isn’t there any update? According to </w:t>
      </w:r>
      <w:hyperlink r:id="rId1" w:history="1">
        <w:r w:rsidRPr="00B17D15">
          <w:rPr>
            <w:rStyle w:val="Hyperlink"/>
          </w:rPr>
          <w:t>http://manual.gromacs.org/documentation/2016/doxygen/html-lib/page_simd.xhtml they support AVX-512</w:t>
        </w:r>
      </w:hyperlink>
      <w:r>
        <w:t xml:space="preserve"> in the 2016.1 update… That’s definitively younger than January 2013.</w:t>
      </w:r>
    </w:p>
    <w:p w14:paraId="52A41A33" w14:textId="77777777" w:rsidR="00E43835" w:rsidRDefault="00E43835">
      <w:pPr>
        <w:pStyle w:val="CommentText"/>
      </w:pPr>
    </w:p>
    <w:p w14:paraId="12E41449" w14:textId="77777777" w:rsidR="00E43835" w:rsidRDefault="00E43835">
      <w:pPr>
        <w:pStyle w:val="CommentText"/>
      </w:pPr>
      <w:r>
        <w:t>Or should be rephrased to “since January 2013”?</w:t>
      </w:r>
    </w:p>
    <w:p w14:paraId="52EAFD20" w14:textId="77777777" w:rsidR="00E43835" w:rsidRDefault="00E43835">
      <w:pPr>
        <w:pStyle w:val="CommentText"/>
      </w:pPr>
    </w:p>
    <w:p w14:paraId="1D1EF877" w14:textId="62EB01FE" w:rsidR="00E43835" w:rsidRDefault="00E43835">
      <w:pPr>
        <w:pStyle w:val="CommentText"/>
      </w:pPr>
      <w:r>
        <w:t xml:space="preserve">Overall, this section looks like a copy paste from some old text. Mentioning GROMACS 4.6 etc. </w:t>
      </w:r>
      <w:r>
        <w:sym w:font="Wingdings" w:char="F04C"/>
      </w:r>
    </w:p>
  </w:comment>
  <w:comment w:id="137" w:author="Filip Stanek" w:date="2017-03-14T17:14:00Z" w:initials="FS">
    <w:p w14:paraId="172D7893" w14:textId="7DFEF930" w:rsidR="00E43835" w:rsidRDefault="00E43835">
      <w:pPr>
        <w:pStyle w:val="CommentText"/>
      </w:pPr>
      <w:r>
        <w:rPr>
          <w:rStyle w:val="CommentReference"/>
        </w:rPr>
        <w:annotationRef/>
      </w:r>
      <w:r>
        <w:t xml:space="preserve">Overall comment on this section. I recommend to either rework all the figures so that they’re self-explanatory, or to create a similar (in form and size) description about those figures. </w:t>
      </w:r>
    </w:p>
    <w:p w14:paraId="4E2F0C7D" w14:textId="45C32904" w:rsidR="00E43835" w:rsidRDefault="00E43835">
      <w:pPr>
        <w:pStyle w:val="CommentText"/>
      </w:pPr>
      <w:r>
        <w:t>Included should be description of the benchmark environment (e. g. setup of the nodes etc.) and a written conclusion about the results from the benchmarks.</w:t>
      </w:r>
    </w:p>
    <w:p w14:paraId="2548266A" w14:textId="77777777" w:rsidR="00E43835" w:rsidRDefault="00E43835">
      <w:pPr>
        <w:pStyle w:val="CommentText"/>
      </w:pPr>
    </w:p>
    <w:p w14:paraId="6B095478" w14:textId="36A86789" w:rsidR="00E43835" w:rsidRDefault="00E43835">
      <w:pPr>
        <w:pStyle w:val="CommentText"/>
      </w:pPr>
      <w:r>
        <w:t>A good example is the description provided in 4.8.2.</w:t>
      </w:r>
    </w:p>
  </w:comment>
  <w:comment w:id="138" w:author="Thomas Eickermann" w:date="2017-03-15T13:37:00Z" w:initials="TE">
    <w:p w14:paraId="2513492C" w14:textId="0B2A0631" w:rsidR="00E43835" w:rsidRDefault="00E43835">
      <w:pPr>
        <w:pStyle w:val="CommentText"/>
      </w:pPr>
      <w:r>
        <w:rPr>
          <w:rStyle w:val="CommentReference"/>
        </w:rPr>
        <w:annotationRef/>
      </w:r>
      <w:r>
        <w:t>See comment in review report</w:t>
      </w:r>
    </w:p>
  </w:comment>
  <w:comment w:id="140" w:author="Filip Stanek" w:date="2017-03-14T17:04:00Z" w:initials="FS">
    <w:p w14:paraId="2FE76911" w14:textId="77777777" w:rsidR="00E43835" w:rsidRDefault="00E43835">
      <w:pPr>
        <w:pStyle w:val="CommentText"/>
      </w:pPr>
      <w:r>
        <w:rPr>
          <w:rStyle w:val="CommentReference"/>
        </w:rPr>
        <w:annotationRef/>
      </w:r>
      <w:r>
        <w:t>Please make the font for the legend bigger. On a A4 it’s gonna be really hard to read.</w:t>
      </w:r>
    </w:p>
    <w:p w14:paraId="5BB66B3E" w14:textId="77777777" w:rsidR="00E43835" w:rsidRDefault="00E43835">
      <w:pPr>
        <w:pStyle w:val="CommentText"/>
      </w:pPr>
    </w:p>
    <w:p w14:paraId="156F9313" w14:textId="4421BCB5" w:rsidR="00E43835" w:rsidRDefault="00E43835">
      <w:pPr>
        <w:pStyle w:val="CommentText"/>
      </w:pPr>
      <w:r>
        <w:t xml:space="preserve">Add better description in the legend of graph or add a short text description. At least as it’s for Code Saturn. </w:t>
      </w:r>
    </w:p>
    <w:p w14:paraId="6853FC02" w14:textId="5D514DC2" w:rsidR="00E43835" w:rsidRDefault="00E43835">
      <w:pPr>
        <w:pStyle w:val="CommentText"/>
      </w:pPr>
      <w:r>
        <w:t>I assume it compares old gen GPU (K20 and K80) against KNL, using only MPI? What means the OMP2 and OMP4 in the legend? How many GPUs, how many KNLs?</w:t>
      </w:r>
    </w:p>
  </w:comment>
  <w:comment w:id="144" w:author="Filip Stanek" w:date="2017-03-14T16:59:00Z" w:initials="FS">
    <w:p w14:paraId="21E9880C" w14:textId="657EFE40" w:rsidR="00E43835" w:rsidRDefault="00E43835">
      <w:pPr>
        <w:pStyle w:val="CommentText"/>
      </w:pPr>
      <w:r>
        <w:rPr>
          <w:rStyle w:val="CommentReference"/>
        </w:rPr>
        <w:annotationRef/>
      </w:r>
      <w:r>
        <w:t>In the Systems overview, ARCHER KNL config is not mentioned at all. Please describe the configuration there. What kind of KNL, what kind of interconnect, etc.?</w:t>
      </w:r>
    </w:p>
  </w:comment>
  <w:comment w:id="147" w:author="Filip Stanek" w:date="2017-03-14T17:00:00Z" w:initials="FS">
    <w:p w14:paraId="54C33547" w14:textId="29ABEFF8" w:rsidR="00E43835" w:rsidRDefault="00E43835">
      <w:pPr>
        <w:pStyle w:val="CommentText"/>
      </w:pPr>
      <w:r>
        <w:rPr>
          <w:rStyle w:val="CommentReference"/>
        </w:rPr>
        <w:annotationRef/>
      </w:r>
      <w:r>
        <w:t>Missing figure?</w:t>
      </w:r>
    </w:p>
  </w:comment>
  <w:comment w:id="149" w:author="Filip Stanek" w:date="2017-03-14T17:06:00Z" w:initials="FS">
    <w:p w14:paraId="1320FBCC" w14:textId="4E1A79E3" w:rsidR="00E43835" w:rsidRDefault="00E43835">
      <w:pPr>
        <w:pStyle w:val="CommentText"/>
      </w:pPr>
      <w:r>
        <w:rPr>
          <w:rStyle w:val="CommentReference"/>
        </w:rPr>
        <w:annotationRef/>
      </w:r>
      <w:r>
        <w:t>Not clear whether KNCs were used alone or in offload with CPUs. What was the config? 2 MICs per one node with 2 sockets/CPUs? Add description please.</w:t>
      </w:r>
    </w:p>
  </w:comment>
  <w:comment w:id="161" w:author="Filip Stanek" w:date="2017-03-14T17:09:00Z" w:initials="FS">
    <w:p w14:paraId="0F70142D" w14:textId="77777777" w:rsidR="003E66D3" w:rsidRDefault="00E43835">
      <w:pPr>
        <w:pStyle w:val="CommentText"/>
      </w:pPr>
      <w:r>
        <w:rPr>
          <w:rStyle w:val="CommentReference"/>
        </w:rPr>
        <w:annotationRef/>
      </w:r>
    </w:p>
    <w:p w14:paraId="7687E53F" w14:textId="59C2C1A9" w:rsidR="00E43835" w:rsidRDefault="00E43835">
      <w:pPr>
        <w:pStyle w:val="CommentText"/>
      </w:pPr>
      <w:r>
        <w:t>Please split and scale bigger. It’s too small.</w:t>
      </w:r>
    </w:p>
  </w:comment>
  <w:comment w:id="166" w:author="Thomas Eickermann" w:date="2017-03-15T13:39:00Z" w:initials="TE">
    <w:p w14:paraId="345B052C" w14:textId="6CF297D9" w:rsidR="00E43835" w:rsidRDefault="00E43835">
      <w:pPr>
        <w:pStyle w:val="CommentText"/>
      </w:pPr>
      <w:r>
        <w:rPr>
          <w:rStyle w:val="CommentReference"/>
        </w:rPr>
        <w:annotationRef/>
      </w:r>
      <w:r>
        <w:t>Is this single node-perf ?</w:t>
      </w:r>
    </w:p>
  </w:comment>
  <w:comment w:id="168" w:author="Filip Stanek" w:date="2017-03-14T17:15:00Z" w:initials="FS">
    <w:p w14:paraId="6D5C04BA" w14:textId="1D5B9DE9" w:rsidR="00E43835" w:rsidRDefault="00E43835">
      <w:pPr>
        <w:pStyle w:val="CommentText"/>
      </w:pPr>
      <w:r>
        <w:rPr>
          <w:rStyle w:val="CommentReference"/>
        </w:rPr>
        <w:annotationRef/>
      </w:r>
      <w:r>
        <w:t>…</w:t>
      </w:r>
    </w:p>
  </w:comment>
  <w:comment w:id="169" w:author="Filip Stanek" w:date="2017-03-14T17:15:00Z" w:initials="FS">
    <w:p w14:paraId="39642353" w14:textId="6D7BBE5E" w:rsidR="00E43835" w:rsidRDefault="00E43835">
      <w:pPr>
        <w:pStyle w:val="CommentText"/>
      </w:pPr>
      <w:r>
        <w:rPr>
          <w:rStyle w:val="CommentReference"/>
        </w:rPr>
        <w:annotationRef/>
      </w:r>
      <w:r>
        <w:t>…</w:t>
      </w:r>
    </w:p>
  </w:comment>
  <w:comment w:id="170" w:author="Filip Stanek" w:date="2017-03-14T17:15:00Z" w:initials="FS">
    <w:p w14:paraId="7598BD8C" w14:textId="57E64EA6" w:rsidR="00E43835" w:rsidRDefault="00E43835">
      <w:pPr>
        <w:pStyle w:val="CommentText"/>
      </w:pPr>
      <w:r>
        <w:rPr>
          <w:rStyle w:val="CommentReference"/>
        </w:rPr>
        <w:annotationRef/>
      </w:r>
      <w:r>
        <w:t>…</w:t>
      </w:r>
    </w:p>
  </w:comment>
  <w:comment w:id="171" w:author="Filip Stanek" w:date="2017-03-14T17:15:00Z" w:initials="FS">
    <w:p w14:paraId="3F42FB62" w14:textId="0DA0D019" w:rsidR="00E43835" w:rsidRDefault="00E43835">
      <w:pPr>
        <w:pStyle w:val="CommentText"/>
      </w:pPr>
      <w:r>
        <w:rPr>
          <w:rStyle w:val="CommentReference"/>
        </w:rPr>
        <w:annotationRef/>
      </w:r>
      <w:r>
        <w:t>…</w:t>
      </w:r>
    </w:p>
  </w:comment>
  <w:comment w:id="173" w:author="Filip Stanek" w:date="2017-03-14T17:16:00Z" w:initials="FS">
    <w:p w14:paraId="3F9FC09E" w14:textId="3B3E24A8" w:rsidR="00E43835" w:rsidRDefault="00E43835">
      <w:pPr>
        <w:pStyle w:val="CommentText"/>
      </w:pPr>
      <w:r>
        <w:rPr>
          <w:rStyle w:val="CommentReference"/>
        </w:rPr>
        <w:annotationRef/>
      </w:r>
      <w:r>
        <w:t>…</w:t>
      </w:r>
    </w:p>
  </w:comment>
  <w:comment w:id="174" w:author="Filip Stanek" w:date="2017-03-14T17:15:00Z" w:initials="FS">
    <w:p w14:paraId="5EC5A5C5" w14:textId="6A00135D" w:rsidR="00E43835" w:rsidRDefault="00E43835">
      <w:pPr>
        <w:pStyle w:val="CommentText"/>
      </w:pPr>
      <w:r>
        <w:rPr>
          <w:rStyle w:val="CommentReference"/>
        </w:rPr>
        <w:annotationRef/>
      </w:r>
      <w:r>
        <w:t>…</w:t>
      </w:r>
    </w:p>
  </w:comment>
  <w:comment w:id="175" w:author="Filip Stanek" w:date="2017-03-14T17:15:00Z" w:initials="FS">
    <w:p w14:paraId="7B230170" w14:textId="0233CD3A" w:rsidR="00E43835" w:rsidRDefault="00E43835">
      <w:pPr>
        <w:pStyle w:val="CommentText"/>
      </w:pPr>
      <w:r>
        <w:rPr>
          <w:rStyle w:val="CommentReference"/>
        </w:rPr>
        <w:annotationRef/>
      </w:r>
      <w:r>
        <w:t>…</w:t>
      </w:r>
    </w:p>
  </w:comment>
  <w:comment w:id="176" w:author="Filip Stanek" w:date="2017-03-14T17:15:00Z" w:initials="FS">
    <w:p w14:paraId="1FF3BC64" w14:textId="36FBF642" w:rsidR="00E43835" w:rsidRDefault="00E43835">
      <w:pPr>
        <w:pStyle w:val="CommentText"/>
      </w:pPr>
      <w:r>
        <w:rPr>
          <w:rStyle w:val="CommentReference"/>
        </w:rPr>
        <w:annotationRef/>
      </w:r>
      <w:r>
        <w:t>…</w:t>
      </w:r>
    </w:p>
  </w:comment>
  <w:comment w:id="178" w:author="Filip Stanek" w:date="2017-03-14T17:16:00Z" w:initials="FS">
    <w:p w14:paraId="7FE2181B" w14:textId="04655CA4" w:rsidR="00E43835" w:rsidRDefault="00E43835">
      <w:pPr>
        <w:pStyle w:val="CommentText"/>
      </w:pPr>
      <w:r>
        <w:rPr>
          <w:rStyle w:val="CommentReference"/>
        </w:rPr>
        <w:annotationRef/>
      </w:r>
      <w:r>
        <w:t>…</w:t>
      </w:r>
    </w:p>
  </w:comment>
  <w:comment w:id="179" w:author="Filip Stanek" w:date="2017-03-14T17:16:00Z" w:initials="FS">
    <w:p w14:paraId="23D2AD5D" w14:textId="22610AA5" w:rsidR="00E43835" w:rsidRDefault="00E43835">
      <w:pPr>
        <w:pStyle w:val="CommentText"/>
      </w:pPr>
      <w:r>
        <w:rPr>
          <w:rStyle w:val="CommentReference"/>
        </w:rPr>
        <w:annotationRef/>
      </w:r>
      <w:r>
        <w:t>…</w:t>
      </w:r>
    </w:p>
  </w:comment>
  <w:comment w:id="181" w:author="Filip Stanek" w:date="2017-03-14T17:16:00Z" w:initials="FS">
    <w:p w14:paraId="5A1122D0" w14:textId="7C1424DE" w:rsidR="00E43835" w:rsidRDefault="00E43835">
      <w:pPr>
        <w:pStyle w:val="CommentText"/>
      </w:pPr>
      <w:r>
        <w:rPr>
          <w:rStyle w:val="CommentReference"/>
        </w:rPr>
        <w:annotationRef/>
      </w:r>
      <w:r>
        <w:t>…</w:t>
      </w:r>
    </w:p>
  </w:comment>
  <w:comment w:id="186" w:author="Filip Stanek" w:date="2017-03-14T17:17:00Z" w:initials="FS">
    <w:p w14:paraId="2BD74D9D" w14:textId="2931AD88" w:rsidR="00E43835" w:rsidRDefault="00E43835">
      <w:pPr>
        <w:pStyle w:val="CommentText"/>
      </w:pPr>
      <w:r>
        <w:rPr>
          <w:rStyle w:val="CommentReference"/>
        </w:rPr>
        <w:annotationRef/>
      </w:r>
      <w:r>
        <w:t>…</w:t>
      </w:r>
    </w:p>
  </w:comment>
  <w:comment w:id="188" w:author="Filip Stanek" w:date="2017-03-14T17:17:00Z" w:initials="FS">
    <w:p w14:paraId="71DAF23A" w14:textId="077A1D7B" w:rsidR="00E43835" w:rsidRDefault="00E43835">
      <w:pPr>
        <w:pStyle w:val="CommentText"/>
      </w:pPr>
      <w:r>
        <w:rPr>
          <w:rStyle w:val="CommentReference"/>
        </w:rPr>
        <w:annotationRef/>
      </w:r>
      <w:r>
        <w:t>…</w:t>
      </w:r>
    </w:p>
  </w:comment>
  <w:comment w:id="191" w:author="Filip Stanek" w:date="2017-03-14T17:17:00Z" w:initials="FS">
    <w:p w14:paraId="72C9B9B2" w14:textId="3B606650" w:rsidR="00E43835" w:rsidRDefault="00E43835">
      <w:pPr>
        <w:pStyle w:val="CommentText"/>
      </w:pPr>
      <w:r>
        <w:rPr>
          <w:rStyle w:val="CommentReference"/>
        </w:rPr>
        <w:annotationRef/>
      </w:r>
      <w:r>
        <w:t>…</w:t>
      </w:r>
    </w:p>
  </w:comment>
  <w:comment w:id="193" w:author="Filip Stanek" w:date="2017-03-14T17:17:00Z" w:initials="FS">
    <w:p w14:paraId="7C41D709" w14:textId="71A3E6E9" w:rsidR="00E43835" w:rsidRDefault="00E43835">
      <w:pPr>
        <w:pStyle w:val="CommentText"/>
      </w:pPr>
      <w:r>
        <w:rPr>
          <w:rStyle w:val="CommentReference"/>
        </w:rPr>
        <w:annotationRef/>
      </w:r>
      <w:r>
        <w:t>…</w:t>
      </w:r>
    </w:p>
  </w:comment>
  <w:comment w:id="195" w:author="Filip Stanek" w:date="2017-03-14T17:18:00Z" w:initials="FS">
    <w:p w14:paraId="37DE795F" w14:textId="547BBE7E" w:rsidR="00E43835" w:rsidRDefault="00E43835">
      <w:pPr>
        <w:pStyle w:val="CommentText"/>
      </w:pPr>
      <w:r>
        <w:rPr>
          <w:rStyle w:val="CommentReference"/>
        </w:rPr>
        <w:annotationRef/>
      </w:r>
      <w:r>
        <w:t xml:space="preserve">Please try to fit the table into the page… smaller font maybe or different layout (landscape) just for the table? </w:t>
      </w:r>
    </w:p>
  </w:comment>
  <w:comment w:id="197" w:author="Thomas Eickermann" w:date="2017-03-15T13:41:00Z" w:initials="TE">
    <w:p w14:paraId="3B336EAD" w14:textId="135F8AA8" w:rsidR="00E43835" w:rsidRDefault="00E43835">
      <w:pPr>
        <w:pStyle w:val="CommentText"/>
      </w:pPr>
      <w:r>
        <w:rPr>
          <w:rStyle w:val="CommentReference"/>
        </w:rPr>
        <w:annotationRef/>
      </w:r>
      <w:r>
        <w:t>Please explain why</w:t>
      </w:r>
    </w:p>
  </w:comment>
  <w:comment w:id="199" w:author="Thomas Eickermann" w:date="2017-03-15T13:41:00Z" w:initials="TE">
    <w:p w14:paraId="5356FB2A" w14:textId="69F72286" w:rsidR="00E43835" w:rsidRDefault="00E43835">
      <w:pPr>
        <w:pStyle w:val="CommentText"/>
      </w:pPr>
      <w:r>
        <w:rPr>
          <w:rStyle w:val="CommentReference"/>
        </w:rPr>
        <w:annotationRef/>
      </w:r>
      <w:r>
        <w:t>What are these numbers?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8D532" w15:done="0"/>
  <w15:commentEx w15:paraId="2CAAB961" w15:done="0"/>
  <w15:commentEx w15:paraId="48848622" w15:done="0"/>
  <w15:commentEx w15:paraId="1D1EF877" w15:done="0"/>
  <w15:commentEx w15:paraId="6B095478" w15:done="0"/>
  <w15:commentEx w15:paraId="2513492C" w15:done="0"/>
  <w15:commentEx w15:paraId="6853FC02" w15:done="0"/>
  <w15:commentEx w15:paraId="21E9880C" w15:done="0"/>
  <w15:commentEx w15:paraId="54C33547" w15:done="0"/>
  <w15:commentEx w15:paraId="1320FBCC" w15:done="0"/>
  <w15:commentEx w15:paraId="7687E53F" w15:done="0"/>
  <w15:commentEx w15:paraId="345B052C" w15:done="0"/>
  <w15:commentEx w15:paraId="6D5C04BA" w15:done="0"/>
  <w15:commentEx w15:paraId="39642353" w15:done="0"/>
  <w15:commentEx w15:paraId="7598BD8C" w15:done="0"/>
  <w15:commentEx w15:paraId="3F42FB62" w15:done="0"/>
  <w15:commentEx w15:paraId="3F9FC09E" w15:done="0"/>
  <w15:commentEx w15:paraId="5EC5A5C5" w15:done="0"/>
  <w15:commentEx w15:paraId="7B230170" w15:done="0"/>
  <w15:commentEx w15:paraId="1FF3BC64" w15:done="0"/>
  <w15:commentEx w15:paraId="7FE2181B" w15:done="0"/>
  <w15:commentEx w15:paraId="23D2AD5D" w15:done="0"/>
  <w15:commentEx w15:paraId="5A1122D0" w15:done="0"/>
  <w15:commentEx w15:paraId="2BD74D9D" w15:done="0"/>
  <w15:commentEx w15:paraId="71DAF23A" w15:done="0"/>
  <w15:commentEx w15:paraId="72C9B9B2" w15:done="0"/>
  <w15:commentEx w15:paraId="7C41D709" w15:done="0"/>
  <w15:commentEx w15:paraId="37DE795F" w15:done="0"/>
  <w15:commentEx w15:paraId="3B336EAD" w15:done="0"/>
  <w15:commentEx w15:paraId="5356FB2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CAA4C" w14:textId="77777777" w:rsidR="00E43835" w:rsidRDefault="00E43835">
      <w:r>
        <w:separator/>
      </w:r>
    </w:p>
  </w:endnote>
  <w:endnote w:type="continuationSeparator" w:id="0">
    <w:p w14:paraId="43E2BDE6" w14:textId="77777777" w:rsidR="00E43835" w:rsidRDefault="00E43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E43835" w:rsidRDefault="00E4383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E43835" w:rsidRPr="00D60D9B" w:rsidRDefault="00E43835">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7CCF">
      <w:rPr>
        <w:rStyle w:val="PageNumber"/>
        <w:noProof/>
      </w:rPr>
      <w:t>vii</w:t>
    </w:r>
    <w:r>
      <w:rPr>
        <w:rStyle w:val="PageNumber"/>
      </w:rPr>
      <w:fldChar w:fldCharType="end"/>
    </w:r>
  </w:p>
  <w:p w14:paraId="28674C59" w14:textId="77777777" w:rsidR="00E43835" w:rsidRPr="00370056" w:rsidRDefault="00E43835">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0025">
      <w:rPr>
        <w:rStyle w:val="PageNumber"/>
        <w:noProof/>
      </w:rPr>
      <w:t>14</w:t>
    </w:r>
    <w:r>
      <w:rPr>
        <w:rStyle w:val="PageNumber"/>
      </w:rPr>
      <w:fldChar w:fldCharType="end"/>
    </w:r>
  </w:p>
  <w:p w14:paraId="04B8B36A" w14:textId="7D9E2A89"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0025">
      <w:rPr>
        <w:rStyle w:val="PageNumber"/>
        <w:noProof/>
      </w:rPr>
      <w:t>15</w:t>
    </w:r>
    <w:r>
      <w:rPr>
        <w:rStyle w:val="PageNumber"/>
      </w:rPr>
      <w:fldChar w:fldCharType="end"/>
    </w:r>
  </w:p>
  <w:p w14:paraId="64168D9A"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E43835" w:rsidRDefault="00E43835"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7CCF">
      <w:rPr>
        <w:rStyle w:val="PageNumber"/>
        <w:noProof/>
      </w:rPr>
      <w:t>28</w:t>
    </w:r>
    <w:r>
      <w:rPr>
        <w:rStyle w:val="PageNumber"/>
      </w:rPr>
      <w:fldChar w:fldCharType="end"/>
    </w:r>
  </w:p>
  <w:p w14:paraId="35E97CBD" w14:textId="77777777" w:rsidR="00E43835" w:rsidRPr="00370056" w:rsidRDefault="00E43835"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8F7A2" w14:textId="77777777" w:rsidR="00E43835" w:rsidRDefault="00E43835">
      <w:r>
        <w:separator/>
      </w:r>
    </w:p>
  </w:footnote>
  <w:footnote w:type="continuationSeparator" w:id="0">
    <w:p w14:paraId="0A12A69B" w14:textId="77777777" w:rsidR="00E43835" w:rsidRDefault="00E438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E43835" w:rsidRPr="00004E06" w:rsidRDefault="00E43835"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E43835" w:rsidRPr="007B2E1A" w:rsidRDefault="00E43835"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E43835" w:rsidRPr="007B2E1A" w:rsidRDefault="00E43835"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E43835" w:rsidRPr="00595546" w:rsidRDefault="00E43835"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E43835" w:rsidRPr="00595546" w:rsidRDefault="00E43835"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E43835" w:rsidRPr="00F56882" w:rsidRDefault="00E43835"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E43835" w:rsidRPr="00595546" w:rsidRDefault="00E43835"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ster Fruits">
    <w15:presenceInfo w15:providerId="Windows Live" w15:userId="d5d92f7bca5d7d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4E46"/>
    <w:rsid w:val="00016EDB"/>
    <w:rsid w:val="000234DB"/>
    <w:rsid w:val="000273FE"/>
    <w:rsid w:val="00036105"/>
    <w:rsid w:val="000402C3"/>
    <w:rsid w:val="0004319F"/>
    <w:rsid w:val="00050EB2"/>
    <w:rsid w:val="00052664"/>
    <w:rsid w:val="00065F79"/>
    <w:rsid w:val="00066F96"/>
    <w:rsid w:val="000673BA"/>
    <w:rsid w:val="00073C7B"/>
    <w:rsid w:val="00080626"/>
    <w:rsid w:val="00085C09"/>
    <w:rsid w:val="00086B06"/>
    <w:rsid w:val="000A671F"/>
    <w:rsid w:val="000A74EE"/>
    <w:rsid w:val="000B3008"/>
    <w:rsid w:val="000B533E"/>
    <w:rsid w:val="000D12E8"/>
    <w:rsid w:val="000D6D23"/>
    <w:rsid w:val="000D6EC7"/>
    <w:rsid w:val="000D7C11"/>
    <w:rsid w:val="000E0465"/>
    <w:rsid w:val="000E430A"/>
    <w:rsid w:val="000E50DC"/>
    <w:rsid w:val="000F1427"/>
    <w:rsid w:val="000F591B"/>
    <w:rsid w:val="000F5F59"/>
    <w:rsid w:val="00102DBE"/>
    <w:rsid w:val="0011119F"/>
    <w:rsid w:val="00112673"/>
    <w:rsid w:val="001128E4"/>
    <w:rsid w:val="00112A01"/>
    <w:rsid w:val="00116E7C"/>
    <w:rsid w:val="00121397"/>
    <w:rsid w:val="00121ADB"/>
    <w:rsid w:val="00130DFE"/>
    <w:rsid w:val="001356C5"/>
    <w:rsid w:val="001357C2"/>
    <w:rsid w:val="0013593C"/>
    <w:rsid w:val="0014439F"/>
    <w:rsid w:val="00147A56"/>
    <w:rsid w:val="00147F40"/>
    <w:rsid w:val="00152080"/>
    <w:rsid w:val="0015679B"/>
    <w:rsid w:val="00157612"/>
    <w:rsid w:val="00157846"/>
    <w:rsid w:val="0016020F"/>
    <w:rsid w:val="0016058E"/>
    <w:rsid w:val="001621F7"/>
    <w:rsid w:val="0016436D"/>
    <w:rsid w:val="00164E64"/>
    <w:rsid w:val="00172BA0"/>
    <w:rsid w:val="0017671A"/>
    <w:rsid w:val="00180404"/>
    <w:rsid w:val="001832D0"/>
    <w:rsid w:val="001902D8"/>
    <w:rsid w:val="00193463"/>
    <w:rsid w:val="001A16B7"/>
    <w:rsid w:val="001A6369"/>
    <w:rsid w:val="001B0213"/>
    <w:rsid w:val="001B11A5"/>
    <w:rsid w:val="001B328D"/>
    <w:rsid w:val="001B538E"/>
    <w:rsid w:val="001B67F9"/>
    <w:rsid w:val="001B6FAD"/>
    <w:rsid w:val="001B7D31"/>
    <w:rsid w:val="001B7F83"/>
    <w:rsid w:val="001C2519"/>
    <w:rsid w:val="001C3490"/>
    <w:rsid w:val="001D308C"/>
    <w:rsid w:val="001D4F0F"/>
    <w:rsid w:val="001E058D"/>
    <w:rsid w:val="001E166C"/>
    <w:rsid w:val="001E7B50"/>
    <w:rsid w:val="001E7F06"/>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8321A"/>
    <w:rsid w:val="0029275D"/>
    <w:rsid w:val="002A18F6"/>
    <w:rsid w:val="002A2A6F"/>
    <w:rsid w:val="002A591B"/>
    <w:rsid w:val="002A7885"/>
    <w:rsid w:val="002B2F8B"/>
    <w:rsid w:val="002B4FEF"/>
    <w:rsid w:val="002C231C"/>
    <w:rsid w:val="002C3F44"/>
    <w:rsid w:val="002C6ECE"/>
    <w:rsid w:val="002D17D7"/>
    <w:rsid w:val="002D6806"/>
    <w:rsid w:val="002F1BB8"/>
    <w:rsid w:val="002F7876"/>
    <w:rsid w:val="00306862"/>
    <w:rsid w:val="00307702"/>
    <w:rsid w:val="0031066B"/>
    <w:rsid w:val="00310674"/>
    <w:rsid w:val="0031407F"/>
    <w:rsid w:val="0031446D"/>
    <w:rsid w:val="00314756"/>
    <w:rsid w:val="00316341"/>
    <w:rsid w:val="00321FA7"/>
    <w:rsid w:val="00323964"/>
    <w:rsid w:val="0033249B"/>
    <w:rsid w:val="00334A90"/>
    <w:rsid w:val="0034069C"/>
    <w:rsid w:val="0034317C"/>
    <w:rsid w:val="00343B37"/>
    <w:rsid w:val="003441EC"/>
    <w:rsid w:val="003479EC"/>
    <w:rsid w:val="00352C5B"/>
    <w:rsid w:val="003614A4"/>
    <w:rsid w:val="00361CBB"/>
    <w:rsid w:val="00362FF1"/>
    <w:rsid w:val="00364E7F"/>
    <w:rsid w:val="003679F5"/>
    <w:rsid w:val="00367C83"/>
    <w:rsid w:val="00370056"/>
    <w:rsid w:val="003815C7"/>
    <w:rsid w:val="00390640"/>
    <w:rsid w:val="00392178"/>
    <w:rsid w:val="00394938"/>
    <w:rsid w:val="00396AB1"/>
    <w:rsid w:val="003A1DDF"/>
    <w:rsid w:val="003A4DCA"/>
    <w:rsid w:val="003B1AE2"/>
    <w:rsid w:val="003B42FB"/>
    <w:rsid w:val="003C3CCE"/>
    <w:rsid w:val="003C3D69"/>
    <w:rsid w:val="003C5AC4"/>
    <w:rsid w:val="003C7DA6"/>
    <w:rsid w:val="003E1680"/>
    <w:rsid w:val="003E17BD"/>
    <w:rsid w:val="003E59C2"/>
    <w:rsid w:val="003E66D3"/>
    <w:rsid w:val="003F003E"/>
    <w:rsid w:val="003F0966"/>
    <w:rsid w:val="003F0B63"/>
    <w:rsid w:val="003F3AC9"/>
    <w:rsid w:val="00402DE9"/>
    <w:rsid w:val="00406435"/>
    <w:rsid w:val="00407002"/>
    <w:rsid w:val="0042127F"/>
    <w:rsid w:val="004276B8"/>
    <w:rsid w:val="00430A58"/>
    <w:rsid w:val="0043188F"/>
    <w:rsid w:val="00436513"/>
    <w:rsid w:val="00442B93"/>
    <w:rsid w:val="004440EF"/>
    <w:rsid w:val="00450E2E"/>
    <w:rsid w:val="00452190"/>
    <w:rsid w:val="00455C2D"/>
    <w:rsid w:val="0046323B"/>
    <w:rsid w:val="00465709"/>
    <w:rsid w:val="00465D6F"/>
    <w:rsid w:val="0046634C"/>
    <w:rsid w:val="004677A8"/>
    <w:rsid w:val="00477B0D"/>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55E"/>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6DF1"/>
    <w:rsid w:val="00557E2B"/>
    <w:rsid w:val="00563EC1"/>
    <w:rsid w:val="00591606"/>
    <w:rsid w:val="00595546"/>
    <w:rsid w:val="00597E5E"/>
    <w:rsid w:val="005A29DB"/>
    <w:rsid w:val="005A38E4"/>
    <w:rsid w:val="005A50D3"/>
    <w:rsid w:val="005A5EEF"/>
    <w:rsid w:val="005B2DA9"/>
    <w:rsid w:val="005B3210"/>
    <w:rsid w:val="005B4BF3"/>
    <w:rsid w:val="005C1D56"/>
    <w:rsid w:val="005C5070"/>
    <w:rsid w:val="005C514A"/>
    <w:rsid w:val="005D062E"/>
    <w:rsid w:val="005D60C0"/>
    <w:rsid w:val="005E1A05"/>
    <w:rsid w:val="0060779B"/>
    <w:rsid w:val="0061486C"/>
    <w:rsid w:val="0061623C"/>
    <w:rsid w:val="00617FED"/>
    <w:rsid w:val="00620110"/>
    <w:rsid w:val="00620268"/>
    <w:rsid w:val="00620B5A"/>
    <w:rsid w:val="00624197"/>
    <w:rsid w:val="00624DD8"/>
    <w:rsid w:val="00631AE7"/>
    <w:rsid w:val="00637E4B"/>
    <w:rsid w:val="00640498"/>
    <w:rsid w:val="006412C8"/>
    <w:rsid w:val="00643435"/>
    <w:rsid w:val="0064466A"/>
    <w:rsid w:val="00644E32"/>
    <w:rsid w:val="00652FB7"/>
    <w:rsid w:val="00657AD9"/>
    <w:rsid w:val="00664EB5"/>
    <w:rsid w:val="006650D3"/>
    <w:rsid w:val="00673786"/>
    <w:rsid w:val="00673992"/>
    <w:rsid w:val="006801B8"/>
    <w:rsid w:val="006836FD"/>
    <w:rsid w:val="0068532C"/>
    <w:rsid w:val="0069028B"/>
    <w:rsid w:val="006906CD"/>
    <w:rsid w:val="006920F0"/>
    <w:rsid w:val="00695B45"/>
    <w:rsid w:val="006977AF"/>
    <w:rsid w:val="006A3B8F"/>
    <w:rsid w:val="006A47D4"/>
    <w:rsid w:val="006A54E1"/>
    <w:rsid w:val="006B1E4B"/>
    <w:rsid w:val="006B2E56"/>
    <w:rsid w:val="006C6718"/>
    <w:rsid w:val="006C7DBE"/>
    <w:rsid w:val="006D0AE9"/>
    <w:rsid w:val="006D37CA"/>
    <w:rsid w:val="006F0F47"/>
    <w:rsid w:val="006F2659"/>
    <w:rsid w:val="00701290"/>
    <w:rsid w:val="0070190C"/>
    <w:rsid w:val="00701B46"/>
    <w:rsid w:val="00702038"/>
    <w:rsid w:val="00711058"/>
    <w:rsid w:val="007152EA"/>
    <w:rsid w:val="007179B2"/>
    <w:rsid w:val="007245A5"/>
    <w:rsid w:val="007258AD"/>
    <w:rsid w:val="00727C1B"/>
    <w:rsid w:val="00732031"/>
    <w:rsid w:val="0073638A"/>
    <w:rsid w:val="007437C5"/>
    <w:rsid w:val="00745B08"/>
    <w:rsid w:val="00761C7E"/>
    <w:rsid w:val="00761D40"/>
    <w:rsid w:val="0077292C"/>
    <w:rsid w:val="007749D5"/>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055AD"/>
    <w:rsid w:val="00810025"/>
    <w:rsid w:val="008200E3"/>
    <w:rsid w:val="00821798"/>
    <w:rsid w:val="00821DE7"/>
    <w:rsid w:val="00824A52"/>
    <w:rsid w:val="00831578"/>
    <w:rsid w:val="008410AC"/>
    <w:rsid w:val="00842E4F"/>
    <w:rsid w:val="0084362A"/>
    <w:rsid w:val="00847CCF"/>
    <w:rsid w:val="008604A3"/>
    <w:rsid w:val="0086129E"/>
    <w:rsid w:val="008624C8"/>
    <w:rsid w:val="008632FF"/>
    <w:rsid w:val="00864ADF"/>
    <w:rsid w:val="00867656"/>
    <w:rsid w:val="00867F45"/>
    <w:rsid w:val="008755D4"/>
    <w:rsid w:val="00880507"/>
    <w:rsid w:val="00885839"/>
    <w:rsid w:val="00890B0F"/>
    <w:rsid w:val="00891BC5"/>
    <w:rsid w:val="00891EDF"/>
    <w:rsid w:val="00894A28"/>
    <w:rsid w:val="008A03A1"/>
    <w:rsid w:val="008A0454"/>
    <w:rsid w:val="008A124B"/>
    <w:rsid w:val="008A173E"/>
    <w:rsid w:val="008A586A"/>
    <w:rsid w:val="008B1C8B"/>
    <w:rsid w:val="008C4BBB"/>
    <w:rsid w:val="008C5D41"/>
    <w:rsid w:val="008C6BF4"/>
    <w:rsid w:val="008C720D"/>
    <w:rsid w:val="008E492A"/>
    <w:rsid w:val="008F1900"/>
    <w:rsid w:val="008F212B"/>
    <w:rsid w:val="008F24E7"/>
    <w:rsid w:val="008F4B08"/>
    <w:rsid w:val="008F58B5"/>
    <w:rsid w:val="00900448"/>
    <w:rsid w:val="00900CE8"/>
    <w:rsid w:val="0091403A"/>
    <w:rsid w:val="00930F45"/>
    <w:rsid w:val="00944431"/>
    <w:rsid w:val="009459B3"/>
    <w:rsid w:val="0095124D"/>
    <w:rsid w:val="009548E8"/>
    <w:rsid w:val="0095526C"/>
    <w:rsid w:val="00955D4E"/>
    <w:rsid w:val="00960037"/>
    <w:rsid w:val="00983252"/>
    <w:rsid w:val="0098448A"/>
    <w:rsid w:val="009856EF"/>
    <w:rsid w:val="00986B18"/>
    <w:rsid w:val="00992D8A"/>
    <w:rsid w:val="00994274"/>
    <w:rsid w:val="00994599"/>
    <w:rsid w:val="00996565"/>
    <w:rsid w:val="009A0451"/>
    <w:rsid w:val="009A65C1"/>
    <w:rsid w:val="009B37E1"/>
    <w:rsid w:val="009C7A86"/>
    <w:rsid w:val="009D05AF"/>
    <w:rsid w:val="009D3343"/>
    <w:rsid w:val="009E1DDD"/>
    <w:rsid w:val="009E78D8"/>
    <w:rsid w:val="009F1D19"/>
    <w:rsid w:val="00A15325"/>
    <w:rsid w:val="00A30783"/>
    <w:rsid w:val="00A30C9C"/>
    <w:rsid w:val="00A32A55"/>
    <w:rsid w:val="00A338FC"/>
    <w:rsid w:val="00A35142"/>
    <w:rsid w:val="00A353AD"/>
    <w:rsid w:val="00A355E9"/>
    <w:rsid w:val="00A35EFC"/>
    <w:rsid w:val="00A36400"/>
    <w:rsid w:val="00A3716C"/>
    <w:rsid w:val="00A402E6"/>
    <w:rsid w:val="00A404D1"/>
    <w:rsid w:val="00A4555D"/>
    <w:rsid w:val="00A47A12"/>
    <w:rsid w:val="00A52343"/>
    <w:rsid w:val="00A5463E"/>
    <w:rsid w:val="00A55C01"/>
    <w:rsid w:val="00A575B2"/>
    <w:rsid w:val="00A6710B"/>
    <w:rsid w:val="00A7043C"/>
    <w:rsid w:val="00A72824"/>
    <w:rsid w:val="00A72A3A"/>
    <w:rsid w:val="00A73744"/>
    <w:rsid w:val="00A73FBF"/>
    <w:rsid w:val="00A73FF3"/>
    <w:rsid w:val="00A74141"/>
    <w:rsid w:val="00A7534C"/>
    <w:rsid w:val="00A82F88"/>
    <w:rsid w:val="00A87E50"/>
    <w:rsid w:val="00A906E8"/>
    <w:rsid w:val="00AA14E0"/>
    <w:rsid w:val="00AA4687"/>
    <w:rsid w:val="00AA57DD"/>
    <w:rsid w:val="00AA5F01"/>
    <w:rsid w:val="00AB4B9E"/>
    <w:rsid w:val="00AC09A6"/>
    <w:rsid w:val="00AC312B"/>
    <w:rsid w:val="00AC7B1D"/>
    <w:rsid w:val="00AD63B4"/>
    <w:rsid w:val="00AF03C9"/>
    <w:rsid w:val="00AF608A"/>
    <w:rsid w:val="00AF7674"/>
    <w:rsid w:val="00B15119"/>
    <w:rsid w:val="00B2060B"/>
    <w:rsid w:val="00B23ACB"/>
    <w:rsid w:val="00B272FE"/>
    <w:rsid w:val="00B308CD"/>
    <w:rsid w:val="00B30F9C"/>
    <w:rsid w:val="00B36958"/>
    <w:rsid w:val="00B51FE2"/>
    <w:rsid w:val="00B52A10"/>
    <w:rsid w:val="00B5609A"/>
    <w:rsid w:val="00B716F6"/>
    <w:rsid w:val="00B7558A"/>
    <w:rsid w:val="00B846CB"/>
    <w:rsid w:val="00B8615E"/>
    <w:rsid w:val="00BA4474"/>
    <w:rsid w:val="00BB1BC0"/>
    <w:rsid w:val="00BC0254"/>
    <w:rsid w:val="00BC5923"/>
    <w:rsid w:val="00BD7A16"/>
    <w:rsid w:val="00BF4F7D"/>
    <w:rsid w:val="00C023E5"/>
    <w:rsid w:val="00C0362C"/>
    <w:rsid w:val="00C15B44"/>
    <w:rsid w:val="00C300CC"/>
    <w:rsid w:val="00C34176"/>
    <w:rsid w:val="00C37C29"/>
    <w:rsid w:val="00C42999"/>
    <w:rsid w:val="00C51A21"/>
    <w:rsid w:val="00C51E53"/>
    <w:rsid w:val="00C554FD"/>
    <w:rsid w:val="00C5687B"/>
    <w:rsid w:val="00C62224"/>
    <w:rsid w:val="00C642D6"/>
    <w:rsid w:val="00C65F6F"/>
    <w:rsid w:val="00C71499"/>
    <w:rsid w:val="00C71796"/>
    <w:rsid w:val="00C72EEB"/>
    <w:rsid w:val="00C80C55"/>
    <w:rsid w:val="00C84B64"/>
    <w:rsid w:val="00C95463"/>
    <w:rsid w:val="00CA26F7"/>
    <w:rsid w:val="00CB0674"/>
    <w:rsid w:val="00CB48E0"/>
    <w:rsid w:val="00CC4125"/>
    <w:rsid w:val="00CC7656"/>
    <w:rsid w:val="00CD3A5E"/>
    <w:rsid w:val="00CE050A"/>
    <w:rsid w:val="00CF64F2"/>
    <w:rsid w:val="00CF6C43"/>
    <w:rsid w:val="00D00DFB"/>
    <w:rsid w:val="00D00E8F"/>
    <w:rsid w:val="00D06446"/>
    <w:rsid w:val="00D07CA6"/>
    <w:rsid w:val="00D269BA"/>
    <w:rsid w:val="00D3247B"/>
    <w:rsid w:val="00D3308A"/>
    <w:rsid w:val="00D42BC6"/>
    <w:rsid w:val="00D5361E"/>
    <w:rsid w:val="00D554B2"/>
    <w:rsid w:val="00D6202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3835"/>
    <w:rsid w:val="00E465E3"/>
    <w:rsid w:val="00E57AB5"/>
    <w:rsid w:val="00E60440"/>
    <w:rsid w:val="00E6146F"/>
    <w:rsid w:val="00E63EA1"/>
    <w:rsid w:val="00E6481C"/>
    <w:rsid w:val="00E71CEF"/>
    <w:rsid w:val="00E726DD"/>
    <w:rsid w:val="00E73491"/>
    <w:rsid w:val="00E902BD"/>
    <w:rsid w:val="00E94772"/>
    <w:rsid w:val="00E94829"/>
    <w:rsid w:val="00E97037"/>
    <w:rsid w:val="00EB3141"/>
    <w:rsid w:val="00EB5308"/>
    <w:rsid w:val="00EB7492"/>
    <w:rsid w:val="00EC1062"/>
    <w:rsid w:val="00EC1DD6"/>
    <w:rsid w:val="00EC43AD"/>
    <w:rsid w:val="00EC7986"/>
    <w:rsid w:val="00ED2FA5"/>
    <w:rsid w:val="00EE77A0"/>
    <w:rsid w:val="00EE7F2D"/>
    <w:rsid w:val="00EF22B5"/>
    <w:rsid w:val="00EF238D"/>
    <w:rsid w:val="00F104CE"/>
    <w:rsid w:val="00F120AB"/>
    <w:rsid w:val="00F12DB6"/>
    <w:rsid w:val="00F12EB9"/>
    <w:rsid w:val="00F14728"/>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4ACD"/>
    <w:rsid w:val="00F95C43"/>
    <w:rsid w:val="00FA0735"/>
    <w:rsid w:val="00FB04DC"/>
    <w:rsid w:val="00FB2EC8"/>
    <w:rsid w:val="00FB765C"/>
    <w:rsid w:val="00FC0528"/>
    <w:rsid w:val="00FC184C"/>
    <w:rsid w:val="00FC2794"/>
    <w:rsid w:val="00FC5150"/>
    <w:rsid w:val="00FD0AE9"/>
    <w:rsid w:val="00FD0C09"/>
    <w:rsid w:val="00FD1FE0"/>
    <w:rsid w:val="00FE257F"/>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lang w:val="en-GB"/>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eastAsia="en-GB"/>
    </w:rPr>
  </w:style>
  <w:style w:type="paragraph" w:styleId="Header">
    <w:name w:val="header"/>
    <w:basedOn w:val="Normal"/>
    <w:link w:val="HeaderChar"/>
    <w:rsid w:val="00C72EEB"/>
    <w:pPr>
      <w:tabs>
        <w:tab w:val="center" w:pos="4536"/>
        <w:tab w:val="right" w:pos="9072"/>
      </w:tabs>
      <w:jc w:val="both"/>
    </w:pPr>
    <w:rPr>
      <w:sz w:val="22"/>
      <w:szCs w:val="20"/>
      <w:lang w:eastAsia="en-GB"/>
    </w:rPr>
  </w:style>
  <w:style w:type="paragraph" w:styleId="Footer">
    <w:name w:val="footer"/>
    <w:basedOn w:val="Normal"/>
    <w:rsid w:val="00C72EEB"/>
    <w:pPr>
      <w:tabs>
        <w:tab w:val="center" w:pos="4536"/>
        <w:tab w:val="right" w:pos="9072"/>
      </w:tabs>
      <w:jc w:val="both"/>
    </w:pPr>
    <w:rPr>
      <w:sz w:val="22"/>
      <w:szCs w:val="20"/>
      <w:lang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styleId="CommentReference">
    <w:name w:val="annotation reference"/>
    <w:basedOn w:val="DefaultParagraphFont"/>
    <w:semiHidden/>
    <w:unhideWhenUsed/>
    <w:rsid w:val="008755D4"/>
    <w:rPr>
      <w:sz w:val="16"/>
      <w:szCs w:val="16"/>
    </w:rPr>
  </w:style>
  <w:style w:type="paragraph" w:styleId="CommentText">
    <w:name w:val="annotation text"/>
    <w:basedOn w:val="Normal"/>
    <w:link w:val="CommentTextChar"/>
    <w:unhideWhenUsed/>
    <w:rsid w:val="008755D4"/>
    <w:rPr>
      <w:sz w:val="20"/>
      <w:szCs w:val="20"/>
    </w:rPr>
  </w:style>
  <w:style w:type="character" w:customStyle="1" w:styleId="CommentTextChar">
    <w:name w:val="Comment Text Char"/>
    <w:basedOn w:val="DefaultParagraphFont"/>
    <w:link w:val="CommentText"/>
    <w:rsid w:val="008755D4"/>
  </w:style>
  <w:style w:type="paragraph" w:styleId="CommentSubject">
    <w:name w:val="annotation subject"/>
    <w:basedOn w:val="CommentText"/>
    <w:next w:val="CommentText"/>
    <w:link w:val="CommentSubjectChar"/>
    <w:semiHidden/>
    <w:unhideWhenUsed/>
    <w:rsid w:val="008755D4"/>
    <w:rPr>
      <w:b/>
      <w:bCs/>
    </w:rPr>
  </w:style>
  <w:style w:type="character" w:customStyle="1" w:styleId="CommentSubjectChar">
    <w:name w:val="Comment Subject Char"/>
    <w:basedOn w:val="CommentTextChar"/>
    <w:link w:val="CommentSubject"/>
    <w:semiHidden/>
    <w:rsid w:val="008755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0809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manual.gromacs.org/documentation/2016/doxygen/html-lib/page_simd.xhtml%20they%20support%20AVX-512" TargetMode="External"/></Relationships>
</file>

<file path=word/_rels/document.xml.rels><?xml version="1.0" encoding="UTF-8" standalone="yes"?>
<Relationships xmlns="http://schemas.openxmlformats.org/package/2006/relationships"><Relationship Id="rId46" Type="http://schemas.openxmlformats.org/officeDocument/2006/relationships/image" Target="media/image19.png"/><Relationship Id="rId47" Type="http://schemas.openxmlformats.org/officeDocument/2006/relationships/header" Target="header5.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comments" Target="comments.xml"/><Relationship Id="rId24" Type="http://schemas.microsoft.com/office/2011/relationships/commentsExtended" Target="commentsExtended.xml"/><Relationship Id="rId25" Type="http://schemas.openxmlformats.org/officeDocument/2006/relationships/header" Target="header3.xml"/><Relationship Id="rId26" Type="http://schemas.openxmlformats.org/officeDocument/2006/relationships/footer" Target="footer4.xml"/><Relationship Id="rId27" Type="http://schemas.openxmlformats.org/officeDocument/2006/relationships/image" Target="media/image2.emf"/><Relationship Id="rId28" Type="http://schemas.openxmlformats.org/officeDocument/2006/relationships/header" Target="header4.xml"/><Relationship Id="rId29" Type="http://schemas.openxmlformats.org/officeDocument/2006/relationships/footer" Target="footer5.xml"/><Relationship Id="rId50" Type="http://schemas.microsoft.com/office/2011/relationships/people" Target="peop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0.png"/><Relationship Id="rId38" Type="http://schemas.openxmlformats.org/officeDocument/2006/relationships/image" Target="media/image11.emf"/><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F430E-945A-C042-B662-ED2CF7D65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41</Pages>
  <Words>9669</Words>
  <Characters>55119</Characters>
  <Application>Microsoft Macintosh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64659</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subject/>
  <dc:creator>Dietmar Erwin</dc:creator>
  <cp:keywords/>
  <dc:description/>
  <cp:lastModifiedBy>Victor Cameo</cp:lastModifiedBy>
  <cp:revision>63</cp:revision>
  <cp:lastPrinted>2017-03-10T17:05:00Z</cp:lastPrinted>
  <dcterms:created xsi:type="dcterms:W3CDTF">2017-03-10T19:54:00Z</dcterms:created>
  <dcterms:modified xsi:type="dcterms:W3CDTF">2017-03-20T07:46:00Z</dcterms:modified>
</cp:coreProperties>
</file>