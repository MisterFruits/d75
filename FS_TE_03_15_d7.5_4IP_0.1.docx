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 xml:space="preserve">Victor Cameo </w:t>
      </w:r>
      <w:proofErr w:type="spellStart"/>
      <w:r w:rsidR="00701290" w:rsidRPr="000B533E">
        <w:t>Ponz</w:t>
      </w:r>
      <w:proofErr w:type="spellEnd"/>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 xml:space="preserve">Leonardo Flores </w:t>
            </w:r>
            <w:proofErr w:type="spellStart"/>
            <w:r w:rsidR="00D3247B" w:rsidRPr="000B533E">
              <w:rPr>
                <w:rStyle w:val="Emphasis"/>
                <w:b/>
                <w:bCs/>
                <w:i w:val="0"/>
              </w:rPr>
              <w:t>Añover</w:t>
            </w:r>
            <w:proofErr w:type="spellEnd"/>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w:t>
      </w:r>
      <w:proofErr w:type="gramStart"/>
      <w:r w:rsidRPr="000B533E">
        <w:rPr>
          <w:sz w:val="20"/>
        </w:rPr>
        <w:t>are</w:t>
      </w:r>
      <w:proofErr w:type="gramEnd"/>
      <w:r w:rsidRPr="000B533E">
        <w:rPr>
          <w:sz w:val="20"/>
        </w:rPr>
        <w:t xml:space="preserv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w:t>
            </w:r>
            <w:proofErr w:type="spellStart"/>
            <w:r w:rsidR="00073C7B" w:rsidRPr="000B533E">
              <w:t>Ponz</w:t>
            </w:r>
            <w:proofErr w:type="spellEnd"/>
            <w:r w:rsidR="00073C7B" w:rsidRPr="000B533E">
              <w:t xml:space="preserve">,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 xml:space="preserve">Arno </w:t>
            </w:r>
            <w:proofErr w:type="spellStart"/>
            <w:r w:rsidRPr="000B533E">
              <w:t>Proeme</w:t>
            </w:r>
            <w:proofErr w:type="spellEnd"/>
            <w:r w:rsidRPr="000B533E">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 xml:space="preserve">Andrew </w:t>
            </w:r>
            <w:proofErr w:type="spellStart"/>
            <w:r w:rsidRPr="000B533E">
              <w:t>emerson</w:t>
            </w:r>
            <w:proofErr w:type="spellEnd"/>
            <w:r w:rsidRPr="000B533E">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r w:rsidRPr="000B533E">
              <w:t xml:space="preserve">Jacob </w:t>
            </w:r>
            <w:proofErr w:type="spellStart"/>
            <w:r w:rsidRPr="000B533E">
              <w:t>Finkenrath</w:t>
            </w:r>
            <w:proofErr w:type="spellEnd"/>
            <w:r w:rsidRPr="000B533E">
              <w:t xml:space="preserve">, </w:t>
            </w:r>
            <w:proofErr w:type="spellStart"/>
            <w:r w:rsidRPr="000B533E">
              <w:t>CyI</w:t>
            </w:r>
            <w:proofErr w:type="spellEnd"/>
          </w:p>
          <w:p w14:paraId="408D692E" w14:textId="77777777" w:rsidR="004B71EB" w:rsidRPr="000B533E" w:rsidRDefault="004B71EB" w:rsidP="004B71EB">
            <w:proofErr w:type="spellStart"/>
            <w:r w:rsidRPr="000B533E">
              <w:t>Janko</w:t>
            </w:r>
            <w:proofErr w:type="spellEnd"/>
            <w:r w:rsidRPr="000B533E">
              <w:t xml:space="preserve"> </w:t>
            </w:r>
            <w:proofErr w:type="spellStart"/>
            <w:r w:rsidRPr="000B533E">
              <w:t>Strassburg</w:t>
            </w:r>
            <w:proofErr w:type="spellEnd"/>
            <w:r w:rsidRPr="000B533E">
              <w:t>, BSC</w:t>
            </w:r>
          </w:p>
          <w:p w14:paraId="76DDE4A9" w14:textId="72E1D92F" w:rsidR="004B71EB" w:rsidRPr="000B533E" w:rsidRDefault="004B71EB" w:rsidP="004B71EB">
            <w:proofErr w:type="spellStart"/>
            <w:r w:rsidRPr="000B533E">
              <w:t>Adem</w:t>
            </w:r>
            <w:proofErr w:type="spellEnd"/>
            <w:r w:rsidRPr="000B533E">
              <w:t xml:space="preserve"> </w:t>
            </w:r>
            <w:proofErr w:type="spellStart"/>
            <w:r w:rsidRPr="000B533E">
              <w:t>Tekin</w:t>
            </w:r>
            <w:proofErr w:type="spellEnd"/>
            <w:r w:rsidRPr="000B533E">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 xml:space="preserve">Filip </w:t>
            </w:r>
            <w:proofErr w:type="spellStart"/>
            <w:r w:rsidRPr="000B533E">
              <w:t>Stanek</w:t>
            </w:r>
            <w:proofErr w:type="spellEnd"/>
            <w:r w:rsidRPr="000B533E">
              <w:t>, IT4I</w:t>
            </w:r>
          </w:p>
          <w:p w14:paraId="60B5E816" w14:textId="4BAF870B" w:rsidR="00C72EEB" w:rsidRPr="000B533E" w:rsidRDefault="006F0F47" w:rsidP="00EC1DD6">
            <w:r w:rsidRPr="000B533E">
              <w:t xml:space="preserve">Thomas </w:t>
            </w:r>
            <w:proofErr w:type="spellStart"/>
            <w:r w:rsidRPr="000B533E">
              <w:t>Eickermann</w:t>
            </w:r>
            <w:proofErr w:type="spellEnd"/>
            <w:r w:rsidRPr="000B533E">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E43835"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E43835"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proofErr w:type="spellStart"/>
      <w:r w:rsidRPr="000B533E">
        <w:rPr>
          <w:snapToGrid w:val="0"/>
        </w:rPr>
        <w:t>MareNostrum</w:t>
      </w:r>
      <w:proofErr w:type="spellEnd"/>
      <w:r w:rsidRPr="000B533E">
        <w:rPr>
          <w:snapToGrid w:val="0"/>
        </w:rPr>
        <w:t xml:space="preserve"> III User’s Guide Barcelona Supercomputing </w:t>
      </w:r>
      <w:proofErr w:type="spellStart"/>
      <w:r w:rsidRPr="000B533E">
        <w:rPr>
          <w:snapToGrid w:val="0"/>
        </w:rPr>
        <w:t>Center</w:t>
      </w:r>
      <w:proofErr w:type="spellEnd"/>
      <w:r w:rsidRPr="000B533E">
        <w:rPr>
          <w:snapToGrid w:val="0"/>
        </w:rPr>
        <w:t xml:space="preserve">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 xml:space="preserve">Solvent-Driven Preferential Association of Lignin with Regions of Crystalline Cellulose in Molecular Dynamics Simulation – Benjamin Lindner et al. – </w:t>
      </w:r>
      <w:proofErr w:type="spellStart"/>
      <w:r w:rsidRPr="000B533E">
        <w:rPr>
          <w:snapToGrid w:val="0"/>
        </w:rPr>
        <w:t>Biomacromolecules</w:t>
      </w:r>
      <w:proofErr w:type="spellEnd"/>
      <w:r w:rsidRPr="000B533E">
        <w:rPr>
          <w:snapToGrid w:val="0"/>
        </w:rPr>
        <w:t>,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 xml:space="preserve">Parallelizing the QUDA Library for Multi-GPU Calculations in Lattice Quantum Chromodynamics – R. </w:t>
      </w:r>
      <w:proofErr w:type="spellStart"/>
      <w:r w:rsidRPr="000B533E">
        <w:rPr>
          <w:snapToGrid w:val="0"/>
        </w:rPr>
        <w:t>Babbich</w:t>
      </w:r>
      <w:proofErr w:type="spellEnd"/>
      <w:r w:rsidRPr="000B533E">
        <w:rPr>
          <w:snapToGrid w:val="0"/>
        </w:rPr>
        <w:t xml:space="preserve">, M. Clark and B. </w:t>
      </w:r>
      <w:proofErr w:type="spellStart"/>
      <w:r w:rsidRPr="000B533E">
        <w:rPr>
          <w:snapToGrid w:val="0"/>
        </w:rPr>
        <w:t>Joo</w:t>
      </w:r>
      <w:proofErr w:type="spellEnd"/>
      <w:r w:rsidRPr="000B533E">
        <w:rPr>
          <w:snapToGrid w:val="0"/>
        </w:rPr>
        <w:t xml:space="preserve">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w:t>
      </w:r>
      <w:proofErr w:type="spellStart"/>
      <w:r w:rsidR="006A47D4" w:rsidRPr="000B533E">
        <w:rPr>
          <w:snapToGrid w:val="0"/>
        </w:rPr>
        <w:t>Joo</w:t>
      </w:r>
      <w:proofErr w:type="spellEnd"/>
      <w:r w:rsidR="006A47D4" w:rsidRPr="000B533E">
        <w:rPr>
          <w:snapToGrid w:val="0"/>
        </w:rPr>
        <w:t xml:space="preserve">, D. D. </w:t>
      </w:r>
      <w:proofErr w:type="spellStart"/>
      <w:r w:rsidR="006A47D4" w:rsidRPr="000B533E">
        <w:rPr>
          <w:snapToGrid w:val="0"/>
        </w:rPr>
        <w:t>Kalamkar</w:t>
      </w:r>
      <w:proofErr w:type="spellEnd"/>
      <w:r w:rsidR="006A47D4" w:rsidRPr="000B533E">
        <w:rPr>
          <w:snapToGrid w:val="0"/>
        </w:rPr>
        <w:t xml:space="preserve">, K. </w:t>
      </w:r>
      <w:proofErr w:type="spellStart"/>
      <w:r w:rsidR="006A47D4" w:rsidRPr="000B533E">
        <w:rPr>
          <w:snapToGrid w:val="0"/>
        </w:rPr>
        <w:t>Vaidyanathan</w:t>
      </w:r>
      <w:proofErr w:type="spellEnd"/>
      <w:r w:rsidR="006A47D4" w:rsidRPr="000B533E">
        <w:rPr>
          <w:snapToGrid w:val="0"/>
        </w:rPr>
        <w:t xml:space="preserve">, M. </w:t>
      </w:r>
      <w:proofErr w:type="spellStart"/>
      <w:r w:rsidR="006A47D4" w:rsidRPr="000B533E">
        <w:rPr>
          <w:snapToGrid w:val="0"/>
        </w:rPr>
        <w:t>Smelyanskiy</w:t>
      </w:r>
      <w:proofErr w:type="spellEnd"/>
      <w:r w:rsidR="006A47D4" w:rsidRPr="000B533E">
        <w:rPr>
          <w:snapToGrid w:val="0"/>
        </w:rPr>
        <w:t xml:space="preserve">, K. </w:t>
      </w:r>
      <w:proofErr w:type="spellStart"/>
      <w:r w:rsidR="006A47D4" w:rsidRPr="000B533E">
        <w:rPr>
          <w:snapToGrid w:val="0"/>
        </w:rPr>
        <w:t>Pamnany</w:t>
      </w:r>
      <w:proofErr w:type="spellEnd"/>
      <w:r w:rsidR="006A47D4" w:rsidRPr="000B533E">
        <w:rPr>
          <w:snapToGrid w:val="0"/>
        </w:rPr>
        <w:t>,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proofErr w:type="spellStart"/>
      <w:r w:rsidRPr="000B533E">
        <w:rPr>
          <w:rFonts w:ascii="Arial" w:hAnsi="Arial" w:cs="Arial"/>
        </w:rPr>
        <w:t>aisbl</w:t>
      </w:r>
      <w:proofErr w:type="spellEnd"/>
      <w:r w:rsidRPr="000B533E">
        <w:rPr>
          <w:rFonts w:ascii="Arial" w:hAnsi="Arial" w:cs="Arial"/>
        </w:rPr>
        <w:tab/>
      </w:r>
      <w:r w:rsidRPr="000B533E">
        <w:rPr>
          <w:rFonts w:ascii="Arial" w:hAnsi="Arial" w:cs="Arial"/>
        </w:rPr>
        <w:tab/>
        <w:t xml:space="preserve">Association International Sans </w:t>
      </w:r>
      <w:proofErr w:type="gramStart"/>
      <w:r w:rsidRPr="000B533E">
        <w:rPr>
          <w:rFonts w:ascii="Arial" w:hAnsi="Arial" w:cs="Arial"/>
        </w:rPr>
        <w:t>But</w:t>
      </w:r>
      <w:proofErr w:type="gramEnd"/>
      <w:r w:rsidRPr="000B533E">
        <w:rPr>
          <w:rFonts w:ascii="Arial" w:hAnsi="Arial" w:cs="Arial"/>
        </w:rPr>
        <w:t xml:space="preserve"> </w:t>
      </w:r>
      <w:proofErr w:type="spellStart"/>
      <w:r w:rsidRPr="000B533E">
        <w:rPr>
          <w:rFonts w:ascii="Arial" w:hAnsi="Arial" w:cs="Arial"/>
        </w:rPr>
        <w:t>Lucratif</w:t>
      </w:r>
      <w:proofErr w:type="spellEnd"/>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proofErr w:type="spellStart"/>
      <w:r w:rsidRPr="000B533E">
        <w:rPr>
          <w:rFonts w:ascii="Arial" w:hAnsi="Arial" w:cs="Arial"/>
        </w:rPr>
        <w:t>CoE</w:t>
      </w:r>
      <w:proofErr w:type="spellEnd"/>
      <w:r w:rsidRPr="000B533E">
        <w:rPr>
          <w:rFonts w:ascii="Arial" w:hAnsi="Arial" w:cs="Arial"/>
        </w:rPr>
        <w:tab/>
      </w:r>
      <w:r w:rsidRPr="000B533E">
        <w:rPr>
          <w:rFonts w:ascii="Arial" w:hAnsi="Arial" w:cs="Arial"/>
        </w:rPr>
        <w:tab/>
      </w:r>
      <w:proofErr w:type="spellStart"/>
      <w:r w:rsidRPr="000B533E">
        <w:rPr>
          <w:rFonts w:ascii="Arial" w:hAnsi="Arial" w:cs="Arial"/>
        </w:rPr>
        <w:t>Center</w:t>
      </w:r>
      <w:proofErr w:type="spellEnd"/>
      <w:r w:rsidRPr="000B533E">
        <w:rPr>
          <w:rFonts w:ascii="Arial" w:hAnsi="Arial" w:cs="Arial"/>
        </w:rPr>
        <w:t xml:space="preserve">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r>
      <w:proofErr w:type="spellStart"/>
      <w:r w:rsidRPr="000B533E">
        <w:rPr>
          <w:rFonts w:ascii="Arial" w:hAnsi="Arial" w:cs="Arial"/>
        </w:rPr>
        <w:t>Defense</w:t>
      </w:r>
      <w:proofErr w:type="spellEnd"/>
      <w:r w:rsidRPr="000B533E">
        <w:rPr>
          <w:rFonts w:ascii="Arial" w:hAnsi="Arial" w:cs="Arial"/>
        </w:rPr>
        <w:t xml:space="preserv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proofErr w:type="spellStart"/>
      <w:r w:rsidRPr="000B533E">
        <w:rPr>
          <w:rFonts w:ascii="Arial" w:hAnsi="Arial" w:cs="Arial"/>
        </w:rPr>
        <w:t>DoA</w:t>
      </w:r>
      <w:proofErr w:type="spellEnd"/>
      <w:r w:rsidRPr="000B533E">
        <w:rPr>
          <w:rFonts w:ascii="Arial" w:hAnsi="Arial" w:cs="Arial"/>
        </w:rPr>
        <w:tab/>
      </w:r>
      <w:r w:rsidRPr="000B533E">
        <w:rPr>
          <w:rFonts w:ascii="Arial" w:hAnsi="Arial" w:cs="Arial"/>
        </w:rPr>
        <w:tab/>
        <w:t xml:space="preserve">Description of Action (formerly known as </w:t>
      </w:r>
      <w:proofErr w:type="spellStart"/>
      <w:r w:rsidRPr="000B533E">
        <w:rPr>
          <w:rFonts w:ascii="Arial" w:hAnsi="Arial" w:cs="Arial"/>
        </w:rPr>
        <w:t>DoW</w:t>
      </w:r>
      <w:proofErr w:type="spellEnd"/>
      <w:r w:rsidRPr="000B533E">
        <w:rPr>
          <w:rFonts w:ascii="Arial" w:hAnsi="Arial" w:cs="Arial"/>
        </w:rPr>
        <w:t>)</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 xml:space="preserve">European </w:t>
      </w:r>
      <w:proofErr w:type="spellStart"/>
      <w:r w:rsidRPr="000B533E">
        <w:rPr>
          <w:rFonts w:ascii="Arial" w:hAnsi="Arial" w:cs="Arial"/>
        </w:rPr>
        <w:t>Exascale</w:t>
      </w:r>
      <w:proofErr w:type="spellEnd"/>
      <w:r w:rsidRPr="000B533E">
        <w:rPr>
          <w:rFonts w:ascii="Arial" w:hAnsi="Arial" w:cs="Arial"/>
        </w:rPr>
        <w:t xml:space="preserve"> Software Initiative</w:t>
      </w:r>
    </w:p>
    <w:p w14:paraId="4691C5B2" w14:textId="77777777" w:rsidR="000673BA" w:rsidRPr="000B533E" w:rsidRDefault="000673BA" w:rsidP="000673BA">
      <w:pPr>
        <w:rPr>
          <w:rFonts w:ascii="Arial" w:hAnsi="Arial" w:cs="Arial"/>
        </w:rPr>
      </w:pPr>
      <w:proofErr w:type="spellStart"/>
      <w:r w:rsidRPr="000B533E">
        <w:rPr>
          <w:rFonts w:ascii="Arial" w:hAnsi="Arial" w:cs="Arial"/>
        </w:rPr>
        <w:t>EoI</w:t>
      </w:r>
      <w:proofErr w:type="spellEnd"/>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xml:space="preserve">) Bytes (= 8 bits), also </w:t>
      </w:r>
      <w:proofErr w:type="spellStart"/>
      <w:r w:rsidRPr="000B533E">
        <w:rPr>
          <w:rFonts w:ascii="Arial" w:hAnsi="Arial" w:cs="Arial"/>
        </w:rPr>
        <w:t>GByte</w:t>
      </w:r>
      <w:proofErr w:type="spellEnd"/>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bits per second, also </w:t>
      </w:r>
      <w:proofErr w:type="spellStart"/>
      <w:r w:rsidRPr="000B533E">
        <w:rPr>
          <w:rFonts w:ascii="Arial" w:hAnsi="Arial" w:cs="Arial"/>
        </w:rPr>
        <w:t>Gbit</w:t>
      </w:r>
      <w:proofErr w:type="spellEnd"/>
      <w:r w:rsidRPr="000B533E">
        <w:rPr>
          <w:rFonts w:ascii="Arial" w:hAnsi="Arial" w:cs="Arial"/>
        </w:rPr>
        <w: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xml:space="preserve">) Bytes (= 8 bits) per second, also </w:t>
      </w:r>
      <w:proofErr w:type="spellStart"/>
      <w:r w:rsidRPr="000B533E">
        <w:rPr>
          <w:rFonts w:ascii="Arial" w:hAnsi="Arial" w:cs="Arial"/>
        </w:rPr>
        <w:t>GByte</w:t>
      </w:r>
      <w:proofErr w:type="spellEnd"/>
      <w:r w:rsidRPr="000B533E">
        <w:rPr>
          <w:rFonts w:ascii="Arial" w:hAnsi="Arial" w:cs="Arial"/>
        </w:rPr>
        <w:t>/s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proofErr w:type="spellStart"/>
      <w:r w:rsidRPr="000B533E">
        <w:rPr>
          <w:rFonts w:ascii="Arial" w:hAnsi="Arial" w:cs="Arial"/>
        </w:rPr>
        <w:t>GFlop</w:t>
      </w:r>
      <w:proofErr w:type="spellEnd"/>
      <w:r w:rsidRPr="000B533E">
        <w:rPr>
          <w:rFonts w:ascii="Arial" w:hAnsi="Arial" w:cs="Arial"/>
        </w:rPr>
        <w:t>/s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 xml:space="preserve">High Performance Computing; Computing at a </w:t>
      </w:r>
      <w:proofErr w:type="gramStart"/>
      <w:r w:rsidRPr="000B533E">
        <w:rPr>
          <w:rFonts w:ascii="Arial" w:hAnsi="Arial" w:cs="Arial"/>
        </w:rPr>
        <w:t>high performance</w:t>
      </w:r>
      <w:proofErr w:type="gramEnd"/>
      <w:r w:rsidRPr="000B533E">
        <w:rPr>
          <w:rFonts w:ascii="Arial" w:hAnsi="Arial" w:cs="Arial"/>
        </w:rPr>
        <w:t xml:space="preserv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 xml:space="preserve">International Supercomputing Conference; European equivalent to the US based </w:t>
      </w:r>
      <w:proofErr w:type="spellStart"/>
      <w:r w:rsidRPr="000B533E">
        <w:rPr>
          <w:rFonts w:ascii="Arial" w:hAnsi="Arial" w:cs="Arial"/>
          <w:szCs w:val="22"/>
        </w:rPr>
        <w:t>SCxx</w:t>
      </w:r>
      <w:proofErr w:type="spellEnd"/>
      <w:r w:rsidRPr="000B533E">
        <w:rPr>
          <w:rFonts w:ascii="Arial" w:hAnsi="Arial" w:cs="Arial"/>
          <w:szCs w:val="22"/>
        </w:rPr>
        <w:t xml:space="preserve">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xml:space="preserve">) Bytes (= 8 bits), also </w:t>
      </w:r>
      <w:proofErr w:type="spellStart"/>
      <w:r w:rsidRPr="000B533E">
        <w:rPr>
          <w:rFonts w:ascii="Arial" w:hAnsi="Arial" w:cs="Arial"/>
        </w:rPr>
        <w:t>KByte</w:t>
      </w:r>
      <w:proofErr w:type="spellEnd"/>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xml:space="preserve">) Bytes (= 8 bits), also </w:t>
      </w:r>
      <w:proofErr w:type="spellStart"/>
      <w:r w:rsidRPr="000B533E">
        <w:rPr>
          <w:rFonts w:ascii="Arial" w:hAnsi="Arial" w:cs="Arial"/>
        </w:rPr>
        <w:t>MByte</w:t>
      </w:r>
      <w:proofErr w:type="spellEnd"/>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xml:space="preserve">) Bytes (= 8 bits) per second, also </w:t>
      </w:r>
      <w:proofErr w:type="spellStart"/>
      <w:r w:rsidRPr="000B533E">
        <w:rPr>
          <w:rFonts w:ascii="Arial" w:hAnsi="Arial" w:cs="Arial"/>
        </w:rPr>
        <w:t>MByte</w:t>
      </w:r>
      <w:proofErr w:type="spellEnd"/>
      <w:r w:rsidRPr="000B533E">
        <w:rPr>
          <w:rFonts w:ascii="Arial" w:hAnsi="Arial" w:cs="Arial"/>
        </w:rPr>
        <w:t>/s</w:t>
      </w:r>
    </w:p>
    <w:p w14:paraId="62DF9EAD" w14:textId="77777777" w:rsidR="000673BA" w:rsidRPr="000B533E" w:rsidRDefault="000673BA" w:rsidP="000673BA">
      <w:pPr>
        <w:ind w:left="1418" w:hanging="1418"/>
        <w:rPr>
          <w:rFonts w:ascii="Arial" w:hAnsi="Arial" w:cs="Arial"/>
          <w:highlight w:val="yellow"/>
        </w:rPr>
      </w:pPr>
      <w:proofErr w:type="spellStart"/>
      <w:r w:rsidRPr="000B533E">
        <w:rPr>
          <w:rFonts w:ascii="Arial" w:hAnsi="Arial" w:cs="Arial"/>
        </w:rPr>
        <w:t>MFlop</w:t>
      </w:r>
      <w:proofErr w:type="spellEnd"/>
      <w:r w:rsidRPr="000B533E">
        <w:rPr>
          <w:rFonts w:ascii="Arial" w:hAnsi="Arial" w:cs="Arial"/>
        </w:rPr>
        <w:t>/s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proofErr w:type="spellStart"/>
      <w:r w:rsidRPr="000B533E">
        <w:rPr>
          <w:rFonts w:ascii="Arial" w:hAnsi="Arial" w:cs="Arial"/>
        </w:rPr>
        <w:t>MooC</w:t>
      </w:r>
      <w:proofErr w:type="spellEnd"/>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 xml:space="preserve">The upcoming next phase of the PRACE Research Infrastructure following the initial </w:t>
      </w:r>
      <w:proofErr w:type="gramStart"/>
      <w:r w:rsidRPr="000B533E">
        <w:rPr>
          <w:rFonts w:ascii="Arial" w:hAnsi="Arial" w:cs="Arial"/>
        </w:rPr>
        <w:t>five year</w:t>
      </w:r>
      <w:proofErr w:type="gramEnd"/>
      <w:r w:rsidRPr="000B533E">
        <w:rPr>
          <w:rFonts w:ascii="Arial" w:hAnsi="Arial" w:cs="Arial"/>
        </w:rPr>
        <w:t xml:space="preserve">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 xml:space="preserve">Tera (= 240 ~ 1012) Bytes (= 8 bits), also </w:t>
      </w:r>
      <w:proofErr w:type="spellStart"/>
      <w:r w:rsidRPr="000B533E">
        <w:rPr>
          <w:rFonts w:ascii="Arial" w:hAnsi="Arial" w:cs="Arial"/>
        </w:rPr>
        <w:t>TByte</w:t>
      </w:r>
      <w:proofErr w:type="spellEnd"/>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proofErr w:type="spellStart"/>
      <w:r w:rsidRPr="000B533E">
        <w:rPr>
          <w:rFonts w:ascii="Arial" w:hAnsi="Arial" w:cs="Arial"/>
        </w:rPr>
        <w:t>TFlop</w:t>
      </w:r>
      <w:proofErr w:type="spellEnd"/>
      <w:r w:rsidRPr="000B533E">
        <w:rPr>
          <w:rFonts w:ascii="Arial" w:hAnsi="Arial" w:cs="Arial"/>
        </w:rPr>
        <w:t>/s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 xml:space="preserve">Denotes the apex of a conceptual pyramid of HPC systems. In this </w:t>
      </w:r>
      <w:proofErr w:type="gramStart"/>
      <w:r w:rsidRPr="000B533E">
        <w:rPr>
          <w:rFonts w:ascii="Arial" w:hAnsi="Arial" w:cs="Arial"/>
        </w:rPr>
        <w:t>context</w:t>
      </w:r>
      <w:proofErr w:type="gramEnd"/>
      <w:r w:rsidRPr="000B533E">
        <w:rPr>
          <w:rFonts w:ascii="Arial" w:hAnsi="Arial" w:cs="Arial"/>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w:t>
      </w:r>
      <w:proofErr w:type="spellStart"/>
      <w:r w:rsidRPr="003B42FB">
        <w:rPr>
          <w:rFonts w:ascii="Arial" w:hAnsi="Arial" w:cs="Arial"/>
          <w:color w:val="000000"/>
        </w:rPr>
        <w:t>Rechenzentrum</w:t>
      </w:r>
      <w:proofErr w:type="spellEnd"/>
      <w:r w:rsidRPr="003B42FB">
        <w:rPr>
          <w:rFonts w:ascii="Arial" w:hAnsi="Arial" w:cs="Arial"/>
          <w:color w:val="000000"/>
        </w:rPr>
        <w:t xml:space="preserve"> der </w:t>
      </w:r>
      <w:proofErr w:type="spellStart"/>
      <w:r w:rsidRPr="003B42FB">
        <w:rPr>
          <w:rFonts w:ascii="Arial" w:hAnsi="Arial" w:cs="Arial"/>
          <w:color w:val="000000"/>
        </w:rPr>
        <w:t>Bayerischen</w:t>
      </w:r>
      <w:proofErr w:type="spellEnd"/>
      <w:r w:rsidRPr="003B42FB">
        <w:rPr>
          <w:rFonts w:ascii="Arial" w:hAnsi="Arial" w:cs="Arial"/>
          <w:color w:val="000000"/>
        </w:rPr>
        <w:t xml:space="preserve"> </w:t>
      </w:r>
      <w:proofErr w:type="spellStart"/>
      <w:r w:rsidRPr="003B42FB">
        <w:rPr>
          <w:rFonts w:ascii="Arial" w:hAnsi="Arial" w:cs="Arial"/>
          <w:color w:val="000000"/>
        </w:rPr>
        <w:t>Akademie</w:t>
      </w:r>
      <w:proofErr w:type="spellEnd"/>
      <w:r w:rsidRPr="003B42FB">
        <w:rPr>
          <w:rFonts w:ascii="Arial" w:hAnsi="Arial" w:cs="Arial"/>
          <w:color w:val="000000"/>
        </w:rPr>
        <w:t xml:space="preserve"> der </w:t>
      </w:r>
      <w:proofErr w:type="spellStart"/>
      <w:r w:rsidRPr="003B42FB">
        <w:rPr>
          <w:rFonts w:ascii="Arial" w:hAnsi="Arial" w:cs="Arial"/>
          <w:color w:val="000000"/>
        </w:rPr>
        <w:t>Wissenschaften</w:t>
      </w:r>
      <w:proofErr w:type="spellEnd"/>
      <w:r w:rsidRPr="003B42FB">
        <w:rPr>
          <w:rFonts w:ascii="Arial" w:hAnsi="Arial" w:cs="Arial"/>
          <w:color w:val="000000"/>
        </w:rPr>
        <w:t>,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r>
      <w:proofErr w:type="spellStart"/>
      <w:r w:rsidRPr="000B533E">
        <w:rPr>
          <w:rFonts w:ascii="Arial" w:hAnsi="Arial" w:cs="Arial"/>
          <w:color w:val="000000"/>
        </w:rPr>
        <w:t>Bilkent</w:t>
      </w:r>
      <w:proofErr w:type="spellEnd"/>
      <w:r w:rsidRPr="000B533E">
        <w:rPr>
          <w:rFonts w:ascii="Arial" w:hAnsi="Arial" w:cs="Arial"/>
          <w:color w:val="000000"/>
        </w:rPr>
        <w:t xml:space="preserve">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w:t>
      </w:r>
      <w:proofErr w:type="spellStart"/>
      <w:r w:rsidRPr="000B533E">
        <w:rPr>
          <w:rFonts w:ascii="Arial" w:hAnsi="Arial" w:cs="Arial"/>
          <w:color w:val="000000"/>
        </w:rPr>
        <w:t>Center</w:t>
      </w:r>
      <w:proofErr w:type="spellEnd"/>
      <w:r w:rsidRPr="000B533E">
        <w:rPr>
          <w:rFonts w:ascii="Arial" w:hAnsi="Arial" w:cs="Arial"/>
          <w:color w:val="000000"/>
        </w:rPr>
        <w:t xml:space="preserve"> - Centro Nacional de </w:t>
      </w:r>
      <w:proofErr w:type="spellStart"/>
      <w:r w:rsidRPr="000B533E">
        <w:rPr>
          <w:rFonts w:ascii="Arial" w:hAnsi="Arial" w:cs="Arial"/>
          <w:color w:val="000000"/>
        </w:rPr>
        <w:t>Supercomputacion</w:t>
      </w:r>
      <w:proofErr w:type="spellEnd"/>
      <w:r w:rsidRPr="000B533E">
        <w:rPr>
          <w:rFonts w:ascii="Arial" w:hAnsi="Arial" w:cs="Arial"/>
          <w:color w:val="000000"/>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rPr>
      </w:pPr>
      <w:proofErr w:type="spellStart"/>
      <w:r w:rsidRPr="000B533E">
        <w:rPr>
          <w:rFonts w:ascii="Arial" w:hAnsi="Arial" w:cs="Arial"/>
          <w:color w:val="000000"/>
        </w:rPr>
        <w:t>CaSToRC</w:t>
      </w:r>
      <w:proofErr w:type="spellEnd"/>
      <w:r w:rsidRPr="000B533E">
        <w:rPr>
          <w:rFonts w:ascii="Arial" w:hAnsi="Arial" w:cs="Arial"/>
          <w:color w:val="000000"/>
        </w:rPr>
        <w:tab/>
      </w:r>
      <w:r w:rsidR="00DA6977" w:rsidRPr="000B533E">
        <w:rPr>
          <w:rFonts w:ascii="Arial" w:hAnsi="Arial" w:cs="Arial"/>
          <w:color w:val="000000"/>
        </w:rPr>
        <w:tab/>
        <w:t xml:space="preserve">Computation-based Science and Technology Research </w:t>
      </w:r>
      <w:proofErr w:type="spellStart"/>
      <w:r w:rsidR="00DA6977" w:rsidRPr="000B533E">
        <w:rPr>
          <w:rFonts w:ascii="Arial" w:hAnsi="Arial" w:cs="Arial"/>
          <w:color w:val="000000"/>
        </w:rPr>
        <w:t>Center</w:t>
      </w:r>
      <w:proofErr w:type="spellEnd"/>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r>
      <w:proofErr w:type="spellStart"/>
      <w:r w:rsidRPr="000B533E">
        <w:rPr>
          <w:rFonts w:ascii="Arial" w:hAnsi="Arial" w:cs="Arial"/>
          <w:color w:val="000000"/>
        </w:rPr>
        <w:t>Fundacion</w:t>
      </w:r>
      <w:proofErr w:type="spellEnd"/>
      <w:r w:rsidRPr="000B533E">
        <w:rPr>
          <w:rFonts w:ascii="Arial" w:hAnsi="Arial" w:cs="Arial"/>
          <w:color w:val="000000"/>
        </w:rPr>
        <w:t xml:space="preserve"> </w:t>
      </w:r>
      <w:proofErr w:type="spellStart"/>
      <w:r w:rsidRPr="000B533E">
        <w:rPr>
          <w:rFonts w:ascii="Arial" w:hAnsi="Arial" w:cs="Arial"/>
          <w:color w:val="000000"/>
        </w:rPr>
        <w:t>Publica</w:t>
      </w:r>
      <w:proofErr w:type="spellEnd"/>
      <w:r w:rsidRPr="000B533E">
        <w:rPr>
          <w:rFonts w:ascii="Arial" w:hAnsi="Arial" w:cs="Arial"/>
          <w:color w:val="000000"/>
        </w:rPr>
        <w:t xml:space="preserve"> </w:t>
      </w:r>
      <w:proofErr w:type="spellStart"/>
      <w:r w:rsidRPr="000B533E">
        <w:rPr>
          <w:rFonts w:ascii="Arial" w:hAnsi="Arial" w:cs="Arial"/>
          <w:color w:val="000000"/>
        </w:rPr>
        <w:t>Gallega</w:t>
      </w:r>
      <w:proofErr w:type="spellEnd"/>
      <w:r w:rsidRPr="000B533E">
        <w:rPr>
          <w:rFonts w:ascii="Arial" w:hAnsi="Arial" w:cs="Arial"/>
          <w:color w:val="000000"/>
        </w:rPr>
        <w:t xml:space="preserve"> Centro </w:t>
      </w:r>
      <w:proofErr w:type="spellStart"/>
      <w:r w:rsidRPr="000B533E">
        <w:rPr>
          <w:rFonts w:ascii="Arial" w:hAnsi="Arial" w:cs="Arial"/>
          <w:color w:val="000000"/>
        </w:rPr>
        <w:t>Tecnológico</w:t>
      </w:r>
      <w:proofErr w:type="spellEnd"/>
      <w:r w:rsidRPr="000B533E">
        <w:rPr>
          <w:rFonts w:ascii="Arial" w:hAnsi="Arial" w:cs="Arial"/>
          <w:color w:val="000000"/>
        </w:rPr>
        <w:t xml:space="preserve"> de </w:t>
      </w:r>
      <w:proofErr w:type="spellStart"/>
      <w:r w:rsidRPr="000B533E">
        <w:rPr>
          <w:rFonts w:ascii="Arial" w:hAnsi="Arial" w:cs="Arial"/>
          <w:color w:val="000000"/>
        </w:rPr>
        <w:t>Supercomputación</w:t>
      </w:r>
      <w:proofErr w:type="spellEnd"/>
      <w:r w:rsidRPr="000B533E">
        <w:rPr>
          <w:rFonts w:ascii="Arial" w:hAnsi="Arial" w:cs="Arial"/>
          <w:color w:val="000000"/>
        </w:rPr>
        <w:t xml:space="preserve">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r>
      <w:proofErr w:type="spellStart"/>
      <w:r w:rsidRPr="000B533E">
        <w:rPr>
          <w:rFonts w:ascii="Arial" w:hAnsi="Arial" w:cs="Arial"/>
          <w:color w:val="000000"/>
        </w:rPr>
        <w:t>CSC</w:t>
      </w:r>
      <w:proofErr w:type="spellEnd"/>
      <w:r w:rsidRPr="000B533E">
        <w:rPr>
          <w:rFonts w:ascii="Arial" w:hAnsi="Arial" w:cs="Arial"/>
          <w:color w:val="000000"/>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r>
      <w:proofErr w:type="spellStart"/>
      <w:r w:rsidRPr="000B533E">
        <w:rPr>
          <w:rFonts w:ascii="Arial" w:hAnsi="Arial" w:cs="Arial"/>
          <w:color w:val="000000"/>
        </w:rPr>
        <w:t>EPCC</w:t>
      </w:r>
      <w:proofErr w:type="spellEnd"/>
      <w:r w:rsidRPr="000B533E">
        <w:rPr>
          <w:rFonts w:ascii="Arial" w:hAnsi="Arial" w:cs="Arial"/>
          <w:color w:val="000000"/>
        </w:rPr>
        <w:t xml:space="preserve">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proofErr w:type="spellStart"/>
      <w:r w:rsidRPr="003B42FB">
        <w:rPr>
          <w:rFonts w:ascii="Arial" w:hAnsi="Arial" w:cs="Arial"/>
          <w:color w:val="000000"/>
        </w:rPr>
        <w:t>ETHZurich</w:t>
      </w:r>
      <w:proofErr w:type="spellEnd"/>
      <w:r w:rsidRPr="003B42FB">
        <w:rPr>
          <w:rFonts w:ascii="Arial" w:hAnsi="Arial" w:cs="Arial"/>
          <w:color w:val="000000"/>
        </w:rPr>
        <w:t xml:space="preserve"> (CSCS)</w:t>
      </w:r>
      <w:r w:rsidRPr="003B42FB">
        <w:rPr>
          <w:rFonts w:ascii="Arial" w:hAnsi="Arial" w:cs="Arial"/>
          <w:color w:val="000000"/>
        </w:rPr>
        <w:tab/>
      </w:r>
      <w:proofErr w:type="spellStart"/>
      <w:r w:rsidRPr="003B42FB">
        <w:rPr>
          <w:rFonts w:ascii="Arial" w:hAnsi="Arial" w:cs="Arial"/>
          <w:color w:val="000000"/>
        </w:rPr>
        <w:t>Eidgenössische</w:t>
      </w:r>
      <w:proofErr w:type="spellEnd"/>
      <w:r w:rsidRPr="003B42FB">
        <w:rPr>
          <w:rFonts w:ascii="Arial" w:hAnsi="Arial" w:cs="Arial"/>
          <w:color w:val="000000"/>
        </w:rPr>
        <w:t xml:space="preserve"> </w:t>
      </w:r>
      <w:proofErr w:type="spellStart"/>
      <w:r w:rsidRPr="003B42FB">
        <w:rPr>
          <w:rFonts w:ascii="Arial" w:hAnsi="Arial" w:cs="Arial"/>
          <w:color w:val="000000"/>
        </w:rPr>
        <w:t>Technische</w:t>
      </w:r>
      <w:proofErr w:type="spellEnd"/>
      <w:r w:rsidRPr="003B42FB">
        <w:rPr>
          <w:rFonts w:ascii="Arial" w:hAnsi="Arial" w:cs="Arial"/>
          <w:color w:val="000000"/>
        </w:rPr>
        <w:t xml:space="preserve"> </w:t>
      </w:r>
      <w:proofErr w:type="spellStart"/>
      <w:r w:rsidRPr="003B42FB">
        <w:rPr>
          <w:rFonts w:ascii="Arial" w:hAnsi="Arial" w:cs="Arial"/>
          <w:color w:val="000000"/>
        </w:rPr>
        <w:t>Hochschule</w:t>
      </w:r>
      <w:proofErr w:type="spellEnd"/>
      <w:r w:rsidRPr="003B42FB">
        <w:rPr>
          <w:rFonts w:ascii="Arial" w:hAnsi="Arial" w:cs="Arial"/>
          <w:color w:val="000000"/>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r>
      <w:proofErr w:type="spellStart"/>
      <w:r w:rsidRPr="000B533E">
        <w:rPr>
          <w:rFonts w:ascii="Arial" w:hAnsi="Arial" w:cs="Arial"/>
          <w:color w:val="000000"/>
        </w:rPr>
        <w:t>Instituto</w:t>
      </w:r>
      <w:proofErr w:type="spellEnd"/>
      <w:r w:rsidRPr="000B533E">
        <w:rPr>
          <w:rFonts w:ascii="Arial" w:hAnsi="Arial" w:cs="Arial"/>
          <w:color w:val="000000"/>
        </w:rPr>
        <w:t xml:space="preserve"> Superior </w:t>
      </w:r>
      <w:proofErr w:type="spellStart"/>
      <w:r w:rsidRPr="000B533E">
        <w:rPr>
          <w:rFonts w:ascii="Arial" w:hAnsi="Arial" w:cs="Arial"/>
          <w:color w:val="000000"/>
        </w:rPr>
        <w:t>Técnico</w:t>
      </w:r>
      <w:proofErr w:type="spellEnd"/>
      <w:r w:rsidRPr="000B533E">
        <w:rPr>
          <w:rFonts w:ascii="Arial" w:hAnsi="Arial" w:cs="Arial"/>
          <w:color w:val="000000"/>
        </w:rPr>
        <w:t>,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proofErr w:type="spellStart"/>
      <w:r w:rsidRPr="003B42FB">
        <w:rPr>
          <w:rFonts w:ascii="Arial" w:hAnsi="Arial" w:cs="Arial"/>
          <w:color w:val="000000"/>
          <w:lang w:eastAsia="en-GB"/>
        </w:rPr>
        <w:t>Institut</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fuer</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Graphische</w:t>
      </w:r>
      <w:proofErr w:type="spellEnd"/>
      <w:r w:rsidRPr="003B42FB">
        <w:rPr>
          <w:rFonts w:ascii="Arial" w:hAnsi="Arial" w:cs="Arial"/>
          <w:color w:val="000000"/>
          <w:lang w:eastAsia="en-GB"/>
        </w:rPr>
        <w:t xml:space="preserve"> und </w:t>
      </w:r>
      <w:proofErr w:type="spellStart"/>
      <w:r w:rsidRPr="003B42FB">
        <w:rPr>
          <w:rFonts w:ascii="Arial" w:hAnsi="Arial" w:cs="Arial"/>
          <w:color w:val="000000"/>
          <w:lang w:eastAsia="en-GB"/>
        </w:rPr>
        <w:t>Parallele</w:t>
      </w:r>
      <w:proofErr w:type="spellEnd"/>
      <w:r w:rsidRPr="003B42FB">
        <w:rPr>
          <w:rFonts w:ascii="Arial" w:hAnsi="Arial" w:cs="Arial"/>
          <w:color w:val="000000"/>
          <w:lang w:eastAsia="en-GB"/>
        </w:rPr>
        <w:t xml:space="preserve"> </w:t>
      </w:r>
      <w:proofErr w:type="spellStart"/>
      <w:r w:rsidRPr="003B42FB">
        <w:rPr>
          <w:rFonts w:ascii="Arial" w:hAnsi="Arial" w:cs="Arial"/>
          <w:color w:val="000000"/>
          <w:lang w:eastAsia="en-GB"/>
        </w:rPr>
        <w:t>Datenverarbeitung</w:t>
      </w:r>
      <w:proofErr w:type="spellEnd"/>
      <w:r w:rsidRPr="003B42FB">
        <w:rPr>
          <w:rFonts w:ascii="Arial" w:hAnsi="Arial" w:cs="Arial"/>
          <w:color w:val="000000"/>
          <w:lang w:eastAsia="en-GB"/>
        </w:rPr>
        <w:t xml:space="preserve"> der Johannes Kepler </w:t>
      </w:r>
      <w:proofErr w:type="spellStart"/>
      <w:r w:rsidRPr="003B42FB">
        <w:rPr>
          <w:rFonts w:ascii="Arial" w:hAnsi="Arial" w:cs="Arial"/>
          <w:color w:val="000000"/>
          <w:lang w:eastAsia="en-GB"/>
        </w:rPr>
        <w:t>Universitaet</w:t>
      </w:r>
      <w:proofErr w:type="spellEnd"/>
      <w:r w:rsidRPr="003B42FB">
        <w:rPr>
          <w:rFonts w:ascii="Arial" w:hAnsi="Arial" w:cs="Arial"/>
          <w:color w:val="000000"/>
          <w:lang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r>
      <w:proofErr w:type="spellStart"/>
      <w:r w:rsidRPr="000B533E">
        <w:rPr>
          <w:rFonts w:ascii="Arial" w:hAnsi="Arial" w:cs="Arial"/>
          <w:color w:val="000000"/>
        </w:rPr>
        <w:t>Forschungszentrum</w:t>
      </w:r>
      <w:proofErr w:type="spellEnd"/>
      <w:r w:rsidRPr="000B533E">
        <w:rPr>
          <w:rFonts w:ascii="Arial" w:hAnsi="Arial" w:cs="Arial"/>
          <w:color w:val="000000"/>
        </w:rPr>
        <w:t xml:space="preserve"> </w:t>
      </w:r>
      <w:proofErr w:type="spellStart"/>
      <w:r w:rsidRPr="000B533E">
        <w:rPr>
          <w:rFonts w:ascii="Arial" w:hAnsi="Arial" w:cs="Arial"/>
          <w:color w:val="000000"/>
        </w:rPr>
        <w:t>Juelich</w:t>
      </w:r>
      <w:proofErr w:type="spellEnd"/>
      <w:r w:rsidRPr="000B533E">
        <w:rPr>
          <w:rFonts w:ascii="Arial" w:hAnsi="Arial" w:cs="Arial"/>
          <w:color w:val="000000"/>
        </w:rPr>
        <w:t xml:space="preserve">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LiU</w:t>
      </w:r>
      <w:proofErr w:type="spellEnd"/>
      <w:r w:rsidRPr="000B533E">
        <w:rPr>
          <w:rFonts w:ascii="Arial" w:hAnsi="Arial" w:cs="Arial"/>
          <w:color w:val="000000"/>
        </w:rPr>
        <w:tab/>
        <w:t>Linkoping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 xml:space="preserve">Partnership for Advanced Computing in Europe </w:t>
      </w:r>
      <w:proofErr w:type="spellStart"/>
      <w:r w:rsidRPr="000B533E">
        <w:rPr>
          <w:rFonts w:ascii="Arial" w:hAnsi="Arial" w:cs="Arial"/>
          <w:color w:val="000000"/>
        </w:rPr>
        <w:t>aisbl</w:t>
      </w:r>
      <w:proofErr w:type="spellEnd"/>
      <w:r w:rsidRPr="000B533E">
        <w:rPr>
          <w:rFonts w:ascii="Arial" w:hAnsi="Arial" w:cs="Arial"/>
          <w:color w:val="000000"/>
        </w:rPr>
        <w:t>,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 xml:space="preserve">Poznan Supercomputing and Networking </w:t>
      </w:r>
      <w:proofErr w:type="spellStart"/>
      <w:r w:rsidRPr="000B533E">
        <w:rPr>
          <w:rFonts w:ascii="Arial" w:hAnsi="Arial" w:cs="Arial"/>
          <w:color w:val="000000"/>
        </w:rPr>
        <w:t>Center</w:t>
      </w:r>
      <w:proofErr w:type="spellEnd"/>
      <w:r w:rsidRPr="000B533E">
        <w:rPr>
          <w:rFonts w:ascii="Arial" w:hAnsi="Arial" w:cs="Arial"/>
          <w:color w:val="000000"/>
        </w:rPr>
        <w:t>,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 xml:space="preserve">Max Planck </w:t>
      </w:r>
      <w:proofErr w:type="spellStart"/>
      <w:r w:rsidRPr="003B42FB">
        <w:rPr>
          <w:rFonts w:ascii="Arial" w:hAnsi="Arial" w:cs="Arial"/>
          <w:color w:val="000000"/>
        </w:rPr>
        <w:t>Gesellschaft</w:t>
      </w:r>
      <w:proofErr w:type="spellEnd"/>
      <w:r w:rsidRPr="003B42FB">
        <w:rPr>
          <w:rFonts w:ascii="Arial" w:hAnsi="Arial" w:cs="Arial"/>
          <w:color w:val="000000"/>
        </w:rPr>
        <w:t xml:space="preserve"> </w:t>
      </w:r>
      <w:proofErr w:type="spellStart"/>
      <w:r w:rsidRPr="003B42FB">
        <w:rPr>
          <w:rFonts w:ascii="Arial" w:hAnsi="Arial" w:cs="Arial"/>
          <w:color w:val="000000"/>
        </w:rPr>
        <w:t>zur</w:t>
      </w:r>
      <w:proofErr w:type="spellEnd"/>
      <w:r w:rsidRPr="003B42FB">
        <w:rPr>
          <w:rFonts w:ascii="Arial" w:hAnsi="Arial" w:cs="Arial"/>
          <w:color w:val="000000"/>
        </w:rPr>
        <w:t xml:space="preserve"> </w:t>
      </w:r>
      <w:proofErr w:type="spellStart"/>
      <w:r w:rsidRPr="003B42FB">
        <w:rPr>
          <w:rFonts w:ascii="Arial" w:hAnsi="Arial" w:cs="Arial"/>
          <w:color w:val="000000"/>
        </w:rPr>
        <w:t>Förd</w:t>
      </w:r>
      <w:r w:rsidR="007D2C2B" w:rsidRPr="003B42FB">
        <w:rPr>
          <w:rFonts w:ascii="Arial" w:hAnsi="Arial" w:cs="Arial"/>
          <w:color w:val="000000"/>
        </w:rPr>
        <w:t>erung</w:t>
      </w:r>
      <w:proofErr w:type="spellEnd"/>
      <w:r w:rsidR="007D2C2B" w:rsidRPr="003B42FB">
        <w:rPr>
          <w:rFonts w:ascii="Arial" w:hAnsi="Arial" w:cs="Arial"/>
          <w:color w:val="000000"/>
        </w:rPr>
        <w:t xml:space="preserve"> der </w:t>
      </w:r>
      <w:proofErr w:type="spellStart"/>
      <w:r w:rsidR="007D2C2B" w:rsidRPr="003B42FB">
        <w:rPr>
          <w:rFonts w:ascii="Arial" w:hAnsi="Arial" w:cs="Arial"/>
          <w:color w:val="000000"/>
        </w:rPr>
        <w:t>Wissenschaften</w:t>
      </w:r>
      <w:proofErr w:type="spellEnd"/>
      <w:r w:rsidR="007D2C2B" w:rsidRPr="003B42FB">
        <w:rPr>
          <w:rFonts w:ascii="Arial" w:hAnsi="Arial" w:cs="Arial"/>
          <w:color w:val="000000"/>
        </w:rPr>
        <w:t xml:space="preserve"> </w:t>
      </w:r>
      <w:proofErr w:type="spellStart"/>
      <w:r w:rsidR="007D2C2B" w:rsidRPr="003B42FB">
        <w:rPr>
          <w:rFonts w:ascii="Arial" w:hAnsi="Arial" w:cs="Arial"/>
          <w:color w:val="000000"/>
        </w:rPr>
        <w:t>e.V</w:t>
      </w:r>
      <w:proofErr w:type="spellEnd"/>
      <w:r w:rsidR="007D2C2B" w:rsidRPr="003B42FB">
        <w:rPr>
          <w:rFonts w:ascii="Arial" w:hAnsi="Arial" w:cs="Arial"/>
          <w:color w:val="000000"/>
        </w:rPr>
        <w:t xml:space="preserve">., </w:t>
      </w:r>
      <w:r w:rsidRPr="003B42FB">
        <w:rPr>
          <w:rFonts w:ascii="Arial" w:hAnsi="Arial" w:cs="Arial"/>
          <w:color w:val="000000"/>
        </w:rPr>
        <w:t>Germany (3</w:t>
      </w:r>
      <w:r w:rsidRPr="003B42FB">
        <w:rPr>
          <w:rFonts w:ascii="Arial" w:hAnsi="Arial" w:cs="Arial"/>
          <w:color w:val="000000"/>
          <w:vertAlign w:val="superscript"/>
        </w:rPr>
        <w:t xml:space="preserve"> </w:t>
      </w:r>
      <w:proofErr w:type="spellStart"/>
      <w:r w:rsidRPr="003B42FB">
        <w:rPr>
          <w:rFonts w:ascii="Arial" w:hAnsi="Arial" w:cs="Arial"/>
          <w:color w:val="000000"/>
          <w:vertAlign w:val="superscript"/>
        </w:rPr>
        <w:t>rd</w:t>
      </w:r>
      <w:proofErr w:type="spellEnd"/>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proofErr w:type="spellStart"/>
      <w:r w:rsidRPr="000B533E">
        <w:rPr>
          <w:rFonts w:ascii="Arial" w:hAnsi="Arial" w:cs="Arial"/>
          <w:color w:val="000000"/>
        </w:rPr>
        <w:t>SURFsara</w:t>
      </w:r>
      <w:proofErr w:type="spellEnd"/>
      <w:r w:rsidRPr="000B533E">
        <w:rPr>
          <w:rFonts w:ascii="Arial" w:hAnsi="Arial" w:cs="Arial"/>
          <w:color w:val="000000"/>
        </w:rPr>
        <w:tab/>
      </w:r>
      <w:r w:rsidR="00D3308A" w:rsidRPr="000B533E">
        <w:rPr>
          <w:rFonts w:ascii="Arial" w:hAnsi="Arial" w:cs="Arial"/>
          <w:color w:val="000000"/>
        </w:rPr>
        <w:t xml:space="preserve">Dutch national high-performance computing and e-Science support </w:t>
      </w:r>
      <w:proofErr w:type="spellStart"/>
      <w:r w:rsidR="00D3308A" w:rsidRPr="000B533E">
        <w:rPr>
          <w:rFonts w:ascii="Arial" w:hAnsi="Arial" w:cs="Arial"/>
          <w:color w:val="000000"/>
        </w:rPr>
        <w:t>center</w:t>
      </w:r>
      <w:proofErr w:type="spellEnd"/>
      <w:r w:rsidR="00D3308A" w:rsidRPr="000B533E">
        <w:rPr>
          <w:rFonts w:ascii="Arial" w:hAnsi="Arial" w:cs="Arial"/>
          <w:color w:val="000000"/>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r>
      <w:proofErr w:type="spellStart"/>
      <w:r w:rsidRPr="000B533E">
        <w:rPr>
          <w:rFonts w:ascii="Arial" w:hAnsi="Arial" w:cs="Arial"/>
          <w:color w:val="000000"/>
        </w:rPr>
        <w:t>Københavns</w:t>
      </w:r>
      <w:proofErr w:type="spellEnd"/>
      <w:r w:rsidRPr="000B533E">
        <w:rPr>
          <w:rFonts w:ascii="Arial" w:hAnsi="Arial" w:cs="Arial"/>
          <w:color w:val="000000"/>
        </w:rPr>
        <w:t xml:space="preserve"> </w:t>
      </w:r>
      <w:proofErr w:type="spellStart"/>
      <w:r w:rsidRPr="000B533E">
        <w:rPr>
          <w:rFonts w:ascii="Arial" w:hAnsi="Arial" w:cs="Arial"/>
          <w:color w:val="000000"/>
        </w:rPr>
        <w:t>Universitet</w:t>
      </w:r>
      <w:proofErr w:type="spellEnd"/>
      <w:r w:rsidRPr="000B533E">
        <w:rPr>
          <w:rFonts w:ascii="Arial" w:hAnsi="Arial" w:cs="Arial"/>
          <w:color w:val="000000"/>
        </w:rPr>
        <w: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 xml:space="preserve">Istanbul Technical University, </w:t>
      </w:r>
      <w:proofErr w:type="spellStart"/>
      <w:r w:rsidRPr="000B533E">
        <w:rPr>
          <w:rFonts w:ascii="Arial" w:hAnsi="Arial" w:cs="Arial"/>
          <w:color w:val="000000"/>
        </w:rPr>
        <w:t>Ayazaga</w:t>
      </w:r>
      <w:proofErr w:type="spellEnd"/>
      <w:r w:rsidRPr="000B533E">
        <w:rPr>
          <w:rFonts w:ascii="Arial" w:hAnsi="Arial" w:cs="Arial"/>
          <w:color w:val="000000"/>
        </w:rPr>
        <w:t xml:space="preserve"> Campus, Turkey</w:t>
      </w:r>
    </w:p>
    <w:p w14:paraId="4FD62A28"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UiO</w:t>
      </w:r>
      <w:proofErr w:type="spellEnd"/>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UmU</w:t>
      </w:r>
      <w:proofErr w:type="spellEnd"/>
      <w:r w:rsidRPr="000B533E">
        <w:rPr>
          <w:rFonts w:ascii="Arial" w:hAnsi="Arial" w:cs="Arial"/>
          <w:color w:val="000000"/>
        </w:rPr>
        <w:tab/>
        <w:t>Umea University, Sweden (3</w:t>
      </w:r>
      <w:r w:rsidRPr="000B533E">
        <w:rPr>
          <w:rFonts w:ascii="Arial" w:hAnsi="Arial" w:cs="Arial"/>
          <w:color w:val="000000"/>
          <w:vertAlign w:val="superscript"/>
        </w:rPr>
        <w:t xml:space="preserve"> </w:t>
      </w:r>
      <w:proofErr w:type="spellStart"/>
      <w:r w:rsidRPr="000B533E">
        <w:rPr>
          <w:rFonts w:ascii="Arial" w:hAnsi="Arial" w:cs="Arial"/>
          <w:color w:val="000000"/>
          <w:vertAlign w:val="superscript"/>
        </w:rPr>
        <w:t>rd</w:t>
      </w:r>
      <w:proofErr w:type="spellEnd"/>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proofErr w:type="spellStart"/>
      <w:r w:rsidRPr="000B533E">
        <w:rPr>
          <w:rFonts w:ascii="Arial" w:hAnsi="Arial" w:cs="Arial"/>
          <w:color w:val="000000"/>
        </w:rPr>
        <w:t>UnivEvora</w:t>
      </w:r>
      <w:proofErr w:type="spellEnd"/>
      <w:r w:rsidRPr="000B533E">
        <w:rPr>
          <w:rFonts w:ascii="Arial" w:hAnsi="Arial" w:cs="Arial"/>
          <w:color w:val="000000"/>
        </w:rPr>
        <w:tab/>
      </w:r>
      <w:proofErr w:type="spellStart"/>
      <w:r w:rsidRPr="000B533E">
        <w:rPr>
          <w:rFonts w:ascii="Arial" w:hAnsi="Arial" w:cs="Arial"/>
          <w:color w:val="000000"/>
        </w:rPr>
        <w:t>Universidade</w:t>
      </w:r>
      <w:proofErr w:type="spellEnd"/>
      <w:r w:rsidRPr="000B533E">
        <w:rPr>
          <w:rFonts w:ascii="Arial" w:hAnsi="Arial" w:cs="Arial"/>
          <w:color w:val="000000"/>
        </w:rPr>
        <w:t xml:space="preserve"> de </w:t>
      </w:r>
      <w:proofErr w:type="spellStart"/>
      <w:r w:rsidRPr="000B533E">
        <w:rPr>
          <w:rFonts w:ascii="Arial" w:hAnsi="Arial" w:cs="Arial"/>
          <w:color w:val="000000"/>
        </w:rPr>
        <w:t>Évora</w:t>
      </w:r>
      <w:proofErr w:type="spellEnd"/>
      <w:r w:rsidRPr="000B533E">
        <w:rPr>
          <w:rFonts w:ascii="Arial" w:hAnsi="Arial" w:cs="Arial"/>
          <w:color w:val="000000"/>
        </w:rPr>
        <w:t>,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proofErr w:type="spellStart"/>
      <w:r w:rsidRPr="000B533E">
        <w:rPr>
          <w:rFonts w:ascii="Arial" w:eastAsia="MS Mincho" w:hAnsi="Arial" w:cs="Arial"/>
          <w:color w:val="000000"/>
        </w:rPr>
        <w:t>Universitat</w:t>
      </w:r>
      <w:proofErr w:type="spellEnd"/>
      <w:r w:rsidRPr="000B533E">
        <w:rPr>
          <w:rFonts w:ascii="Arial" w:eastAsia="MS Mincho" w:hAnsi="Arial" w:cs="Arial"/>
          <w:color w:val="000000"/>
        </w:rPr>
        <w:t xml:space="preserve"> </w:t>
      </w:r>
      <w:proofErr w:type="spellStart"/>
      <w:r w:rsidRPr="000B533E">
        <w:rPr>
          <w:rFonts w:ascii="Arial" w:eastAsia="MS Mincho" w:hAnsi="Arial" w:cs="Arial"/>
          <w:color w:val="000000"/>
        </w:rPr>
        <w:t>Politècnica</w:t>
      </w:r>
      <w:proofErr w:type="spellEnd"/>
      <w:r w:rsidRPr="000B533E">
        <w:rPr>
          <w:rFonts w:ascii="Arial" w:eastAsia="MS Mincho" w:hAnsi="Arial" w:cs="Arial"/>
          <w:color w:val="000000"/>
        </w:rPr>
        <w:t xml:space="preserve"> de </w:t>
      </w:r>
      <w:proofErr w:type="spellStart"/>
      <w:r w:rsidRPr="000B533E">
        <w:rPr>
          <w:rFonts w:ascii="Arial" w:eastAsia="MS Mincho" w:hAnsi="Arial" w:cs="Arial"/>
          <w:color w:val="000000"/>
        </w:rPr>
        <w:t>Catalunya</w:t>
      </w:r>
      <w:proofErr w:type="spellEnd"/>
      <w:r w:rsidRPr="000B533E">
        <w:rPr>
          <w:rFonts w:ascii="Arial" w:eastAsia="MS Mincho" w:hAnsi="Arial" w:cs="Arial"/>
          <w:color w:val="000000"/>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w:t>
      </w:r>
      <w:proofErr w:type="spellStart"/>
      <w:r w:rsidRPr="000B533E">
        <w:rPr>
          <w:rFonts w:ascii="Arial" w:hAnsi="Arial" w:cs="Arial"/>
          <w:color w:val="000000"/>
        </w:rPr>
        <w:t>CeSViMa</w:t>
      </w:r>
      <w:proofErr w:type="spellEnd"/>
      <w:r w:rsidRPr="000B533E">
        <w:rPr>
          <w:rFonts w:ascii="Arial" w:hAnsi="Arial" w:cs="Arial"/>
          <w:color w:val="000000"/>
        </w:rPr>
        <w:tab/>
        <w:t xml:space="preserve">Madrid Supercomputing and Visualization </w:t>
      </w:r>
      <w:proofErr w:type="spellStart"/>
      <w:r w:rsidRPr="000B533E">
        <w:rPr>
          <w:rFonts w:ascii="Arial" w:hAnsi="Arial" w:cs="Arial"/>
          <w:color w:val="000000"/>
        </w:rPr>
        <w:t>Center</w:t>
      </w:r>
      <w:proofErr w:type="spellEnd"/>
      <w:r w:rsidRPr="000B533E">
        <w:rPr>
          <w:rFonts w:ascii="Arial" w:hAnsi="Arial" w:cs="Arial"/>
          <w:color w:val="000000"/>
        </w:rPr>
        <w:t>,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r>
      <w:proofErr w:type="spellStart"/>
      <w:r w:rsidRPr="000B533E">
        <w:rPr>
          <w:rFonts w:ascii="Arial" w:hAnsi="Arial" w:cs="Arial"/>
          <w:color w:val="000000"/>
        </w:rPr>
        <w:t>Universitaet</w:t>
      </w:r>
      <w:proofErr w:type="spellEnd"/>
      <w:r w:rsidRPr="000B533E">
        <w:rPr>
          <w:rFonts w:ascii="Arial" w:hAnsi="Arial" w:cs="Arial"/>
          <w:color w:val="000000"/>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r>
      <w:proofErr w:type="spellStart"/>
      <w:r w:rsidRPr="000B533E">
        <w:rPr>
          <w:rFonts w:ascii="Arial" w:hAnsi="Arial" w:cs="Arial"/>
          <w:color w:val="000000"/>
        </w:rPr>
        <w:t>Politechnika</w:t>
      </w:r>
      <w:proofErr w:type="spellEnd"/>
      <w:r w:rsidRPr="000B533E">
        <w:rPr>
          <w:rFonts w:ascii="Arial" w:hAnsi="Arial" w:cs="Arial"/>
          <w:color w:val="000000"/>
        </w:rPr>
        <w:t xml:space="preserve"> </w:t>
      </w:r>
      <w:proofErr w:type="spellStart"/>
      <w:r w:rsidRPr="000B533E">
        <w:rPr>
          <w:rFonts w:ascii="Arial" w:hAnsi="Arial" w:cs="Arial"/>
          <w:color w:val="000000"/>
        </w:rPr>
        <w:t>Wroclawska</w:t>
      </w:r>
      <w:proofErr w:type="spellEnd"/>
      <w:r w:rsidRPr="000B533E">
        <w:rPr>
          <w:rFonts w:ascii="Arial" w:hAnsi="Arial" w:cs="Arial"/>
          <w:color w:val="000000"/>
        </w:rPr>
        <w:t>,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 xml:space="preserve">As a result, selected codes are: ALYA, </w:t>
      </w:r>
      <w:proofErr w:type="spellStart"/>
      <w:r w:rsidRPr="000B533E">
        <w:t>Code_Saturne</w:t>
      </w:r>
      <w:proofErr w:type="spellEnd"/>
      <w:r w:rsidRPr="000B533E">
        <w:t>,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w:t>
            </w:r>
            <w:proofErr w:type="spellStart"/>
            <w:r>
              <w:rPr>
                <w:rFonts w:ascii="Calibri" w:hAnsi="Calibri"/>
                <w:color w:val="000000"/>
              </w:rPr>
              <w:t>cuda</w:t>
            </w:r>
            <w:proofErr w:type="spellEnd"/>
            <w:r>
              <w:rPr>
                <w:rFonts w:ascii="Calibri" w:hAnsi="Calibri"/>
                <w:color w:val="000000"/>
              </w:rPr>
              <w:t xml:space="preserve">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w:t>
      </w:r>
      <w:proofErr w:type="spellStart"/>
      <w:r w:rsidRPr="000B533E">
        <w:rPr>
          <w:szCs w:val="22"/>
        </w:rPr>
        <w:t>SURFsara</w:t>
      </w:r>
      <w:proofErr w:type="spellEnd"/>
      <w:r w:rsidRPr="000B533E">
        <w:rPr>
          <w:szCs w:val="22"/>
        </w:rPr>
        <w:t xml:space="preserve">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w:t>
      </w:r>
      <w:proofErr w:type="spellStart"/>
      <w:r w:rsidRPr="000B533E">
        <w:rPr>
          <w:szCs w:val="22"/>
        </w:rPr>
        <w:t>Cartesius</w:t>
      </w:r>
      <w:proofErr w:type="spellEnd"/>
      <w:r w:rsidRPr="000B533E">
        <w:rPr>
          <w:szCs w:val="22"/>
        </w:rPr>
        <w:t xml:space="preserve">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 xml:space="preserve">The Barcelona Supercomputing </w:t>
      </w:r>
      <w:proofErr w:type="spellStart"/>
      <w:r w:rsidRPr="000B533E">
        <w:rPr>
          <w:szCs w:val="22"/>
        </w:rPr>
        <w:t>Center</w:t>
      </w:r>
      <w:proofErr w:type="spellEnd"/>
      <w:r w:rsidRPr="000B533E">
        <w:rPr>
          <w:szCs w:val="22"/>
        </w:rPr>
        <w:t xml:space="preserve"> (BSC) in Spain granted access to </w:t>
      </w:r>
      <w:proofErr w:type="spellStart"/>
      <w:r w:rsidRPr="000B533E">
        <w:rPr>
          <w:szCs w:val="22"/>
        </w:rPr>
        <w:t>MareNostrum</w:t>
      </w:r>
      <w:proofErr w:type="spellEnd"/>
      <w:r w:rsidRPr="000B533E">
        <w:rPr>
          <w:szCs w:val="22"/>
        </w:rPr>
        <w:t xml:space="preserve">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5C17AEE8" w:rsidR="00FE6A32" w:rsidRPr="000B533E" w:rsidRDefault="00FE6A32" w:rsidP="00FE6A32">
      <w:pPr>
        <w:pStyle w:val="ListParagraph"/>
        <w:numPr>
          <w:ilvl w:val="0"/>
          <w:numId w:val="9"/>
        </w:numPr>
        <w:spacing w:after="120"/>
        <w:jc w:val="both"/>
        <w:rPr>
          <w:szCs w:val="22"/>
        </w:rPr>
      </w:pPr>
      <w:r w:rsidRPr="000B533E">
        <w:rPr>
          <w:szCs w:val="22"/>
        </w:rPr>
        <w:t>42 hybrid nodes contain:</w:t>
      </w:r>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proofErr w:type="spellStart"/>
      <w:r w:rsidRPr="000B533E">
        <w:rPr>
          <w:szCs w:val="22"/>
        </w:rPr>
        <w:t>Infiniband</w:t>
      </w:r>
      <w:proofErr w:type="spellEnd"/>
      <w:r w:rsidRPr="000B533E">
        <w:rPr>
          <w:szCs w:val="22"/>
        </w:rPr>
        <w:t xml:space="preserve"> </w:t>
      </w:r>
      <w:proofErr w:type="spellStart"/>
      <w:r w:rsidRPr="000B533E">
        <w:rPr>
          <w:szCs w:val="22"/>
        </w:rPr>
        <w:t>Mellanox</w:t>
      </w:r>
      <w:proofErr w:type="spellEnd"/>
      <w:r w:rsidRPr="000B533E">
        <w:rPr>
          <w:szCs w:val="22"/>
        </w:rPr>
        <w:t xml:space="preserve">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89" w:name="_Toc477155379"/>
      <w:r w:rsidRPr="000B533E">
        <w:t>P100 cluster</w:t>
      </w:r>
      <w:bookmarkEnd w:id="89"/>
    </w:p>
    <w:p w14:paraId="48BC061C" w14:textId="1C216AD0" w:rsidR="00007913" w:rsidRPr="000B533E" w:rsidRDefault="00F95C43" w:rsidP="00007913">
      <w:pPr>
        <w:spacing w:after="120"/>
        <w:jc w:val="both"/>
        <w:rPr>
          <w:szCs w:val="22"/>
        </w:rPr>
      </w:pPr>
      <w:r w:rsidRPr="000B533E">
        <w:rPr>
          <w:szCs w:val="22"/>
        </w:rPr>
        <w:t xml:space="preserve">GENCI granted access to the </w:t>
      </w:r>
      <w:proofErr w:type="spellStart"/>
      <w:r w:rsidRPr="000B533E">
        <w:rPr>
          <w:szCs w:val="22"/>
        </w:rPr>
        <w:t>Ouessant</w:t>
      </w:r>
      <w:proofErr w:type="spellEnd"/>
      <w:r w:rsidRPr="000B533E">
        <w:rPr>
          <w:szCs w:val="22"/>
        </w:rPr>
        <w:t xml:space="preserve">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 xml:space="preserve">4 </w:t>
      </w:r>
      <w:proofErr w:type="spellStart"/>
      <w:r w:rsidRPr="000B533E">
        <w:t>NVLink</w:t>
      </w:r>
      <w:proofErr w:type="spellEnd"/>
      <w:r w:rsidRPr="000B533E">
        <w:t xml:space="preserve"> interconnects (40GB/s of bi-directional bandwidth per interconnect); each GPU card is connected to a CPU with 2 </w:t>
      </w:r>
      <w:proofErr w:type="spellStart"/>
      <w:r w:rsidRPr="000B533E">
        <w:t>NVLink</w:t>
      </w:r>
      <w:proofErr w:type="spellEnd"/>
      <w:r w:rsidRPr="000B533E">
        <w:t xml:space="preserve">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 xml:space="preserve">A </w:t>
      </w:r>
      <w:proofErr w:type="spellStart"/>
      <w:r w:rsidRPr="000B533E">
        <w:t>Mellanox</w:t>
      </w:r>
      <w:proofErr w:type="spellEnd"/>
      <w:r w:rsidRPr="000B533E">
        <w:t xml:space="preserve">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0" w:name="_Toc477155380"/>
      <w:r w:rsidRPr="000B533E">
        <w:t>Xeon Phi 7250 cluster</w:t>
      </w:r>
      <w:bookmarkEnd w:id="90"/>
    </w:p>
    <w:p w14:paraId="70A9E60F" w14:textId="7070F4B6" w:rsidR="00E6481C" w:rsidRPr="000B533E" w:rsidRDefault="00E6481C" w:rsidP="00E6481C">
      <w:pPr>
        <w:spacing w:after="120"/>
        <w:jc w:val="both"/>
        <w:rPr>
          <w:szCs w:val="22"/>
        </w:rPr>
      </w:pPr>
      <w:r w:rsidRPr="000B533E">
        <w:rPr>
          <w:szCs w:val="22"/>
        </w:rPr>
        <w:t xml:space="preserve">GENCI also granted access to the </w:t>
      </w:r>
      <w:proofErr w:type="spellStart"/>
      <w:r w:rsidRPr="000B533E">
        <w:rPr>
          <w:szCs w:val="22"/>
        </w:rPr>
        <w:t>Frioul</w:t>
      </w:r>
      <w:proofErr w:type="spellEnd"/>
      <w:r w:rsidRPr="000B533E">
        <w:rPr>
          <w:szCs w:val="22"/>
        </w:rPr>
        <w:t xml:space="preserve">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1" w:name="_Toc477155381"/>
      <w:r w:rsidRPr="000B533E">
        <w:t>Benchmark suite description</w:t>
      </w:r>
      <w:bookmarkEnd w:id="91"/>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2" w:author="Filip Stanek" w:date="2017-03-14T15:12:00Z">
        <w:r w:rsidR="00F14728">
          <w:t xml:space="preserve">the </w:t>
        </w:r>
      </w:ins>
      <w:r w:rsidRPr="000B533E">
        <w:t xml:space="preserve">codes presented in this suite are included in the </w:t>
      </w:r>
      <w:commentRangeStart w:id="93"/>
      <w:r w:rsidRPr="000B533E">
        <w:t>later</w:t>
      </w:r>
      <w:commentRangeEnd w:id="93"/>
      <w:r w:rsidR="00F14728">
        <w:rPr>
          <w:rStyle w:val="CommentReference"/>
        </w:rPr>
        <w:commentReference w:id="93"/>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4" w:name="_Toc477155382"/>
      <w:proofErr w:type="spellStart"/>
      <w:r w:rsidRPr="000B533E">
        <w:t>Alya</w:t>
      </w:r>
      <w:bookmarkEnd w:id="94"/>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w:t>
      </w:r>
      <w:r w:rsidRPr="000B533E">
        <w:lastRenderedPageBreak/>
        <w:t xml:space="preserve">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A93BA27" w:rsidR="00E94772" w:rsidRPr="000B533E" w:rsidRDefault="00E94772" w:rsidP="00831578">
      <w:pPr>
        <w:pStyle w:val="Heading4"/>
      </w:pPr>
      <w:bookmarkStart w:id="95" w:name="_Toc477155383"/>
      <w:r w:rsidRPr="000B533E">
        <w:t>C</w:t>
      </w:r>
      <w:r w:rsidR="00831578" w:rsidRPr="000B533E">
        <w:t xml:space="preserve">ode </w:t>
      </w:r>
      <w:bookmarkEnd w:id="95"/>
      <w:r w:rsidR="00A73FBF" w:rsidRPr="000B533E">
        <w:t>description</w:t>
      </w:r>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6E5CA970"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w:t>
      </w:r>
      <w:r w:rsidR="009E1DDD">
        <w:t xml:space="preserve">depending on whether </w:t>
      </w:r>
      <w:r w:rsidRPr="000B533E">
        <w:t>the momentum preserving or the continuity preserving algorithm is selected.</w:t>
      </w:r>
    </w:p>
    <w:p w14:paraId="1C4BB3A1" w14:textId="73DD15D6" w:rsidR="00E94772" w:rsidRPr="000B533E" w:rsidRDefault="00831578" w:rsidP="00831578">
      <w:pPr>
        <w:pStyle w:val="Heading4"/>
      </w:pPr>
      <w:bookmarkStart w:id="96" w:name="_Toc477155384"/>
      <w:r w:rsidRPr="000B533E">
        <w:t xml:space="preserve">Test cases </w:t>
      </w:r>
      <w:bookmarkEnd w:id="96"/>
      <w:r w:rsidR="00A73FBF" w:rsidRPr="000B533E">
        <w:t>description</w:t>
      </w:r>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7" w:name="_Toc477155385"/>
      <w:r w:rsidRPr="000B533E">
        <w:t xml:space="preserve">Code </w:t>
      </w:r>
      <w:proofErr w:type="spellStart"/>
      <w:r w:rsidRPr="000B533E">
        <w:t>Saturne</w:t>
      </w:r>
      <w:bookmarkEnd w:id="97"/>
      <w:proofErr w:type="spellEnd"/>
    </w:p>
    <w:p w14:paraId="69BF1DA5" w14:textId="65BF9EC7"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 xml:space="preserve">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033B2AB6" w:rsidR="00E94772" w:rsidRPr="000B533E" w:rsidRDefault="00CC4125" w:rsidP="00CC4125">
      <w:pPr>
        <w:pStyle w:val="Heading4"/>
      </w:pPr>
      <w:bookmarkStart w:id="98" w:name="_Toc477155386"/>
      <w:r w:rsidRPr="000B533E">
        <w:t xml:space="preserve">Code </w:t>
      </w:r>
      <w:bookmarkEnd w:id="98"/>
      <w:r w:rsidR="00C5687B" w:rsidRPr="000B533E">
        <w:t>description</w:t>
      </w:r>
    </w:p>
    <w:p w14:paraId="7066F570" w14:textId="32F24C19"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libraries,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3C7EB314" w:rsidR="00E94772" w:rsidRPr="000B533E" w:rsidRDefault="00CC4125" w:rsidP="00CC4125">
      <w:pPr>
        <w:pStyle w:val="Heading4"/>
      </w:pPr>
      <w:bookmarkStart w:id="99" w:name="_Toc477155387"/>
      <w:r w:rsidRPr="000B533E">
        <w:t xml:space="preserve">Test cases </w:t>
      </w:r>
      <w:bookmarkEnd w:id="99"/>
      <w:r w:rsidR="00C5687B" w:rsidRPr="000B533E">
        <w:t>description</w:t>
      </w:r>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00"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1" w:name="_Toc477155388"/>
      <w:r w:rsidRPr="000B533E">
        <w:t>CP2K</w:t>
      </w:r>
      <w:bookmarkEnd w:id="101"/>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r w:rsidR="00652FB7">
        <w:t>l</w:t>
      </w:r>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5700608" w:rsidR="00E94772" w:rsidRPr="000B533E" w:rsidRDefault="00CC4125" w:rsidP="00CC4125">
      <w:pPr>
        <w:pStyle w:val="Heading4"/>
      </w:pPr>
      <w:bookmarkStart w:id="102" w:name="_Toc477155389"/>
      <w:r w:rsidRPr="000B533E">
        <w:lastRenderedPageBreak/>
        <w:t xml:space="preserve">Code </w:t>
      </w:r>
      <w:bookmarkEnd w:id="102"/>
      <w:r w:rsidR="00C5687B" w:rsidRPr="000B533E">
        <w:t>description</w:t>
      </w:r>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GPGPUs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5A417FB" w:rsidR="00E94772" w:rsidRPr="000B533E" w:rsidRDefault="00CC4125" w:rsidP="00CC4125">
      <w:pPr>
        <w:pStyle w:val="Heading4"/>
      </w:pPr>
      <w:bookmarkStart w:id="103" w:name="_Toc477155390"/>
      <w:r w:rsidRPr="000B533E">
        <w:t xml:space="preserve">Test cases </w:t>
      </w:r>
      <w:bookmarkEnd w:id="103"/>
      <w:r w:rsidR="00C5687B" w:rsidRPr="000B533E">
        <w:t>description</w:t>
      </w:r>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0D93E55E"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ins w:id="104"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25E6929A"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05" w:author="Filip Stanek" w:date="2017-03-14T15:43:00Z">
        <w:r w:rsidR="00652FB7">
          <w:t>-</w:t>
        </w:r>
      </w:ins>
      <w:r w:rsidRPr="000B533E">
        <w:t xml:space="preserve">off.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w:t>
      </w:r>
      <w:r w:rsidR="00652FB7">
        <w:t>s</w:t>
      </w:r>
      <w:r w:rsidRPr="000B533E">
        <w:t xml:space="preserve"> </w:t>
      </w:r>
      <w:r w:rsidR="00652FB7">
        <w:t>are</w:t>
      </w:r>
      <w:r w:rsidRPr="000B533E">
        <w:t xml:space="preserve">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6" w:name="_Toc477155391"/>
      <w:r w:rsidRPr="000B533E">
        <w:t>GPAW</w:t>
      </w:r>
      <w:bookmarkEnd w:id="106"/>
    </w:p>
    <w:p w14:paraId="29CCB453" w14:textId="28EA3302" w:rsidR="00D65D7B" w:rsidRPr="000B533E" w:rsidRDefault="00D65D7B" w:rsidP="00831578">
      <w:pPr>
        <w:pStyle w:val="NormalPRACE"/>
      </w:pPr>
      <w:r w:rsidRPr="000B533E">
        <w:t>GPAW is a density-functional theory (DFT) program for ab</w:t>
      </w:r>
      <w:r w:rsidR="00086B06">
        <w:t>-</w:t>
      </w:r>
      <w:r w:rsidRPr="000B533E">
        <w:t xml:space="preserve">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3BB3A82C" w:rsidR="00E94772" w:rsidRPr="000B533E" w:rsidRDefault="00011CC2" w:rsidP="00011CC2">
      <w:pPr>
        <w:pStyle w:val="Heading4"/>
      </w:pPr>
      <w:bookmarkStart w:id="107" w:name="_Toc477155392"/>
      <w:r w:rsidRPr="000B533E">
        <w:t xml:space="preserve">Code </w:t>
      </w:r>
      <w:bookmarkEnd w:id="107"/>
      <w:r w:rsidR="00AA14E0" w:rsidRPr="000B533E">
        <w:t>description</w:t>
      </w:r>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Pr="000B533E">
        <w:lastRenderedPageBreak/>
        <w:t xml:space="preserve">GPGPUs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76476EA8" w:rsidR="00E94772" w:rsidRPr="000B533E" w:rsidRDefault="00011CC2" w:rsidP="00011CC2">
      <w:pPr>
        <w:pStyle w:val="Heading4"/>
      </w:pPr>
      <w:bookmarkStart w:id="108" w:name="_Toc477155393"/>
      <w:r w:rsidRPr="000B533E">
        <w:t xml:space="preserve">Test cases </w:t>
      </w:r>
      <w:bookmarkEnd w:id="108"/>
      <w:r w:rsidR="00AA14E0" w:rsidRPr="000B533E">
        <w:t>description</w:t>
      </w:r>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default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9" w:name="_Toc477155394"/>
      <w:r w:rsidRPr="000B533E">
        <w:t>GROMACS</w:t>
      </w:r>
      <w:bookmarkEnd w:id="109"/>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16DABB7"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for </w:t>
      </w:r>
      <w:proofErr w:type="gramStart"/>
      <w:r w:rsidRPr="000B533E">
        <w:t>instance</w:t>
      </w:r>
      <w:proofErr w:type="gramEnd"/>
      <w:r w:rsidRPr="000B533E">
        <w:t xml:space="preserve"> the calculation of the virial </w:t>
      </w:r>
      <w:r w:rsidR="009E1DDD">
        <w:t xml:space="preserve">has </w:t>
      </w:r>
      <w:proofErr w:type="spellStart"/>
      <w:r w:rsidR="009E1DDD">
        <w:t>be</w:t>
      </w:r>
      <w:r w:rsidR="00A32A55">
        <w:t xml:space="preserve"> </w:t>
      </w:r>
      <w:r w:rsidR="009E1DDD">
        <w:t>en</w:t>
      </w:r>
      <w:proofErr w:type="spellEnd"/>
      <w:r w:rsidR="009E1DDD">
        <w:t xml:space="preserve"> extracted </w:t>
      </w:r>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w:t>
      </w:r>
      <w:commentRangeStart w:id="110"/>
      <w:r w:rsidRPr="000B533E">
        <w:t>in January 2013</w:t>
      </w:r>
      <w:commentRangeEnd w:id="110"/>
      <w:r w:rsidR="00164E64">
        <w:rPr>
          <w:rStyle w:val="CommentReference"/>
        </w:rPr>
        <w:commentReference w:id="110"/>
      </w:r>
      <w:r w:rsidRPr="000B533E">
        <w:t>.</w:t>
      </w:r>
    </w:p>
    <w:p w14:paraId="01AE5DEC" w14:textId="317AA850" w:rsidR="00E94772" w:rsidRPr="000B533E" w:rsidRDefault="00011CC2" w:rsidP="00011CC2">
      <w:pPr>
        <w:pStyle w:val="Heading4"/>
      </w:pPr>
      <w:bookmarkStart w:id="111" w:name="_Toc477155395"/>
      <w:r w:rsidRPr="000B533E">
        <w:t xml:space="preserve">Code </w:t>
      </w:r>
      <w:bookmarkEnd w:id="111"/>
      <w:r w:rsidR="00AA14E0" w:rsidRPr="000B533E">
        <w:t>description</w:t>
      </w:r>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GPGPUs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399C927E" w:rsidR="00E94772" w:rsidRPr="000B533E" w:rsidRDefault="00E94772" w:rsidP="00831578">
      <w:pPr>
        <w:pStyle w:val="Heading4"/>
      </w:pPr>
      <w:bookmarkStart w:id="112" w:name="_Toc477155396"/>
      <w:r w:rsidRPr="000B533E">
        <w:lastRenderedPageBreak/>
        <w:t>Test c</w:t>
      </w:r>
      <w:r w:rsidR="00011CC2" w:rsidRPr="000B533E">
        <w:t xml:space="preserve">ases </w:t>
      </w:r>
      <w:bookmarkEnd w:id="112"/>
      <w:r w:rsidR="00AA14E0" w:rsidRPr="000B533E">
        <w:t>description</w:t>
      </w:r>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44E6613" w:rsidR="00E94772" w:rsidRPr="000B533E" w:rsidRDefault="00E94772" w:rsidP="00831578">
      <w:pPr>
        <w:pStyle w:val="NormalPRACE"/>
      </w:pPr>
      <w:r w:rsidRPr="000B533E">
        <w:t>This test case was used as the “Small” test case in previous 2IP and 3IP P</w:t>
      </w:r>
      <w:r w:rsidR="00891BC5">
        <w:t>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43D37B69"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r w:rsidR="00673992">
        <w:t xml:space="preserve"> </w:t>
      </w:r>
      <w:r w:rsidRPr="000B533E">
        <w:t>2IP and 3IP projects. It is reported in previous PRACE projects to scale efficiently up to 10000+ x86 cores.</w:t>
      </w:r>
    </w:p>
    <w:p w14:paraId="5DBB023B" w14:textId="607FB544" w:rsidR="00E94772" w:rsidRPr="000B533E" w:rsidRDefault="006B2E56" w:rsidP="00831578">
      <w:pPr>
        <w:pStyle w:val="Heading3"/>
      </w:pPr>
      <w:bookmarkStart w:id="113" w:name="_Toc477155397"/>
      <w:r w:rsidRPr="000B533E">
        <w:t>NAMD</w:t>
      </w:r>
      <w:bookmarkEnd w:id="113"/>
    </w:p>
    <w:p w14:paraId="53AC4A26" w14:textId="022AD6B6"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w:t>
      </w:r>
      <w:r w:rsidR="00086B06">
        <w:t>s</w:t>
      </w:r>
      <w:r w:rsidRPr="000B533E">
        <w:t xml:space="preserv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599DA374" w:rsidR="00E94772" w:rsidRPr="000B533E" w:rsidRDefault="006D0AE9" w:rsidP="006D0AE9">
      <w:pPr>
        <w:pStyle w:val="Heading4"/>
      </w:pPr>
      <w:bookmarkStart w:id="114" w:name="_Toc477155398"/>
      <w:r w:rsidRPr="000B533E">
        <w:t xml:space="preserve">Code </w:t>
      </w:r>
      <w:bookmarkEnd w:id="114"/>
      <w:r w:rsidR="00AA14E0" w:rsidRPr="000B533E">
        <w:t>description</w:t>
      </w:r>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0F946D23" w:rsidR="00E94772" w:rsidRPr="000B533E" w:rsidRDefault="005B4BF3" w:rsidP="005B4BF3">
      <w:pPr>
        <w:pStyle w:val="Heading4"/>
      </w:pPr>
      <w:bookmarkStart w:id="115" w:name="_Toc477155399"/>
      <w:r w:rsidRPr="000B533E">
        <w:t xml:space="preserve">Test cases </w:t>
      </w:r>
      <w:bookmarkEnd w:id="115"/>
      <w:r w:rsidR="00AA14E0" w:rsidRPr="000B533E">
        <w:t>description</w:t>
      </w:r>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r w:rsidR="009E1DDD">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16" w:name="_Toc477155400"/>
      <w:r w:rsidRPr="000B533E">
        <w:t>PFARM</w:t>
      </w:r>
      <w:bookmarkEnd w:id="116"/>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6D5FD80C" w:rsidR="00E94772" w:rsidRPr="000B533E" w:rsidRDefault="00885839" w:rsidP="00885839">
      <w:pPr>
        <w:pStyle w:val="Heading4"/>
      </w:pPr>
      <w:bookmarkStart w:id="117" w:name="_Toc477155401"/>
      <w:r w:rsidRPr="000B533E">
        <w:t xml:space="preserve">Code </w:t>
      </w:r>
      <w:bookmarkEnd w:id="117"/>
      <w:r w:rsidR="00086B06" w:rsidRPr="000B533E">
        <w:t>description</w:t>
      </w:r>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3D96CD43"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GPGPU accelerators. EXDIG uses combined MPI and </w:t>
      </w:r>
      <w:proofErr w:type="spellStart"/>
      <w:r w:rsidRPr="000B533E">
        <w:t>OpenMP</w:t>
      </w:r>
      <w:proofErr w:type="spellEnd"/>
      <w:r w:rsidRPr="000B533E">
        <w:t xml:space="preserve"> to distribute the scattering energy calculations on CPUs efficiently both across and within Intel Xeon </w:t>
      </w:r>
      <w:proofErr w:type="spellStart"/>
      <w:r w:rsidRPr="000B533E">
        <w:t>Phi</w:t>
      </w:r>
      <w:r w:rsidR="00086B06">
        <w:t>co</w:t>
      </w:r>
      <w:proofErr w:type="spellEnd"/>
      <w:r w:rsidR="00086B06">
        <w:t>-processors</w:t>
      </w:r>
      <w:r w:rsidRPr="000B533E">
        <w:t>.</w:t>
      </w:r>
    </w:p>
    <w:p w14:paraId="43F0F790" w14:textId="5D4D62DF" w:rsidR="00E94772" w:rsidRPr="000B533E" w:rsidRDefault="00885839" w:rsidP="00885839">
      <w:pPr>
        <w:pStyle w:val="Heading4"/>
      </w:pPr>
      <w:bookmarkStart w:id="118" w:name="_Toc477155402"/>
      <w:r w:rsidRPr="000B533E">
        <w:t xml:space="preserve">Test cases </w:t>
      </w:r>
      <w:bookmarkEnd w:id="118"/>
      <w:r w:rsidR="00086B06" w:rsidRPr="000B533E">
        <w:t>description</w:t>
      </w:r>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lastRenderedPageBreak/>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9" w:name="_Toc477155403"/>
      <w:r w:rsidRPr="000B533E">
        <w:t>QCD</w:t>
      </w:r>
      <w:bookmarkEnd w:id="119"/>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7CD6F58D" w:rsidR="00E94772" w:rsidRPr="000B533E" w:rsidRDefault="00885839" w:rsidP="00885839">
      <w:pPr>
        <w:pStyle w:val="Heading4"/>
      </w:pPr>
      <w:bookmarkStart w:id="120" w:name="_Toc477155404"/>
      <w:r w:rsidRPr="000B533E">
        <w:t xml:space="preserve">Code </w:t>
      </w:r>
      <w:bookmarkEnd w:id="120"/>
      <w:r w:rsidR="00E71CEF" w:rsidRPr="000B533E">
        <w:t>description</w:t>
      </w:r>
    </w:p>
    <w:p w14:paraId="2BE73A09" w14:textId="62FC09F4" w:rsidR="006836FD" w:rsidRPr="000B533E" w:rsidRDefault="006836FD" w:rsidP="006836FD">
      <w:pPr>
        <w:pStyle w:val="NormalPRACE"/>
      </w:pPr>
      <w:r w:rsidRPr="000B533E">
        <w:t>The QCD benchmark benefits of two different implementation</w:t>
      </w:r>
      <w:r w:rsidR="00E71CEF">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B0568FF"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 [http://ccpforge.cse.rl.ac.uk/svn/ludwig/trunk/targetDP/README], 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w:t>
      </w:r>
      <w:r w:rsidR="009E1DDD">
        <w:t>IDIA</w:t>
      </w:r>
      <w:r w:rsidRPr="000B533E">
        <w:t xml:space="preserve"> CUDA (for execution on GPUs)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21" w:author="Thomas Eickermann" w:date="2017-03-15T13:35:00Z">
        <w:r w:rsidR="009E1DDD">
          <w:t>d</w:t>
        </w:r>
      </w:ins>
      <w:r w:rsidRPr="000B533E">
        <w:t xml:space="preserve"> for running on NVIDIA GPUs (https://lattice.github.io/quda/). The library </w:t>
      </w:r>
      <w:proofErr w:type="spellStart"/>
      <w:r w:rsidRPr="000B533E">
        <w:t>QPhix</w:t>
      </w:r>
      <w:proofErr w:type="spellEnd"/>
      <w:r w:rsidRPr="000B533E">
        <w:t xml:space="preserve"> consists of routines which are optimize</w:t>
      </w:r>
      <w:r w:rsidR="009E1DDD">
        <w:t>d</w:t>
      </w:r>
      <w:r w:rsidRPr="000B533E">
        <w:t xml:space="preserve"> for various of INTEL INTRINSICS, which contains optimized routines for KNC and KNL's (http://jeffersonlab.github.io/qphix/).</w:t>
      </w:r>
    </w:p>
    <w:p w14:paraId="32F8F1D9" w14:textId="101E23E3" w:rsidR="006836FD" w:rsidRPr="000B533E" w:rsidRDefault="006836FD" w:rsidP="006836FD">
      <w:pPr>
        <w:pStyle w:val="NormalPRACE"/>
      </w:pPr>
      <w:r w:rsidRPr="000B533E">
        <w:t>The benchmark code is us</w:t>
      </w:r>
      <w:r w:rsidR="002D17D7">
        <w:t>ing</w:t>
      </w:r>
      <w:r w:rsidRPr="000B533E">
        <w:t xml:space="preserve"> the provided Conjugated Gradient benchmark functions of the libraries.</w:t>
      </w:r>
    </w:p>
    <w:p w14:paraId="31910D19" w14:textId="6F537635" w:rsidR="00E94772" w:rsidRPr="000B533E" w:rsidRDefault="00885839" w:rsidP="00885839">
      <w:pPr>
        <w:pStyle w:val="Heading4"/>
      </w:pPr>
      <w:bookmarkStart w:id="122" w:name="_Toc477155405"/>
      <w:r w:rsidRPr="000B533E">
        <w:t xml:space="preserve">Test cases </w:t>
      </w:r>
      <w:bookmarkEnd w:id="122"/>
      <w:r w:rsidR="00AA57DD" w:rsidRPr="000B533E">
        <w:t>description</w:t>
      </w:r>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69028B">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3" w:name="_Toc477155406"/>
      <w:r w:rsidRPr="000B533E">
        <w:t>Quantum Espresso</w:t>
      </w:r>
      <w:bookmarkEnd w:id="123"/>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2D6806">
        <w:rPr>
          <w:i/>
        </w:rPr>
        <w:t>opEn</w:t>
      </w:r>
      <w:proofErr w:type="spellEnd"/>
      <w:r w:rsidRPr="002D6806">
        <w:rPr>
          <w:i/>
        </w:rPr>
        <w:t xml:space="preserve"> Source Package for Research in Electronic Structure, Simulation, and Optimisation</w:t>
      </w:r>
      <w:r w:rsidRPr="000B533E">
        <w:t xml:space="preserve">.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6C718D67" w:rsidR="00E94772" w:rsidRPr="000B533E" w:rsidRDefault="00E6146F" w:rsidP="00831578">
      <w:pPr>
        <w:pStyle w:val="Heading4"/>
      </w:pPr>
      <w:bookmarkStart w:id="124" w:name="_Toc477155407"/>
      <w:r w:rsidRPr="000B533E">
        <w:t xml:space="preserve">Code </w:t>
      </w:r>
      <w:bookmarkEnd w:id="124"/>
      <w:r w:rsidR="003E1680" w:rsidRPr="000B533E">
        <w:t>description</w:t>
      </w:r>
    </w:p>
    <w:p w14:paraId="25F6F82D" w14:textId="524DE8C1"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r w:rsidR="001A6369">
        <w:t>IDIA</w:t>
      </w:r>
      <w:r w:rsidRPr="000B533E">
        <w:t xml:space="preserve"> support in providing hardware and expertise in GPU 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 xml:space="preserve">-solvers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w:t>
      </w:r>
      <w:r w:rsidR="009E1DDD">
        <w:t>s</w:t>
      </w:r>
      <w:r w:rsidRPr="000B533E">
        <w:t xml:space="preserve"> excellent scalability beyond hundreds of MPI ranks.</w:t>
      </w:r>
    </w:p>
    <w:p w14:paraId="68FBE117" w14:textId="77617354" w:rsidR="00E94772" w:rsidRPr="000B533E" w:rsidRDefault="00E94772" w:rsidP="00831578">
      <w:pPr>
        <w:pStyle w:val="NormalPRACE"/>
      </w:pPr>
      <w:r w:rsidRPr="000B533E">
        <w:t>A version for Intel Xeon P</w:t>
      </w:r>
      <w:r w:rsidR="001A6369">
        <w:t>hi</w:t>
      </w:r>
      <w:r w:rsidRPr="000B533E">
        <w:t xml:space="preserve"> (MIC) accelerators is not currently available.</w:t>
      </w:r>
    </w:p>
    <w:p w14:paraId="73A5008B" w14:textId="7092565F" w:rsidR="00E94772" w:rsidRPr="000B533E" w:rsidRDefault="00A55C01" w:rsidP="00831578">
      <w:pPr>
        <w:pStyle w:val="Heading4"/>
      </w:pPr>
      <w:bookmarkStart w:id="125" w:name="_Toc477155408"/>
      <w:r w:rsidRPr="000B533E">
        <w:t xml:space="preserve">Test cases </w:t>
      </w:r>
      <w:bookmarkEnd w:id="125"/>
      <w:r w:rsidR="00A30C9C" w:rsidRPr="000B533E">
        <w:t>description</w:t>
      </w:r>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0C03BA3D"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GPUs (NV</w:t>
      </w:r>
      <w:r w:rsidR="00306862">
        <w:t>IDIA</w:t>
      </w:r>
      <w:r w:rsidRPr="000B533E">
        <w:t xml:space="preserve"> K20s</w:t>
      </w:r>
      <w:r w:rsidR="00306862">
        <w:t>,</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12A4B28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w:t>
      </w:r>
      <w:r w:rsidR="00306862">
        <w:t>,</w:t>
      </w:r>
      <w:r w:rsidRPr="000B533E">
        <w:t xml:space="preserve"> parallel scalability up to several hundred, perhaps a 1000 nodes is expected, with accelerated speed-ups likely to be of 2-3</w:t>
      </w:r>
      <w:r w:rsidR="00306862">
        <w:t>x</w:t>
      </w:r>
      <w:r w:rsidRPr="000B533E">
        <w:t>.</w:t>
      </w:r>
    </w:p>
    <w:p w14:paraId="7AA321B2" w14:textId="53614AE4" w:rsidR="00E94772" w:rsidRPr="000B533E" w:rsidRDefault="004D0F01" w:rsidP="004D0F01">
      <w:pPr>
        <w:pStyle w:val="Heading3"/>
      </w:pPr>
      <w:bookmarkStart w:id="126" w:name="_Toc477155409"/>
      <w:r w:rsidRPr="000B533E">
        <w:t xml:space="preserve">Synthetic benchmarks </w:t>
      </w:r>
      <w:r w:rsidR="009E1DDD">
        <w:t xml:space="preserve">– </w:t>
      </w:r>
      <w:r w:rsidRPr="000B533E">
        <w:t>SHOC</w:t>
      </w:r>
      <w:bookmarkEnd w:id="126"/>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4EE4E97F" w:rsidR="00E94772" w:rsidRPr="000B533E" w:rsidRDefault="00E94772" w:rsidP="00831578">
      <w:pPr>
        <w:pStyle w:val="NormalPRACE"/>
      </w:pPr>
      <w:r w:rsidRPr="000B533E">
        <w:t xml:space="preserve">The SHOC benchmark suite currently contains benchmark programs </w:t>
      </w:r>
      <w:proofErr w:type="gramStart"/>
      <w:r w:rsidRPr="000B533E">
        <w:t xml:space="preserve">categorised </w:t>
      </w:r>
      <w:r w:rsidR="00D5361E">
        <w:t xml:space="preserve"> by</w:t>
      </w:r>
      <w:proofErr w:type="gramEnd"/>
      <w:r w:rsidR="00D5361E">
        <w:t xml:space="preserve">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3EDE94C3" w:rsidR="00E94772" w:rsidRPr="000B533E" w:rsidRDefault="004D0F01" w:rsidP="00831578">
      <w:pPr>
        <w:pStyle w:val="Heading4"/>
      </w:pPr>
      <w:bookmarkStart w:id="127" w:name="_Toc477155410"/>
      <w:r w:rsidRPr="000B533E">
        <w:t xml:space="preserve">Code </w:t>
      </w:r>
      <w:bookmarkEnd w:id="127"/>
      <w:r w:rsidR="00D5361E" w:rsidRPr="000B533E">
        <w:t>description</w:t>
      </w:r>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128" w:author="Thomas Eickermann" w:date="2017-03-15T13:36:00Z">
        <w:r w:rsidR="009E1DDD">
          <w:t>s</w:t>
        </w:r>
      </w:ins>
      <w:r w:rsidRPr="000B533E">
        <w:t>.</w:t>
      </w:r>
    </w:p>
    <w:p w14:paraId="24697B87" w14:textId="78C62529" w:rsidR="00E94772" w:rsidRPr="000B533E" w:rsidRDefault="00E94772" w:rsidP="00831578">
      <w:pPr>
        <w:pStyle w:val="NormalPRACE"/>
      </w:pPr>
      <w:r w:rsidRPr="000B533E">
        <w:t>Offloading for accelerators is implemented through CUDA and OpenC</w:t>
      </w:r>
      <w:r w:rsidR="009E1DDD">
        <w:t>L</w:t>
      </w:r>
      <w:r w:rsidRPr="000B533E">
        <w:t xml:space="preserve"> for GPGPUs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9" w:name="_Toc477155411"/>
      <w:r w:rsidRPr="000B533E">
        <w:lastRenderedPageBreak/>
        <w:t xml:space="preserve">Test cases </w:t>
      </w:r>
      <w:r w:rsidR="002C231C" w:rsidRPr="000B533E">
        <w:t>description</w:t>
      </w:r>
      <w:bookmarkEnd w:id="129"/>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GPUs (e.g.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30" w:name="_Toc477155412"/>
      <w:r w:rsidRPr="000B533E">
        <w:t>SPECFEM3D</w:t>
      </w:r>
      <w:bookmarkEnd w:id="130"/>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042F782"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w:t>
      </w:r>
      <w:r w:rsidR="0061623C">
        <w: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0B4B084" w:rsidR="00E94772" w:rsidRPr="000B533E" w:rsidRDefault="00C300CC" w:rsidP="00C300CC">
      <w:pPr>
        <w:pStyle w:val="Heading4"/>
      </w:pPr>
      <w:bookmarkStart w:id="131" w:name="_Toc477155413"/>
      <w:r w:rsidRPr="000B533E">
        <w:t xml:space="preserve">Test cases </w:t>
      </w:r>
      <w:r w:rsidR="00955D4E">
        <w:t>description</w:t>
      </w:r>
      <w:bookmarkEnd w:id="131"/>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r w:rsidRPr="00B15119">
        <w:rPr>
          <w:szCs w:val="22"/>
        </w:rPr>
        <w:t>NCHUNCK=6 NPROC=2 NEX=80 RECORD_LENGHT=2.0.</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132" w:name="_Toc477155414"/>
      <w:commentRangeStart w:id="133"/>
      <w:commentRangeStart w:id="134"/>
      <w:r w:rsidRPr="000B533E">
        <w:t>Applications performance</w:t>
      </w:r>
      <w:r w:rsidR="007836B8" w:rsidRPr="000B533E">
        <w:t>s</w:t>
      </w:r>
      <w:bookmarkEnd w:id="132"/>
      <w:commentRangeEnd w:id="133"/>
      <w:r w:rsidR="00BC5923">
        <w:rPr>
          <w:rStyle w:val="CommentReference"/>
          <w:rFonts w:ascii="Times New Roman" w:hAnsi="Times New Roman" w:cs="Times New Roman"/>
          <w:b w:val="0"/>
          <w:bCs w:val="0"/>
          <w:lang w:eastAsia="de-DE"/>
        </w:rPr>
        <w:commentReference w:id="133"/>
      </w:r>
      <w:commentRangeEnd w:id="134"/>
      <w:r w:rsidR="009E1DDD">
        <w:rPr>
          <w:rStyle w:val="CommentReference"/>
          <w:rFonts w:ascii="Times New Roman" w:hAnsi="Times New Roman" w:cs="Times New Roman"/>
          <w:b w:val="0"/>
          <w:bCs w:val="0"/>
          <w:lang w:eastAsia="de-DE"/>
        </w:rPr>
        <w:commentReference w:id="134"/>
      </w:r>
    </w:p>
    <w:p w14:paraId="1590B151" w14:textId="7543EAC5" w:rsidR="00821798" w:rsidRPr="000B533E" w:rsidRDefault="007836B8" w:rsidP="00890B0F">
      <w:pPr>
        <w:pStyle w:val="NormalPRACE"/>
      </w:pPr>
      <w:r w:rsidRPr="000B533E">
        <w:t>This section present</w:t>
      </w:r>
      <w:r w:rsidR="009E1DDD">
        <w:t>s</w:t>
      </w:r>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35" w:name="_Toc477155415"/>
      <w:r w:rsidRPr="000B533E">
        <w:t>ALYA</w:t>
      </w:r>
      <w:bookmarkEnd w:id="135"/>
    </w:p>
    <w:p w14:paraId="3452C907" w14:textId="77777777" w:rsidR="00960037" w:rsidRDefault="00B846CB" w:rsidP="00960037">
      <w:pPr>
        <w:pStyle w:val="NormalPRACE"/>
        <w:keepNext/>
      </w:pPr>
      <w:commentRangeStart w:id="136"/>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36"/>
      <w:r w:rsidR="004D755E">
        <w:rPr>
          <w:rStyle w:val="CommentReference"/>
        </w:rPr>
        <w:commentReference w:id="136"/>
      </w:r>
    </w:p>
    <w:p w14:paraId="09CD7443" w14:textId="51ECDAA2" w:rsidR="00B846CB" w:rsidRPr="000B533E" w:rsidRDefault="00960037" w:rsidP="00014E46">
      <w:pPr>
        <w:pStyle w:val="Caption"/>
        <w:jc w:val="left"/>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Change w:id="137" w:author="Mister Fruits" w:date="2017-03-16T11:24:00Z">
          <w:pPr>
            <w:pStyle w:val="Caption"/>
          </w:pPr>
        </w:pPrChange>
      </w:pPr>
      <w:bookmarkStart w:id="138"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38"/>
    </w:p>
    <w:p w14:paraId="7BC2BFE8" w14:textId="190FAF86" w:rsidR="00116E7C" w:rsidRPr="000B533E" w:rsidRDefault="00116E7C" w:rsidP="00116E7C">
      <w:pPr>
        <w:pStyle w:val="NormalPRACE"/>
      </w:pPr>
    </w:p>
    <w:p w14:paraId="31DBAC5B" w14:textId="1FEA0D2B" w:rsidR="00116E7C" w:rsidRPr="000B533E" w:rsidRDefault="00116E7C" w:rsidP="00116E7C">
      <w:pPr>
        <w:pStyle w:val="Heading3"/>
      </w:pPr>
      <w:bookmarkStart w:id="139" w:name="_Toc477155416"/>
      <w:commentRangeStart w:id="140"/>
      <w:r w:rsidRPr="000B533E">
        <w:t>Code</w:t>
      </w:r>
      <w:ins w:id="141" w:author="Filip Stanek" w:date="2017-03-14T16:55:00Z">
        <w:r w:rsidR="00620B5A">
          <w:t xml:space="preserve"> </w:t>
        </w:r>
      </w:ins>
      <w:del w:id="142" w:author="Filip Stanek" w:date="2017-03-14T16:55:00Z">
        <w:r w:rsidRPr="000B533E" w:rsidDel="00620B5A">
          <w:delText>_</w:delText>
        </w:r>
      </w:del>
      <w:proofErr w:type="spellStart"/>
      <w:r w:rsidRPr="000B533E">
        <w:t>Saturne</w:t>
      </w:r>
      <w:bookmarkEnd w:id="139"/>
      <w:commentRangeEnd w:id="140"/>
      <w:proofErr w:type="spellEnd"/>
      <w:r w:rsidR="00620B5A">
        <w:rPr>
          <w:rStyle w:val="CommentReference"/>
          <w:rFonts w:ascii="Times New Roman" w:hAnsi="Times New Roman" w:cs="Times New Roman"/>
          <w:b w:val="0"/>
          <w:bCs w:val="0"/>
          <w:lang w:eastAsia="de-DE"/>
        </w:rPr>
        <w:commentReference w:id="140"/>
      </w:r>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143"/>
      <w:r w:rsidRPr="000B533E">
        <w:rPr>
          <w:iCs/>
          <w:sz w:val="22"/>
          <w:lang w:eastAsia="es-ES"/>
        </w:rPr>
        <w:t xml:space="preserve">ARCHER KNLs </w:t>
      </w:r>
      <w:commentRangeEnd w:id="143"/>
      <w:r w:rsidR="00620B5A">
        <w:rPr>
          <w:rStyle w:val="CommentReference"/>
        </w:rPr>
        <w:commentReference w:id="143"/>
      </w:r>
      <w:r w:rsidRPr="000B533E">
        <w:rPr>
          <w:iCs/>
          <w:sz w:val="22"/>
          <w:lang w:eastAsia="es-ES"/>
        </w:rPr>
        <w:t>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7107DCF8" w:rsidR="006650D3" w:rsidRPr="000B533E" w:rsidRDefault="006650D3" w:rsidP="006650D3">
      <w:pPr>
        <w:pStyle w:val="NormalPRACE"/>
      </w:pPr>
      <w:r w:rsidRPr="000B533E">
        <w:t>Figure 1 shows that the best configuration to run Code</w:t>
      </w:r>
      <w:ins w:id="144" w:author="Filip Stanek" w:date="2017-03-14T16:55:00Z">
        <w:r w:rsidR="00620B5A">
          <w:t xml:space="preserve"> </w:t>
        </w:r>
      </w:ins>
      <w:del w:id="145" w:author="Filip Stanek" w:date="2017-03-14T16:55:00Z">
        <w:r w:rsidRPr="000B533E" w:rsidDel="00620B5A">
          <w:delText>_</w:delText>
        </w:r>
      </w:del>
      <w:proofErr w:type="spellStart"/>
      <w:r w:rsidRPr="000B533E">
        <w:t>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commentRangeStart w:id="146"/>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commentRangeEnd w:id="146"/>
      <w:r w:rsidR="00620B5A">
        <w:rPr>
          <w:rStyle w:val="CommentReference"/>
        </w:rPr>
        <w:commentReference w:id="146"/>
      </w:r>
    </w:p>
    <w:p w14:paraId="2CA14F26" w14:textId="55B518B1" w:rsidR="006650D3" w:rsidRPr="000B533E" w:rsidRDefault="006650D3" w:rsidP="006650D3">
      <w:pPr>
        <w:pStyle w:val="Caption"/>
        <w:rPr>
          <w:lang w:eastAsia="es-ES"/>
        </w:rPr>
      </w:pPr>
      <w:bookmarkStart w:id="147"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148" w:author="Filip Stanek" w:date="2017-03-14T16:55:00Z">
        <w:r w:rsidR="00620B5A">
          <w:t xml:space="preserve"> </w:t>
        </w:r>
      </w:ins>
      <w:del w:id="149" w:author="Filip Stanek" w:date="2017-03-14T16:55:00Z">
        <w:r w:rsidRPr="000B533E" w:rsidDel="00620B5A">
          <w:delText>_</w:delText>
        </w:r>
      </w:del>
      <w:proofErr w:type="spellStart"/>
      <w:r w:rsidRPr="000B533E">
        <w:t>Saturne's</w:t>
      </w:r>
      <w:proofErr w:type="spellEnd"/>
      <w:r w:rsidRPr="000B533E">
        <w:t xml:space="preserve"> performance on KNLs. AMG is used as a solver in V4.2.2.</w:t>
      </w:r>
      <w:bookmarkEnd w:id="147"/>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50" w:name="_Toc477155417"/>
      <w:commentRangeStart w:id="151"/>
      <w:r w:rsidRPr="000B533E">
        <w:t>CP2K</w:t>
      </w:r>
      <w:bookmarkEnd w:id="150"/>
      <w:commentRangeEnd w:id="151"/>
      <w:r w:rsidR="00620B5A">
        <w:rPr>
          <w:rStyle w:val="CommentReference"/>
          <w:rFonts w:ascii="Times New Roman" w:hAnsi="Times New Roman" w:cs="Times New Roman"/>
          <w:b w:val="0"/>
          <w:bCs w:val="0"/>
          <w:lang w:eastAsia="de-DE"/>
        </w:rPr>
        <w:commentReference w:id="151"/>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52" w:name="_Toc477155418"/>
      <w:r w:rsidRPr="000B533E">
        <w:lastRenderedPageBreak/>
        <w:t>GPAW</w:t>
      </w:r>
      <w:bookmarkEnd w:id="152"/>
    </w:p>
    <w:p w14:paraId="3B0F195E" w14:textId="77777777" w:rsidR="00080626" w:rsidRPr="000B533E" w:rsidRDefault="00080626" w:rsidP="00080626">
      <w:pPr>
        <w:pStyle w:val="NormalPRACE"/>
        <w:keepNext/>
      </w:pPr>
      <w:commentRangeStart w:id="153"/>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153"/>
      <w:r w:rsidR="00620B5A">
        <w:rPr>
          <w:rStyle w:val="CommentReference"/>
        </w:rPr>
        <w:commentReference w:id="153"/>
      </w:r>
    </w:p>
    <w:p w14:paraId="0422028D" w14:textId="35693F2D" w:rsidR="00116E7C" w:rsidRPr="000B533E" w:rsidRDefault="00080626" w:rsidP="00080626">
      <w:pPr>
        <w:pStyle w:val="Caption"/>
      </w:pPr>
      <w:bookmarkStart w:id="154"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54"/>
    </w:p>
    <w:p w14:paraId="2F46FE2A" w14:textId="77777777" w:rsidR="00116E7C" w:rsidRPr="000B533E" w:rsidRDefault="00116E7C" w:rsidP="00116E7C">
      <w:pPr>
        <w:pStyle w:val="Heading3"/>
      </w:pPr>
      <w:bookmarkStart w:id="155" w:name="_Toc477155419"/>
      <w:r w:rsidRPr="000B533E">
        <w:lastRenderedPageBreak/>
        <w:t>GROMACS</w:t>
      </w:r>
      <w:bookmarkEnd w:id="155"/>
    </w:p>
    <w:p w14:paraId="5BB78943" w14:textId="77777777" w:rsidR="008C5D41" w:rsidRDefault="008C5D41" w:rsidP="008C5D41">
      <w:pPr>
        <w:pStyle w:val="NormalPRACE"/>
        <w:keepNext/>
      </w:pPr>
      <w:commentRangeStart w:id="156"/>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156"/>
      <w:r w:rsidR="00BC5923">
        <w:rPr>
          <w:rStyle w:val="CommentReference"/>
        </w:rPr>
        <w:commentReference w:id="156"/>
      </w:r>
    </w:p>
    <w:p w14:paraId="27C87BBE" w14:textId="3E2BFA18" w:rsidR="00116E7C" w:rsidRPr="000B533E" w:rsidRDefault="008C5D41" w:rsidP="008C5D41">
      <w:pPr>
        <w:pStyle w:val="Caption"/>
      </w:pPr>
      <w:bookmarkStart w:id="157"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57"/>
    </w:p>
    <w:p w14:paraId="51914F5F" w14:textId="77777777" w:rsidR="00116E7C" w:rsidRPr="000B533E" w:rsidRDefault="00116E7C" w:rsidP="00116E7C">
      <w:pPr>
        <w:pStyle w:val="Heading3"/>
      </w:pPr>
      <w:bookmarkStart w:id="158" w:name="_Toc477155420"/>
      <w:r w:rsidRPr="000B533E">
        <w:lastRenderedPageBreak/>
        <w:t>NAMD</w:t>
      </w:r>
      <w:bookmarkEnd w:id="158"/>
    </w:p>
    <w:p w14:paraId="76D24D90" w14:textId="77777777" w:rsidR="0095124D" w:rsidRPr="000B533E" w:rsidRDefault="0095124D" w:rsidP="0095124D">
      <w:pPr>
        <w:pStyle w:val="NormalPRACE"/>
        <w:keepNext/>
      </w:pPr>
      <w:commentRangeStart w:id="159"/>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159"/>
      <w:r w:rsidR="00BC5923">
        <w:rPr>
          <w:rStyle w:val="CommentReference"/>
        </w:rPr>
        <w:commentReference w:id="159"/>
      </w:r>
    </w:p>
    <w:p w14:paraId="513FFB6B" w14:textId="5314A4A1" w:rsidR="00116E7C" w:rsidRPr="000B533E" w:rsidRDefault="0095124D" w:rsidP="0095124D">
      <w:pPr>
        <w:pStyle w:val="Caption"/>
      </w:pPr>
      <w:bookmarkStart w:id="160"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60"/>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161"/>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161"/>
      <w:r w:rsidR="00BC5923">
        <w:rPr>
          <w:rStyle w:val="CommentReference"/>
        </w:rPr>
        <w:commentReference w:id="161"/>
      </w:r>
    </w:p>
    <w:p w14:paraId="410E8E78" w14:textId="0846630A" w:rsidR="0095124D" w:rsidRPr="000B533E" w:rsidRDefault="007B4671" w:rsidP="007B4671">
      <w:pPr>
        <w:pStyle w:val="Caption"/>
      </w:pPr>
      <w:bookmarkStart w:id="162"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62"/>
    </w:p>
    <w:p w14:paraId="4E9EDF9B" w14:textId="77777777" w:rsidR="00116E7C" w:rsidRPr="000B533E" w:rsidRDefault="00116E7C" w:rsidP="00116E7C">
      <w:pPr>
        <w:pStyle w:val="Heading3"/>
      </w:pPr>
      <w:bookmarkStart w:id="163" w:name="_Toc477155421"/>
      <w:r w:rsidRPr="000B533E">
        <w:t>PFARM</w:t>
      </w:r>
      <w:bookmarkEnd w:id="163"/>
    </w:p>
    <w:p w14:paraId="06D73217" w14:textId="77777777" w:rsidR="00643435" w:rsidRDefault="00643435" w:rsidP="00643435">
      <w:pPr>
        <w:pStyle w:val="NormalPRACE"/>
        <w:keepNext/>
      </w:pPr>
      <w:commentRangeStart w:id="164"/>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164"/>
      <w:r w:rsidR="00BC5923">
        <w:rPr>
          <w:rStyle w:val="CommentReference"/>
        </w:rPr>
        <w:commentReference w:id="164"/>
      </w:r>
    </w:p>
    <w:p w14:paraId="1E9D1815" w14:textId="1AA909BD" w:rsidR="00116E7C" w:rsidRDefault="00643435" w:rsidP="00643435">
      <w:pPr>
        <w:pStyle w:val="Caption"/>
      </w:pPr>
      <w:bookmarkStart w:id="165"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65"/>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66"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66"/>
    </w:p>
    <w:p w14:paraId="7FEED8C8" w14:textId="14672169" w:rsidR="00891EDF" w:rsidRPr="000B533E" w:rsidRDefault="00116E7C" w:rsidP="00891EDF">
      <w:pPr>
        <w:pStyle w:val="Heading3"/>
      </w:pPr>
      <w:bookmarkStart w:id="167" w:name="_Toc477155422"/>
      <w:r w:rsidRPr="000B533E">
        <w:t>QCD</w:t>
      </w:r>
      <w:bookmarkEnd w:id="167"/>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68" w:name="_Toc477155423"/>
      <w:r w:rsidRPr="000B533E">
        <w:t>First implementation</w:t>
      </w:r>
      <w:bookmarkEnd w:id="168"/>
    </w:p>
    <w:p w14:paraId="71E53585" w14:textId="77777777" w:rsidR="00FF1E9B" w:rsidRDefault="00FF1E9B" w:rsidP="00FF1E9B">
      <w:pPr>
        <w:pStyle w:val="NormalPRACE"/>
        <w:keepNext/>
      </w:pPr>
      <w:commentRangeStart w:id="169"/>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169"/>
      <w:r w:rsidR="00BC5923">
        <w:rPr>
          <w:rStyle w:val="CommentReference"/>
        </w:rPr>
        <w:commentReference w:id="169"/>
      </w:r>
    </w:p>
    <w:p w14:paraId="5A586309" w14:textId="792F4DAE" w:rsidR="00FF1E9B" w:rsidRDefault="00FF1E9B" w:rsidP="00FF1E9B">
      <w:pPr>
        <w:pStyle w:val="Caption"/>
      </w:pPr>
      <w:bookmarkStart w:id="170" w:name="_Ref477152535"/>
      <w:bookmarkStart w:id="171"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70"/>
      <w:r>
        <w:t xml:space="preserve"> Results on Titan</w:t>
      </w:r>
      <w:bookmarkEnd w:id="171"/>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72" w:name="_Ref477152624"/>
      <w:bookmarkStart w:id="173"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72"/>
      <w:r>
        <w:t xml:space="preserve"> New architecture results</w:t>
      </w:r>
      <w:bookmarkEnd w:id="173"/>
    </w:p>
    <w:commentRangeStart w:id="174"/>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174"/>
      <w:r w:rsidR="009E1DDD">
        <w:rPr>
          <w:rStyle w:val="CommentReference"/>
        </w:rPr>
        <w:commentReference w:id="174"/>
      </w:r>
    </w:p>
    <w:p w14:paraId="0BB199CD" w14:textId="2D64ADB2" w:rsidR="00116E7C" w:rsidRPr="000B533E" w:rsidRDefault="00891EDF" w:rsidP="00307702">
      <w:pPr>
        <w:pStyle w:val="Heading4"/>
      </w:pPr>
      <w:bookmarkStart w:id="175" w:name="_Toc477155424"/>
      <w:r w:rsidRPr="000B533E">
        <w:t>Second implementation</w:t>
      </w:r>
      <w:bookmarkEnd w:id="175"/>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24E41F46" w:rsidR="00307702" w:rsidRPr="000B533E" w:rsidRDefault="00307702" w:rsidP="00307702">
      <w:pPr>
        <w:pStyle w:val="NormalPRACE"/>
      </w:pPr>
      <w:r w:rsidRPr="000B533E">
        <w:t xml:space="preserve">Here are shown the benchmark results on </w:t>
      </w:r>
      <w:del w:id="176" w:author="Mister Fruits" w:date="2017-03-16T12:03:00Z">
        <w:r w:rsidRPr="000B533E" w:rsidDel="00B36958">
          <w:delText xml:space="preserve">PizDaint </w:delText>
        </w:r>
      </w:del>
      <w:ins w:id="177" w:author="Mister Fruits" w:date="2017-03-16T12:03:00Z">
        <w:r w:rsidR="00B36958">
          <w:t>g</w:t>
        </w:r>
        <w:bookmarkStart w:id="178" w:name="_GoBack"/>
        <w:bookmarkEnd w:id="178"/>
        <w:r w:rsidR="00B36958" w:rsidRPr="000B533E">
          <w:t xml:space="preserve"> </w:t>
        </w:r>
      </w:ins>
      <w:r w:rsidRPr="000B533E">
        <w:t xml:space="preserve">located in Switzerland at CSCS and the </w:t>
      </w:r>
      <w:commentRangeStart w:id="179"/>
      <w:r w:rsidRPr="000B533E">
        <w:t>GPGPU</w:t>
      </w:r>
      <w:commentRangeEnd w:id="179"/>
      <w:r w:rsidR="00BC5923">
        <w:rPr>
          <w:rStyle w:val="CommentReference"/>
        </w:rPr>
        <w:commentReference w:id="179"/>
      </w:r>
      <w:r w:rsidRPr="000B533E">
        <w:t xml:space="preserve">-partition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w:t>
      </w:r>
      <w:commentRangeStart w:id="180"/>
      <w:r w:rsidRPr="000B533E">
        <w:t xml:space="preserve">GPU </w:t>
      </w:r>
      <w:commentRangeEnd w:id="180"/>
      <w:r w:rsidR="00BC5923">
        <w:rPr>
          <w:rStyle w:val="CommentReference"/>
        </w:rPr>
        <w:commentReference w:id="180"/>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181"/>
      <w:r w:rsidRPr="000B533E">
        <w:t xml:space="preserve">GPGPU </w:t>
      </w:r>
      <w:commentRangeEnd w:id="181"/>
      <w:r w:rsidR="00BC5923">
        <w:rPr>
          <w:rStyle w:val="CommentReference"/>
        </w:rPr>
        <w:commentReference w:id="181"/>
      </w:r>
      <w:r w:rsidRPr="000B533E">
        <w:t xml:space="preserve">nodes of </w:t>
      </w:r>
      <w:proofErr w:type="spellStart"/>
      <w:r w:rsidRPr="000B533E">
        <w:t>Carte</w:t>
      </w:r>
      <w:r w:rsidR="00C42999" w:rsidRPr="000B533E">
        <w:t>sius</w:t>
      </w:r>
      <w:proofErr w:type="spellEnd"/>
      <w:r w:rsidR="00C42999" w:rsidRPr="000B533E">
        <w:t xml:space="preserve"> has two Kepler-</w:t>
      </w:r>
      <w:commentRangeStart w:id="182"/>
      <w:r w:rsidR="00C42999" w:rsidRPr="000B533E">
        <w:t xml:space="preserve">GPU </w:t>
      </w:r>
      <w:commentRangeEnd w:id="182"/>
      <w:r w:rsidR="00BC5923">
        <w:rPr>
          <w:rStyle w:val="CommentReference"/>
        </w:rPr>
        <w:commentReference w:id="182"/>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83"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184"/>
      <w:r w:rsidRPr="000B533E">
        <w:t>GPU</w:t>
      </w:r>
      <w:bookmarkEnd w:id="183"/>
      <w:commentRangeEnd w:id="184"/>
      <w:r w:rsidR="0098448A">
        <w:rPr>
          <w:rStyle w:val="CommentReference"/>
          <w:b w:val="0"/>
          <w:bCs w:val="0"/>
          <w:lang w:eastAsia="de-DE"/>
        </w:rPr>
        <w:commentReference w:id="184"/>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185"/>
      <w:r w:rsidRPr="000B533E">
        <w:t xml:space="preserve">GPUs </w:t>
      </w:r>
      <w:commentRangeEnd w:id="185"/>
      <w:r w:rsidR="00BC5923">
        <w:rPr>
          <w:rStyle w:val="CommentReference"/>
        </w:rPr>
        <w:commentReference w:id="185"/>
      </w:r>
      <w:r w:rsidRPr="000B533E">
        <w:t xml:space="preserve">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w:t>
      </w:r>
      <w:commentRangeStart w:id="186"/>
      <w:r w:rsidRPr="000B533E">
        <w:t xml:space="preserve">GPU </w:t>
      </w:r>
      <w:commentRangeEnd w:id="186"/>
      <w:r w:rsidR="00BC5923">
        <w:rPr>
          <w:rStyle w:val="CommentReference"/>
        </w:rPr>
        <w:commentReference w:id="186"/>
      </w:r>
      <w:r w:rsidRPr="000B533E">
        <w:t xml:space="preserve">per node (filled) and two </w:t>
      </w:r>
      <w:commentRangeStart w:id="187"/>
      <w:r w:rsidRPr="000B533E">
        <w:t xml:space="preserve">GPU </w:t>
      </w:r>
      <w:commentRangeEnd w:id="187"/>
      <w:r w:rsidR="00BC5923">
        <w:rPr>
          <w:rStyle w:val="CommentReference"/>
        </w:rPr>
        <w:commentReference w:id="187"/>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88"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189"/>
      <w:r w:rsidRPr="000B533E">
        <w:t>GPU</w:t>
      </w:r>
      <w:bookmarkEnd w:id="188"/>
      <w:commentRangeEnd w:id="189"/>
      <w:r w:rsidR="0098448A">
        <w:rPr>
          <w:rStyle w:val="CommentReference"/>
          <w:b w:val="0"/>
          <w:bCs w:val="0"/>
          <w:lang w:eastAsia="de-DE"/>
        </w:rPr>
        <w:commentReference w:id="189"/>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190"/>
      <w:r w:rsidRPr="000B533E">
        <w:t xml:space="preserve">GPUs </w:t>
      </w:r>
      <w:commentRangeEnd w:id="190"/>
      <w:r w:rsidR="0098448A">
        <w:rPr>
          <w:rStyle w:val="CommentReference"/>
        </w:rPr>
        <w:commentReference w:id="190"/>
      </w:r>
      <w:r w:rsidRPr="000B533E">
        <w:t xml:space="preserve">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91"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91"/>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192"/>
      <w:r w:rsidRPr="000B533E">
        <w:t>GPUs</w:t>
      </w:r>
      <w:commentRangeEnd w:id="192"/>
      <w:r w:rsidR="0098448A">
        <w:rPr>
          <w:rStyle w:val="CommentReference"/>
        </w:rPr>
        <w:commentReference w:id="192"/>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93"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93"/>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94"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94"/>
    </w:p>
    <w:p w14:paraId="2CA38ED5" w14:textId="31B83E9E"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cesses per KNLs. The test is perform</w:t>
      </w:r>
      <w:ins w:id="195"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96"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96"/>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197"/>
      <w:r w:rsidRPr="000B533E">
        <w:t xml:space="preserve">GPUs </w:t>
      </w:r>
      <w:commentRangeEnd w:id="197"/>
      <w:r w:rsidR="0098448A">
        <w:rPr>
          <w:rStyle w:val="CommentReference"/>
        </w:rPr>
        <w:commentReference w:id="197"/>
      </w:r>
      <w:r w:rsidRPr="000B533E">
        <w:t xml:space="preserve">on </w:t>
      </w:r>
      <w:proofErr w:type="spellStart"/>
      <w:r w:rsidRPr="000B533E">
        <w:t>PizDaint</w:t>
      </w:r>
      <w:proofErr w:type="spellEnd"/>
      <w:r w:rsidRPr="000B533E">
        <w:t>. The</w:t>
      </w:r>
      <w:r w:rsidR="0053125D">
        <w:t xml:space="preserve"> lattice size is increase</w:t>
      </w:r>
      <w:ins w:id="198"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199"/>
      <w:r w:rsidR="00F120AB" w:rsidRPr="000B533E">
        <w:t>GPUs</w:t>
      </w:r>
      <w:commentRangeEnd w:id="199"/>
      <w:r w:rsidR="0098448A">
        <w:rPr>
          <w:rStyle w:val="CommentReference"/>
        </w:rPr>
        <w:commentReference w:id="199"/>
      </w:r>
      <w:r w:rsidR="00F120AB" w:rsidRPr="000B533E">
        <w:t>.</w:t>
      </w:r>
    </w:p>
    <w:p w14:paraId="36FEF011" w14:textId="77777777" w:rsidR="00116E7C" w:rsidRDefault="00116E7C" w:rsidP="00116E7C">
      <w:pPr>
        <w:pStyle w:val="Heading3"/>
      </w:pPr>
      <w:bookmarkStart w:id="200" w:name="_Toc477155425"/>
      <w:r w:rsidRPr="000B533E">
        <w:lastRenderedPageBreak/>
        <w:t>Quantum Espresso</w:t>
      </w:r>
      <w:bookmarkEnd w:id="200"/>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201"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202"/>
      <w:r>
        <w:t>GPU</w:t>
      </w:r>
      <w:bookmarkEnd w:id="201"/>
      <w:commentRangeEnd w:id="202"/>
      <w:r w:rsidR="0098448A">
        <w:rPr>
          <w:rStyle w:val="CommentReference"/>
          <w:b w:val="0"/>
          <w:bCs w:val="0"/>
          <w:lang w:eastAsia="de-DE"/>
        </w:rPr>
        <w:commentReference w:id="202"/>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203"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204"/>
      <w:r>
        <w:t>GPU</w:t>
      </w:r>
      <w:bookmarkEnd w:id="203"/>
      <w:commentRangeEnd w:id="204"/>
      <w:r w:rsidR="0098448A">
        <w:rPr>
          <w:rStyle w:val="CommentReference"/>
          <w:b w:val="0"/>
          <w:bCs w:val="0"/>
          <w:lang w:eastAsia="de-DE"/>
        </w:rPr>
        <w:commentReference w:id="204"/>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205" w:name="_Toc477155426"/>
      <w:r w:rsidRPr="000B533E">
        <w:lastRenderedPageBreak/>
        <w:t>Synthetic benchmarks (SHOC)</w:t>
      </w:r>
      <w:bookmarkEnd w:id="205"/>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206"/>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gmem_readbw_strided</w:t>
            </w:r>
            <w:proofErr w:type="spellEnd"/>
            <w:r w:rsidRPr="000B533E">
              <w:rPr>
                <w:rFonts w:ascii="Calibri" w:hAnsi="Calibri"/>
                <w:color w:val="000000"/>
                <w:sz w:val="20"/>
                <w:szCs w:val="20"/>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proofErr w:type="spellStart"/>
            <w:r w:rsidRPr="000B533E">
              <w:rPr>
                <w:rFonts w:ascii="Calibri" w:hAnsi="Calibri"/>
                <w:color w:val="000000"/>
                <w:sz w:val="20"/>
                <w:szCs w:val="20"/>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206"/>
            <w:r w:rsidR="0098448A">
              <w:rPr>
                <w:rStyle w:val="CommentReference"/>
              </w:rPr>
              <w:commentReference w:id="206"/>
            </w:r>
          </w:p>
        </w:tc>
      </w:tr>
    </w:tbl>
    <w:p w14:paraId="5226D58B" w14:textId="0AD361B1" w:rsidR="00116E7C" w:rsidRPr="000B533E" w:rsidRDefault="00591606" w:rsidP="00591606">
      <w:pPr>
        <w:pStyle w:val="Caption"/>
      </w:pPr>
      <w:bookmarkStart w:id="207"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207"/>
    </w:p>
    <w:p w14:paraId="6A57671D" w14:textId="6CEF157B" w:rsidR="00591606" w:rsidRPr="000B533E" w:rsidRDefault="00591606" w:rsidP="00591606">
      <w:pPr>
        <w:rPr>
          <w:lang w:eastAsia="en-GB"/>
        </w:rPr>
      </w:pPr>
      <w:r w:rsidRPr="000B533E">
        <w:rPr>
          <w:lang w:eastAsia="en-GB"/>
        </w:rPr>
        <w:t xml:space="preserve">Measures marked </w:t>
      </w:r>
      <w:commentRangeStart w:id="208"/>
      <w:r w:rsidRPr="000B533E">
        <w:rPr>
          <w:lang w:eastAsia="en-GB"/>
        </w:rPr>
        <w:t xml:space="preserve">red are not relevant </w:t>
      </w:r>
      <w:commentRangeEnd w:id="208"/>
      <w:r w:rsidR="008B1C8B">
        <w:rPr>
          <w:rStyle w:val="CommentReference"/>
        </w:rPr>
        <w:commentReference w:id="208"/>
      </w:r>
      <w:r w:rsidRPr="000B533E">
        <w:rPr>
          <w:lang w:eastAsia="en-GB"/>
        </w:rPr>
        <w:t>and should not be considered.</w:t>
      </w:r>
    </w:p>
    <w:p w14:paraId="4CD26543" w14:textId="760A1489" w:rsidR="00116E7C" w:rsidRPr="000B533E" w:rsidRDefault="00116E7C" w:rsidP="00116E7C">
      <w:pPr>
        <w:pStyle w:val="Heading3"/>
      </w:pPr>
      <w:bookmarkStart w:id="209" w:name="_Toc477155427"/>
      <w:r w:rsidRPr="000B533E">
        <w:t>SPECFEM3D</w:t>
      </w:r>
      <w:bookmarkEnd w:id="209"/>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210"/>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210"/>
            <w:r w:rsidR="008B1C8B">
              <w:rPr>
                <w:rStyle w:val="CommentReference"/>
              </w:rPr>
              <w:commentReference w:id="210"/>
            </w:r>
          </w:p>
        </w:tc>
      </w:tr>
    </w:tbl>
    <w:p w14:paraId="765BE1B6" w14:textId="7589CFAB" w:rsidR="009F1D19" w:rsidRDefault="000B533E" w:rsidP="000B533E">
      <w:pPr>
        <w:pStyle w:val="Caption"/>
      </w:pPr>
      <w:bookmarkStart w:id="211"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211"/>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212" w:name="_Toc477155428"/>
      <w:r w:rsidRPr="000B533E">
        <w:t>Conclusion and future work</w:t>
      </w:r>
      <w:bookmarkEnd w:id="212"/>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213"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214" w:author="Thomas Eickermann" w:date="2017-03-15T13:41:00Z">
        <w:r w:rsidR="008B1C8B">
          <w:t>-</w:t>
        </w:r>
      </w:ins>
      <w:del w:id="215" w:author="Thomas Eickermann" w:date="2017-03-15T13:41:00Z">
        <w:r w:rsidRPr="000B533E" w:rsidDel="008B1C8B">
          <w:delText xml:space="preserve"> </w:delText>
        </w:r>
      </w:del>
      <w:r w:rsidRPr="000B533E">
        <w:t xml:space="preserve">3IP) machines will soon be available, it will be very interesting to run the benchmark suite on </w:t>
      </w:r>
      <w:ins w:id="216" w:author="Filip Stanek" w:date="2017-03-14T17:20:00Z">
        <w:r w:rsidR="0098448A">
          <w:t>them</w:t>
        </w:r>
      </w:ins>
      <w:del w:id="217" w:author="Filip Stanek" w:date="2017-03-14T17:20:00Z">
        <w:r w:rsidRPr="000B533E" w:rsidDel="0098448A">
          <w:delText>it</w:delText>
        </w:r>
      </w:del>
      <w:r w:rsidRPr="000B533E">
        <w:t xml:space="preserve">. First because these machines will be larger, but also because </w:t>
      </w:r>
      <w:ins w:id="218" w:author="Filip Stanek" w:date="2017-03-14T17:20:00Z">
        <w:r w:rsidR="0098448A">
          <w:t>they</w:t>
        </w:r>
      </w:ins>
      <w:del w:id="219"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E43835" w:rsidRDefault="00E43835">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E43835" w:rsidRDefault="00E43835">
      <w:pPr>
        <w:pStyle w:val="CommentText"/>
      </w:pPr>
      <w:r>
        <w:rPr>
          <w:rStyle w:val="CommentReference"/>
        </w:rPr>
        <w:annotationRef/>
      </w:r>
      <w:r>
        <w:t xml:space="preserve">This is </w:t>
      </w:r>
      <w:proofErr w:type="gramStart"/>
      <w:r>
        <w:t>actually missing</w:t>
      </w:r>
      <w:proofErr w:type="gramEnd"/>
      <w:r>
        <w:t>. They are named in section 4 but no information on the systems is presented.</w:t>
      </w:r>
    </w:p>
  </w:comment>
  <w:comment w:id="93" w:author="Filip Stanek" w:date="2017-03-14T15:15:00Z" w:initials="FS">
    <w:p w14:paraId="48848622" w14:textId="43B42BEC" w:rsidR="00E43835" w:rsidRDefault="00E43835">
      <w:pPr>
        <w:pStyle w:val="CommentText"/>
      </w:pPr>
      <w:r>
        <w:rPr>
          <w:rStyle w:val="CommentReference"/>
        </w:rPr>
        <w:annotationRef/>
      </w:r>
      <w:r>
        <w:t xml:space="preserve">Latter? Do you mean “included in the EUABS”? It’s not clear. </w:t>
      </w:r>
      <w:r>
        <w:sym w:font="Wingdings" w:char="F04C"/>
      </w:r>
    </w:p>
  </w:comment>
  <w:comment w:id="110" w:author="Filip Stanek" w:date="2017-03-14T16:04:00Z" w:initials="FS">
    <w:p w14:paraId="0B414D17" w14:textId="33CE7826" w:rsidR="00E43835" w:rsidRDefault="00E43835">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E43835" w:rsidRDefault="00E43835">
      <w:pPr>
        <w:pStyle w:val="CommentText"/>
      </w:pPr>
    </w:p>
    <w:p w14:paraId="12E41449" w14:textId="77777777" w:rsidR="00E43835" w:rsidRDefault="00E43835">
      <w:pPr>
        <w:pStyle w:val="CommentText"/>
      </w:pPr>
      <w:r>
        <w:t>Or should be rephrased to “since January 2013”?</w:t>
      </w:r>
    </w:p>
    <w:p w14:paraId="52EAFD20" w14:textId="77777777" w:rsidR="00E43835" w:rsidRDefault="00E43835">
      <w:pPr>
        <w:pStyle w:val="CommentText"/>
      </w:pPr>
    </w:p>
    <w:p w14:paraId="1D1EF877" w14:textId="62EB01FE" w:rsidR="00E43835" w:rsidRDefault="00E43835">
      <w:pPr>
        <w:pStyle w:val="CommentText"/>
      </w:pPr>
      <w:r>
        <w:t xml:space="preserve">Overall, this section looks like a copy paste from some old text. Mentioning GROMACS 4.6 etc. </w:t>
      </w:r>
      <w:r>
        <w:sym w:font="Wingdings" w:char="F04C"/>
      </w:r>
    </w:p>
  </w:comment>
  <w:comment w:id="133" w:author="Filip Stanek" w:date="2017-03-14T17:14:00Z" w:initials="FS">
    <w:p w14:paraId="172D7893" w14:textId="7DFEF930" w:rsidR="00E43835" w:rsidRDefault="00E43835">
      <w:pPr>
        <w:pStyle w:val="CommentText"/>
      </w:pPr>
      <w:r>
        <w:rPr>
          <w:rStyle w:val="CommentReference"/>
        </w:rPr>
        <w:annotationRef/>
      </w:r>
      <w:r>
        <w:t>Overall comment on this section. I recommend to either rework all the figures so that they’re self-explanatory, or to create a similar (</w:t>
      </w:r>
      <w:proofErr w:type="spellStart"/>
      <w:r>
        <w:t>in form</w:t>
      </w:r>
      <w:proofErr w:type="spellEnd"/>
      <w:r>
        <w:t xml:space="preserve"> and size) description about those figures. </w:t>
      </w:r>
    </w:p>
    <w:p w14:paraId="4E2F0C7D" w14:textId="45C32904" w:rsidR="00E43835" w:rsidRDefault="00E43835">
      <w:pPr>
        <w:pStyle w:val="CommentText"/>
      </w:pPr>
      <w:r>
        <w:t>Included should be description of the benchmark environment (e. g. setup of the nodes etc.) and a written conclusion about the results from the benchmarks.</w:t>
      </w:r>
    </w:p>
    <w:p w14:paraId="2548266A" w14:textId="77777777" w:rsidR="00E43835" w:rsidRDefault="00E43835">
      <w:pPr>
        <w:pStyle w:val="CommentText"/>
      </w:pPr>
    </w:p>
    <w:p w14:paraId="6B095478" w14:textId="36A86789" w:rsidR="00E43835" w:rsidRDefault="00E43835">
      <w:pPr>
        <w:pStyle w:val="CommentText"/>
      </w:pPr>
      <w:r>
        <w:t>A good example is the description provided in 4.8.2.</w:t>
      </w:r>
    </w:p>
  </w:comment>
  <w:comment w:id="134" w:author="Thomas Eickermann" w:date="2017-03-15T13:37:00Z" w:initials="TE">
    <w:p w14:paraId="2513492C" w14:textId="0B2A0631" w:rsidR="00E43835" w:rsidRDefault="00E43835">
      <w:pPr>
        <w:pStyle w:val="CommentText"/>
      </w:pPr>
      <w:r>
        <w:rPr>
          <w:rStyle w:val="CommentReference"/>
        </w:rPr>
        <w:annotationRef/>
      </w:r>
      <w:r>
        <w:t>See comment in review report</w:t>
      </w:r>
    </w:p>
  </w:comment>
  <w:comment w:id="136" w:author="Filip Stanek" w:date="2017-03-14T17:04:00Z" w:initials="FS">
    <w:p w14:paraId="2FE76911" w14:textId="77777777" w:rsidR="00E43835" w:rsidRDefault="00E43835">
      <w:pPr>
        <w:pStyle w:val="CommentText"/>
      </w:pPr>
      <w:r>
        <w:rPr>
          <w:rStyle w:val="CommentReference"/>
        </w:rPr>
        <w:annotationRef/>
      </w:r>
      <w:r>
        <w:t xml:space="preserve">Please make the font for the legend bigger. On a A4 it’s </w:t>
      </w:r>
      <w:proofErr w:type="spellStart"/>
      <w:r>
        <w:t>gonna</w:t>
      </w:r>
      <w:proofErr w:type="spellEnd"/>
      <w:r>
        <w:t xml:space="preserve"> be </w:t>
      </w:r>
      <w:proofErr w:type="gramStart"/>
      <w:r>
        <w:t>really hard</w:t>
      </w:r>
      <w:proofErr w:type="gramEnd"/>
      <w:r>
        <w:t xml:space="preserve"> to read.</w:t>
      </w:r>
    </w:p>
    <w:p w14:paraId="5BB66B3E" w14:textId="77777777" w:rsidR="00E43835" w:rsidRDefault="00E43835">
      <w:pPr>
        <w:pStyle w:val="CommentText"/>
      </w:pPr>
    </w:p>
    <w:p w14:paraId="156F9313" w14:textId="4421BCB5" w:rsidR="00E43835" w:rsidRDefault="00E43835">
      <w:pPr>
        <w:pStyle w:val="CommentText"/>
      </w:pPr>
      <w:r>
        <w:t xml:space="preserve">Add better description in the legend of graph or add a short text description. At least as it’s for Code Saturn. </w:t>
      </w:r>
    </w:p>
    <w:p w14:paraId="6853FC02" w14:textId="5D514DC2" w:rsidR="00E43835" w:rsidRDefault="00E43835">
      <w:pPr>
        <w:pStyle w:val="CommentText"/>
      </w:pPr>
      <w:r>
        <w:t>I assume it compares old gen GPU (K20 and K80) against KNL, using only MPI? What means the OMP2 and OMP4 in the legend? How many GPUs, how many KNLs?</w:t>
      </w:r>
    </w:p>
  </w:comment>
  <w:comment w:id="140" w:author="Filip Stanek" w:date="2017-03-14T16:56:00Z" w:initials="FS">
    <w:p w14:paraId="1F812F38" w14:textId="643A23BC" w:rsidR="00E43835" w:rsidRDefault="00E43835">
      <w:pPr>
        <w:pStyle w:val="CommentText"/>
      </w:pPr>
      <w:r>
        <w:rPr>
          <w:rStyle w:val="CommentReference"/>
        </w:rPr>
        <w:annotationRef/>
      </w:r>
      <w:r>
        <w:t xml:space="preserve">Consistency with previously written text. No </w:t>
      </w:r>
      <w:proofErr w:type="spellStart"/>
      <w:r>
        <w:t>underscope</w:t>
      </w:r>
      <w:proofErr w:type="spellEnd"/>
      <w:r>
        <w:t xml:space="preserve"> in name was used. </w:t>
      </w:r>
    </w:p>
  </w:comment>
  <w:comment w:id="143" w:author="Filip Stanek" w:date="2017-03-14T16:59:00Z" w:initials="FS">
    <w:p w14:paraId="21E9880C" w14:textId="657EFE40" w:rsidR="00E43835" w:rsidRDefault="00E43835">
      <w:pPr>
        <w:pStyle w:val="CommentText"/>
      </w:pPr>
      <w:r>
        <w:rPr>
          <w:rStyle w:val="CommentReference"/>
        </w:rPr>
        <w:annotationRef/>
      </w:r>
      <w:r>
        <w:t xml:space="preserve">In the Systems overview, ARCHER KNL </w:t>
      </w:r>
      <w:proofErr w:type="spellStart"/>
      <w:r>
        <w:t>config</w:t>
      </w:r>
      <w:proofErr w:type="spellEnd"/>
      <w:r>
        <w:t xml:space="preserve"> is not mentioned at all. Please describe the configuration there. What kind of KNL, what kind of interconnect, etc.?</w:t>
      </w:r>
    </w:p>
  </w:comment>
  <w:comment w:id="146" w:author="Filip Stanek" w:date="2017-03-14T17:00:00Z" w:initials="FS">
    <w:p w14:paraId="53ECC82C" w14:textId="41BB9801" w:rsidR="00E43835" w:rsidRDefault="00E43835">
      <w:pPr>
        <w:pStyle w:val="CommentText"/>
      </w:pPr>
      <w:r>
        <w:rPr>
          <w:rStyle w:val="CommentReference"/>
        </w:rPr>
        <w:annotationRef/>
      </w:r>
      <w:r>
        <w:t>Can you please scale the figure?</w:t>
      </w:r>
    </w:p>
  </w:comment>
  <w:comment w:id="151" w:author="Filip Stanek" w:date="2017-03-14T17:00:00Z" w:initials="FS">
    <w:p w14:paraId="54C33547" w14:textId="29ABEFF8" w:rsidR="00E43835" w:rsidRDefault="00E43835">
      <w:pPr>
        <w:pStyle w:val="CommentText"/>
      </w:pPr>
      <w:r>
        <w:rPr>
          <w:rStyle w:val="CommentReference"/>
        </w:rPr>
        <w:annotationRef/>
      </w:r>
      <w:r>
        <w:t>Missing figure?</w:t>
      </w:r>
    </w:p>
  </w:comment>
  <w:comment w:id="153" w:author="Filip Stanek" w:date="2017-03-14T17:06:00Z" w:initials="FS">
    <w:p w14:paraId="1320FBCC" w14:textId="4E1A79E3" w:rsidR="00E43835" w:rsidRDefault="00E43835">
      <w:pPr>
        <w:pStyle w:val="CommentText"/>
      </w:pPr>
      <w:r>
        <w:rPr>
          <w:rStyle w:val="CommentReference"/>
        </w:rPr>
        <w:annotationRef/>
      </w:r>
      <w:r>
        <w:t xml:space="preserve">Not clear whether KNCs were used alone or in offload with CPUs. What was the </w:t>
      </w:r>
      <w:proofErr w:type="spellStart"/>
      <w:r>
        <w:t>config</w:t>
      </w:r>
      <w:proofErr w:type="spellEnd"/>
      <w:r>
        <w:t>? 2 MICs per one node with 2 sockets/CPUs? Add description please.</w:t>
      </w:r>
    </w:p>
  </w:comment>
  <w:comment w:id="156" w:author="Filip Stanek" w:date="2017-03-14T17:07:00Z" w:initials="FS">
    <w:p w14:paraId="68C2DB52" w14:textId="1CA8D335" w:rsidR="00E43835" w:rsidRDefault="00E43835">
      <w:pPr>
        <w:pStyle w:val="CommentText"/>
      </w:pPr>
      <w:r>
        <w:rPr>
          <w:rStyle w:val="CommentReference"/>
        </w:rPr>
        <w:annotationRef/>
      </w:r>
      <w:r>
        <w:t>Again, the setup of the benchmark is not clear, please add description.</w:t>
      </w:r>
    </w:p>
  </w:comment>
  <w:comment w:id="159" w:author="Filip Stanek" w:date="2017-03-14T17:08:00Z" w:initials="FS">
    <w:p w14:paraId="49CD84D9" w14:textId="5DE5337C" w:rsidR="00E43835" w:rsidRDefault="00E43835">
      <w:pPr>
        <w:pStyle w:val="CommentText"/>
      </w:pPr>
      <w:r>
        <w:rPr>
          <w:rStyle w:val="CommentReference"/>
        </w:rPr>
        <w:annotationRef/>
      </w:r>
      <w:r>
        <w:t>Again, the setup of the benchmark is not clear, please add description.</w:t>
      </w:r>
    </w:p>
  </w:comment>
  <w:comment w:id="161" w:author="Filip Stanek" w:date="2017-03-14T17:08:00Z" w:initials="FS">
    <w:p w14:paraId="7028B457" w14:textId="36DC71E2" w:rsidR="00E43835" w:rsidRDefault="00E43835">
      <w:pPr>
        <w:pStyle w:val="CommentText"/>
      </w:pPr>
      <w:r>
        <w:rPr>
          <w:rStyle w:val="CommentReference"/>
        </w:rPr>
        <w:annotationRef/>
      </w:r>
      <w:r>
        <w:t>Again, the setup of the benchmark is not clear, please add description.</w:t>
      </w:r>
    </w:p>
  </w:comment>
  <w:comment w:id="164" w:author="Filip Stanek" w:date="2017-03-14T17:08:00Z" w:initials="FS">
    <w:p w14:paraId="4209CE28" w14:textId="0689FBA7" w:rsidR="00E43835" w:rsidRDefault="00E43835">
      <w:pPr>
        <w:pStyle w:val="CommentText"/>
      </w:pPr>
      <w:r>
        <w:rPr>
          <w:rStyle w:val="CommentReference"/>
        </w:rPr>
        <w:annotationRef/>
      </w:r>
      <w:r>
        <w:t>Again, the setup of the benchmark is not clear, please add description.</w:t>
      </w:r>
    </w:p>
  </w:comment>
  <w:comment w:id="169" w:author="Filip Stanek" w:date="2017-03-14T17:09:00Z" w:initials="FS">
    <w:p w14:paraId="7687E53F" w14:textId="6A95FD90" w:rsidR="00E43835" w:rsidRDefault="00E43835">
      <w:pPr>
        <w:pStyle w:val="CommentText"/>
      </w:pPr>
      <w:r>
        <w:rPr>
          <w:rStyle w:val="CommentReference"/>
        </w:rPr>
        <w:annotationRef/>
      </w:r>
      <w:r>
        <w:t>Please split and scale bigger. It’s too small.</w:t>
      </w:r>
    </w:p>
  </w:comment>
  <w:comment w:id="174" w:author="Thomas Eickermann" w:date="2017-03-15T13:39:00Z" w:initials="TE">
    <w:p w14:paraId="345B052C" w14:textId="6CF297D9" w:rsidR="00E43835" w:rsidRDefault="00E43835">
      <w:pPr>
        <w:pStyle w:val="CommentText"/>
      </w:pPr>
      <w:r>
        <w:rPr>
          <w:rStyle w:val="CommentReference"/>
        </w:rPr>
        <w:annotationRef/>
      </w:r>
      <w:r>
        <w:t>Is this single node-</w:t>
      </w:r>
      <w:proofErr w:type="gramStart"/>
      <w:r>
        <w:t>perf ?</w:t>
      </w:r>
      <w:proofErr w:type="gramEnd"/>
    </w:p>
  </w:comment>
  <w:comment w:id="179" w:author="Filip Stanek" w:date="2017-03-14T17:15:00Z" w:initials="FS">
    <w:p w14:paraId="6D5C04BA" w14:textId="1D5B9DE9" w:rsidR="00E43835" w:rsidRDefault="00E43835">
      <w:pPr>
        <w:pStyle w:val="CommentText"/>
      </w:pPr>
      <w:r>
        <w:rPr>
          <w:rStyle w:val="CommentReference"/>
        </w:rPr>
        <w:annotationRef/>
      </w:r>
      <w:r>
        <w:t>…</w:t>
      </w:r>
    </w:p>
  </w:comment>
  <w:comment w:id="180" w:author="Filip Stanek" w:date="2017-03-14T17:15:00Z" w:initials="FS">
    <w:p w14:paraId="39642353" w14:textId="6D7BBE5E" w:rsidR="00E43835" w:rsidRDefault="00E43835">
      <w:pPr>
        <w:pStyle w:val="CommentText"/>
      </w:pPr>
      <w:r>
        <w:rPr>
          <w:rStyle w:val="CommentReference"/>
        </w:rPr>
        <w:annotationRef/>
      </w:r>
      <w:r>
        <w:t>…</w:t>
      </w:r>
    </w:p>
  </w:comment>
  <w:comment w:id="181" w:author="Filip Stanek" w:date="2017-03-14T17:15:00Z" w:initials="FS">
    <w:p w14:paraId="7598BD8C" w14:textId="57E64EA6" w:rsidR="00E43835" w:rsidRDefault="00E43835">
      <w:pPr>
        <w:pStyle w:val="CommentText"/>
      </w:pPr>
      <w:r>
        <w:rPr>
          <w:rStyle w:val="CommentReference"/>
        </w:rPr>
        <w:annotationRef/>
      </w:r>
      <w:r>
        <w:t>…</w:t>
      </w:r>
    </w:p>
  </w:comment>
  <w:comment w:id="182" w:author="Filip Stanek" w:date="2017-03-14T17:15:00Z" w:initials="FS">
    <w:p w14:paraId="3F42FB62" w14:textId="0DA0D019" w:rsidR="00E43835" w:rsidRDefault="00E43835">
      <w:pPr>
        <w:pStyle w:val="CommentText"/>
      </w:pPr>
      <w:r>
        <w:rPr>
          <w:rStyle w:val="CommentReference"/>
        </w:rPr>
        <w:annotationRef/>
      </w:r>
      <w:r>
        <w:t>…</w:t>
      </w:r>
    </w:p>
  </w:comment>
  <w:comment w:id="184" w:author="Filip Stanek" w:date="2017-03-14T17:16:00Z" w:initials="FS">
    <w:p w14:paraId="3F9FC09E" w14:textId="3B3E24A8" w:rsidR="00E43835" w:rsidRDefault="00E43835">
      <w:pPr>
        <w:pStyle w:val="CommentText"/>
      </w:pPr>
      <w:r>
        <w:rPr>
          <w:rStyle w:val="CommentReference"/>
        </w:rPr>
        <w:annotationRef/>
      </w:r>
      <w:r>
        <w:t>…</w:t>
      </w:r>
    </w:p>
  </w:comment>
  <w:comment w:id="185" w:author="Filip Stanek" w:date="2017-03-14T17:15:00Z" w:initials="FS">
    <w:p w14:paraId="5EC5A5C5" w14:textId="6A00135D" w:rsidR="00E43835" w:rsidRDefault="00E43835">
      <w:pPr>
        <w:pStyle w:val="CommentText"/>
      </w:pPr>
      <w:r>
        <w:rPr>
          <w:rStyle w:val="CommentReference"/>
        </w:rPr>
        <w:annotationRef/>
      </w:r>
      <w:r>
        <w:t>…</w:t>
      </w:r>
    </w:p>
  </w:comment>
  <w:comment w:id="186" w:author="Filip Stanek" w:date="2017-03-14T17:15:00Z" w:initials="FS">
    <w:p w14:paraId="7B230170" w14:textId="0233CD3A" w:rsidR="00E43835" w:rsidRDefault="00E43835">
      <w:pPr>
        <w:pStyle w:val="CommentText"/>
      </w:pPr>
      <w:r>
        <w:rPr>
          <w:rStyle w:val="CommentReference"/>
        </w:rPr>
        <w:annotationRef/>
      </w:r>
      <w:r>
        <w:t>…</w:t>
      </w:r>
    </w:p>
  </w:comment>
  <w:comment w:id="187" w:author="Filip Stanek" w:date="2017-03-14T17:15:00Z" w:initials="FS">
    <w:p w14:paraId="1FF3BC64" w14:textId="36FBF642" w:rsidR="00E43835" w:rsidRDefault="00E43835">
      <w:pPr>
        <w:pStyle w:val="CommentText"/>
      </w:pPr>
      <w:r>
        <w:rPr>
          <w:rStyle w:val="CommentReference"/>
        </w:rPr>
        <w:annotationRef/>
      </w:r>
      <w:r>
        <w:t>…</w:t>
      </w:r>
    </w:p>
  </w:comment>
  <w:comment w:id="189" w:author="Filip Stanek" w:date="2017-03-14T17:16:00Z" w:initials="FS">
    <w:p w14:paraId="7FE2181B" w14:textId="04655CA4" w:rsidR="00E43835" w:rsidRDefault="00E43835">
      <w:pPr>
        <w:pStyle w:val="CommentText"/>
      </w:pPr>
      <w:r>
        <w:rPr>
          <w:rStyle w:val="CommentReference"/>
        </w:rPr>
        <w:annotationRef/>
      </w:r>
      <w:r>
        <w:t>…</w:t>
      </w:r>
    </w:p>
  </w:comment>
  <w:comment w:id="190" w:author="Filip Stanek" w:date="2017-03-14T17:16:00Z" w:initials="FS">
    <w:p w14:paraId="23D2AD5D" w14:textId="22610AA5" w:rsidR="00E43835" w:rsidRDefault="00E43835">
      <w:pPr>
        <w:pStyle w:val="CommentText"/>
      </w:pPr>
      <w:r>
        <w:rPr>
          <w:rStyle w:val="CommentReference"/>
        </w:rPr>
        <w:annotationRef/>
      </w:r>
      <w:r>
        <w:t>…</w:t>
      </w:r>
    </w:p>
  </w:comment>
  <w:comment w:id="192" w:author="Filip Stanek" w:date="2017-03-14T17:16:00Z" w:initials="FS">
    <w:p w14:paraId="5A1122D0" w14:textId="7C1424DE" w:rsidR="00E43835" w:rsidRDefault="00E43835">
      <w:pPr>
        <w:pStyle w:val="CommentText"/>
      </w:pPr>
      <w:r>
        <w:rPr>
          <w:rStyle w:val="CommentReference"/>
        </w:rPr>
        <w:annotationRef/>
      </w:r>
      <w:r>
        <w:t>…</w:t>
      </w:r>
    </w:p>
  </w:comment>
  <w:comment w:id="197" w:author="Filip Stanek" w:date="2017-03-14T17:17:00Z" w:initials="FS">
    <w:p w14:paraId="2BD74D9D" w14:textId="2931AD88" w:rsidR="00E43835" w:rsidRDefault="00E43835">
      <w:pPr>
        <w:pStyle w:val="CommentText"/>
      </w:pPr>
      <w:r>
        <w:rPr>
          <w:rStyle w:val="CommentReference"/>
        </w:rPr>
        <w:annotationRef/>
      </w:r>
      <w:r>
        <w:t>…</w:t>
      </w:r>
    </w:p>
  </w:comment>
  <w:comment w:id="199" w:author="Filip Stanek" w:date="2017-03-14T17:17:00Z" w:initials="FS">
    <w:p w14:paraId="71DAF23A" w14:textId="077A1D7B" w:rsidR="00E43835" w:rsidRDefault="00E43835">
      <w:pPr>
        <w:pStyle w:val="CommentText"/>
      </w:pPr>
      <w:r>
        <w:rPr>
          <w:rStyle w:val="CommentReference"/>
        </w:rPr>
        <w:annotationRef/>
      </w:r>
      <w:r>
        <w:t>…</w:t>
      </w:r>
    </w:p>
  </w:comment>
  <w:comment w:id="202" w:author="Filip Stanek" w:date="2017-03-14T17:17:00Z" w:initials="FS">
    <w:p w14:paraId="72C9B9B2" w14:textId="3B606650" w:rsidR="00E43835" w:rsidRDefault="00E43835">
      <w:pPr>
        <w:pStyle w:val="CommentText"/>
      </w:pPr>
      <w:r>
        <w:rPr>
          <w:rStyle w:val="CommentReference"/>
        </w:rPr>
        <w:annotationRef/>
      </w:r>
      <w:r>
        <w:t>…</w:t>
      </w:r>
    </w:p>
  </w:comment>
  <w:comment w:id="204" w:author="Filip Stanek" w:date="2017-03-14T17:17:00Z" w:initials="FS">
    <w:p w14:paraId="7C41D709" w14:textId="71A3E6E9" w:rsidR="00E43835" w:rsidRDefault="00E43835">
      <w:pPr>
        <w:pStyle w:val="CommentText"/>
      </w:pPr>
      <w:r>
        <w:rPr>
          <w:rStyle w:val="CommentReference"/>
        </w:rPr>
        <w:annotationRef/>
      </w:r>
      <w:r>
        <w:t>…</w:t>
      </w:r>
    </w:p>
  </w:comment>
  <w:comment w:id="206" w:author="Filip Stanek" w:date="2017-03-14T17:18:00Z" w:initials="FS">
    <w:p w14:paraId="37DE795F" w14:textId="547BBE7E" w:rsidR="00E43835" w:rsidRDefault="00E43835">
      <w:pPr>
        <w:pStyle w:val="CommentText"/>
      </w:pPr>
      <w:r>
        <w:rPr>
          <w:rStyle w:val="CommentReference"/>
        </w:rPr>
        <w:annotationRef/>
      </w:r>
      <w:r>
        <w:t xml:space="preserve">Please try to fit the table into the page… smaller font maybe or different layout (landscape) just for the table? </w:t>
      </w:r>
    </w:p>
  </w:comment>
  <w:comment w:id="208" w:author="Thomas Eickermann" w:date="2017-03-15T13:41:00Z" w:initials="TE">
    <w:p w14:paraId="3B336EAD" w14:textId="135F8AA8" w:rsidR="00E43835" w:rsidRDefault="00E43835">
      <w:pPr>
        <w:pStyle w:val="CommentText"/>
      </w:pPr>
      <w:r>
        <w:rPr>
          <w:rStyle w:val="CommentReference"/>
        </w:rPr>
        <w:annotationRef/>
      </w:r>
      <w:r>
        <w:t>Please explain why</w:t>
      </w:r>
    </w:p>
  </w:comment>
  <w:comment w:id="210" w:author="Thomas Eickermann" w:date="2017-03-15T13:41:00Z" w:initials="TE">
    <w:p w14:paraId="5356FB2A" w14:textId="69F72286" w:rsidR="00E43835" w:rsidRDefault="00E43835">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D1EF877" w15:done="0"/>
  <w15:commentEx w15:paraId="6B095478" w15:done="0"/>
  <w15:commentEx w15:paraId="2513492C" w15:done="0"/>
  <w15:commentEx w15:paraId="6853FC02" w15:done="0"/>
  <w15:commentEx w15:paraId="1F812F38" w15:done="0"/>
  <w15:commentEx w15:paraId="21E9880C" w15:done="0"/>
  <w15:commentEx w15:paraId="53ECC82C" w15:done="0"/>
  <w15:commentEx w15:paraId="54C33547" w15:done="0"/>
  <w15:commentEx w15:paraId="1320FBCC" w15:done="0"/>
  <w15:commentEx w15:paraId="68C2DB52" w15:done="0"/>
  <w15:commentEx w15:paraId="49CD84D9" w15:done="0"/>
  <w15:commentEx w15:paraId="7028B457" w15:done="0"/>
  <w15:commentEx w15:paraId="4209CE28"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E43835" w:rsidRDefault="00E43835">
      <w:r>
        <w:separator/>
      </w:r>
    </w:p>
  </w:endnote>
  <w:endnote w:type="continuationSeparator" w:id="0">
    <w:p w14:paraId="43E2BDE6" w14:textId="77777777" w:rsidR="00E43835" w:rsidRDefault="00E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43835" w:rsidRDefault="00E438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43835" w:rsidRPr="00D60D9B" w:rsidRDefault="00E43835">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292C">
      <w:rPr>
        <w:rStyle w:val="PageNumber"/>
        <w:noProof/>
      </w:rPr>
      <w:t>iii</w:t>
    </w:r>
    <w:r>
      <w:rPr>
        <w:rStyle w:val="PageNumber"/>
      </w:rPr>
      <w:fldChar w:fldCharType="end"/>
    </w:r>
  </w:p>
  <w:p w14:paraId="28674C59" w14:textId="77777777" w:rsidR="00E43835" w:rsidRPr="00370056" w:rsidRDefault="00E43835">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52EA">
      <w:rPr>
        <w:rStyle w:val="PageNumber"/>
        <w:noProof/>
      </w:rPr>
      <w:t>14</w:t>
    </w:r>
    <w:r>
      <w:rPr>
        <w:rStyle w:val="PageNumber"/>
      </w:rPr>
      <w:fldChar w:fldCharType="end"/>
    </w:r>
  </w:p>
  <w:p w14:paraId="04B8B36A" w14:textId="7D9E2A89"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52EA">
      <w:rPr>
        <w:rStyle w:val="PageNumber"/>
        <w:noProof/>
      </w:rPr>
      <w:t>15</w:t>
    </w:r>
    <w:r>
      <w:rPr>
        <w:rStyle w:val="PageNumber"/>
      </w:rPr>
      <w:fldChar w:fldCharType="end"/>
    </w:r>
  </w:p>
  <w:p w14:paraId="64168D9A"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52EA">
      <w:rPr>
        <w:rStyle w:val="PageNumber"/>
        <w:noProof/>
      </w:rPr>
      <w:t>16</w:t>
    </w:r>
    <w:r>
      <w:rPr>
        <w:rStyle w:val="PageNumber"/>
      </w:rPr>
      <w:fldChar w:fldCharType="end"/>
    </w:r>
  </w:p>
  <w:p w14:paraId="35E97CBD"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E43835" w:rsidRDefault="00E43835">
      <w:r>
        <w:separator/>
      </w:r>
    </w:p>
  </w:footnote>
  <w:footnote w:type="continuationSeparator" w:id="0">
    <w:p w14:paraId="0A12A69B" w14:textId="77777777" w:rsidR="00E43835" w:rsidRDefault="00E438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43835" w:rsidRPr="00004E06" w:rsidRDefault="00E43835"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43835" w:rsidRPr="007B2E1A" w:rsidRDefault="00E43835"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43835" w:rsidRPr="007B2E1A" w:rsidRDefault="00E43835"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E43835" w:rsidRPr="00595546" w:rsidRDefault="00E43835"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E43835" w:rsidRPr="00595546" w:rsidRDefault="00E43835"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43835" w:rsidRPr="00595546" w:rsidRDefault="00E43835"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ster Fruits">
    <w15:presenceInfo w15:providerId="Windows Live" w15:userId="d5d92f7bca5d7d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4E46"/>
    <w:rsid w:val="00016EDB"/>
    <w:rsid w:val="000234DB"/>
    <w:rsid w:val="000273FE"/>
    <w:rsid w:val="00036105"/>
    <w:rsid w:val="000402C3"/>
    <w:rsid w:val="0004319F"/>
    <w:rsid w:val="00050EB2"/>
    <w:rsid w:val="00052664"/>
    <w:rsid w:val="00065F79"/>
    <w:rsid w:val="00066F96"/>
    <w:rsid w:val="000673BA"/>
    <w:rsid w:val="00073C7B"/>
    <w:rsid w:val="00080626"/>
    <w:rsid w:val="00085C09"/>
    <w:rsid w:val="00086B06"/>
    <w:rsid w:val="000A671F"/>
    <w:rsid w:val="000A74EE"/>
    <w:rsid w:val="000B3008"/>
    <w:rsid w:val="000B533E"/>
    <w:rsid w:val="000D12E8"/>
    <w:rsid w:val="000D6D23"/>
    <w:rsid w:val="000D6EC7"/>
    <w:rsid w:val="000D7C11"/>
    <w:rsid w:val="000E0465"/>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47F40"/>
    <w:rsid w:val="00152080"/>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8321A"/>
    <w:rsid w:val="0029275D"/>
    <w:rsid w:val="002A18F6"/>
    <w:rsid w:val="002A2A6F"/>
    <w:rsid w:val="002A591B"/>
    <w:rsid w:val="002A7885"/>
    <w:rsid w:val="002B2F8B"/>
    <w:rsid w:val="002B4FEF"/>
    <w:rsid w:val="002C231C"/>
    <w:rsid w:val="002C3F44"/>
    <w:rsid w:val="002C6ECE"/>
    <w:rsid w:val="002D17D7"/>
    <w:rsid w:val="002D6806"/>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41EC"/>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D69"/>
    <w:rsid w:val="003C5AC4"/>
    <w:rsid w:val="003C7DA6"/>
    <w:rsid w:val="003E1680"/>
    <w:rsid w:val="003E17BD"/>
    <w:rsid w:val="003E59C2"/>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268"/>
    <w:rsid w:val="00620B5A"/>
    <w:rsid w:val="00624197"/>
    <w:rsid w:val="00624DD8"/>
    <w:rsid w:val="00631AE7"/>
    <w:rsid w:val="00637E4B"/>
    <w:rsid w:val="00640498"/>
    <w:rsid w:val="006412C8"/>
    <w:rsid w:val="00643435"/>
    <w:rsid w:val="0064466A"/>
    <w:rsid w:val="00644E32"/>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2038"/>
    <w:rsid w:val="00711058"/>
    <w:rsid w:val="007152EA"/>
    <w:rsid w:val="007179B2"/>
    <w:rsid w:val="007245A5"/>
    <w:rsid w:val="007258AD"/>
    <w:rsid w:val="00727C1B"/>
    <w:rsid w:val="00732031"/>
    <w:rsid w:val="0073638A"/>
    <w:rsid w:val="007437C5"/>
    <w:rsid w:val="00745B08"/>
    <w:rsid w:val="00761C7E"/>
    <w:rsid w:val="00761D40"/>
    <w:rsid w:val="0077292C"/>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200E3"/>
    <w:rsid w:val="00821798"/>
    <w:rsid w:val="00821DE7"/>
    <w:rsid w:val="00824A52"/>
    <w:rsid w:val="00831578"/>
    <w:rsid w:val="008410AC"/>
    <w:rsid w:val="00842E4F"/>
    <w:rsid w:val="0084362A"/>
    <w:rsid w:val="008604A3"/>
    <w:rsid w:val="0086129E"/>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12B"/>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4274"/>
    <w:rsid w:val="00994599"/>
    <w:rsid w:val="00996565"/>
    <w:rsid w:val="009A0451"/>
    <w:rsid w:val="009A65C1"/>
    <w:rsid w:val="009B37E1"/>
    <w:rsid w:val="009C7A86"/>
    <w:rsid w:val="009D05AF"/>
    <w:rsid w:val="009D3343"/>
    <w:rsid w:val="009E1DDD"/>
    <w:rsid w:val="009E78D8"/>
    <w:rsid w:val="009F1D19"/>
    <w:rsid w:val="00A15325"/>
    <w:rsid w:val="00A30C9C"/>
    <w:rsid w:val="00A32A55"/>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36958"/>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3835"/>
    <w:rsid w:val="00E465E3"/>
    <w:rsid w:val="00E57AB5"/>
    <w:rsid w:val="00E60440"/>
    <w:rsid w:val="00E6146F"/>
    <w:rsid w:val="00E63EA1"/>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4AC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semiHidden/>
    <w:unhideWhenUsed/>
    <w:rsid w:val="008755D4"/>
    <w:rPr>
      <w:sz w:val="20"/>
      <w:szCs w:val="20"/>
    </w:rPr>
  </w:style>
  <w:style w:type="character" w:customStyle="1" w:styleId="CommentTextChar">
    <w:name w:val="Comment Text Char"/>
    <w:basedOn w:val="DefaultParagraphFont"/>
    <w:link w:val="CommentText"/>
    <w:semiHidden/>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6F694-EC3F-D340-B11F-2F790BD87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41</Pages>
  <Words>9078</Words>
  <Characters>55669</Characters>
  <Application>Microsoft Macintosh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64618</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Mister Fruits</cp:lastModifiedBy>
  <cp:revision>60</cp:revision>
  <cp:lastPrinted>2017-03-10T17:05:00Z</cp:lastPrinted>
  <dcterms:created xsi:type="dcterms:W3CDTF">2017-03-10T19:54:00Z</dcterms:created>
  <dcterms:modified xsi:type="dcterms:W3CDTF">2017-03-16T12:41:00Z</dcterms:modified>
</cp:coreProperties>
</file>